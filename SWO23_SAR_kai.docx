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FA591" w14:textId="77777777" w:rsidR="009750D6" w:rsidRDefault="009750D6" w:rsidP="009750D6">
      <w:pPr>
        <w:pStyle w:val="a4"/>
      </w:pPr>
      <w:bookmarkStart w:id="0" w:name="np-swo-assessment"/>
      <w:r>
        <w:t>Stock Assessment Report for Swordfish (</w:t>
      </w:r>
      <w:r w:rsidRPr="006C6384">
        <w:rPr>
          <w:i/>
        </w:rPr>
        <w:t>Xiphias gladius</w:t>
      </w:r>
      <w:r>
        <w:t>) in the North Pacific through 2021</w:t>
      </w:r>
    </w:p>
    <w:p w14:paraId="282FA8E2" w14:textId="77777777" w:rsidR="009750D6" w:rsidRDefault="009750D6" w:rsidP="009750D6">
      <w:pPr>
        <w:pStyle w:val="Author"/>
      </w:pPr>
      <w:r>
        <w:t>ISC Billfish Working Group</w:t>
      </w:r>
    </w:p>
    <w:p w14:paraId="476EADA8" w14:textId="4812F02D" w:rsidR="009750D6" w:rsidRDefault="009750D6" w:rsidP="009750D6">
      <w:pPr>
        <w:pStyle w:val="a6"/>
      </w:pPr>
      <w:r>
        <w:t>6/1/</w:t>
      </w:r>
      <w:ins w:id="1" w:author="KAI Mikihiko" w:date="2023-05-19T05:19:00Z">
        <w:r w:rsidR="0062433B">
          <w:rPr>
            <w:rFonts w:hint="eastAsia"/>
            <w:lang w:eastAsia="ja-JP"/>
          </w:rPr>
          <w:t>20</w:t>
        </w:r>
      </w:ins>
      <w:r>
        <w:t>23</w:t>
      </w:r>
    </w:p>
    <w:p w14:paraId="7C08F1C6" w14:textId="77777777" w:rsidR="009750D6" w:rsidRDefault="009750D6" w:rsidP="009750D6">
      <w:pPr>
        <w:pStyle w:val="2"/>
      </w:pPr>
      <w:bookmarkStart w:id="2" w:name="abstract"/>
      <w:r>
        <w:t>Abstract</w:t>
      </w:r>
    </w:p>
    <w:p w14:paraId="7E3040C5" w14:textId="7610AB8A" w:rsidR="009750D6" w:rsidRDefault="009750D6" w:rsidP="009750D6">
      <w:pPr>
        <w:pStyle w:val="FirstParagraph"/>
      </w:pPr>
      <w:r>
        <w:t>We present the benchmark stock assessment for the North Pacif</w:t>
      </w:r>
      <w:r w:rsidR="006C6384">
        <w:t>ic swordfish (</w:t>
      </w:r>
      <w:r w:rsidR="006C6384" w:rsidRPr="006C6384">
        <w:rPr>
          <w:i/>
        </w:rPr>
        <w:t>Xiphias gladius</w:t>
      </w:r>
      <w:r w:rsidR="006C6384">
        <w:t xml:space="preserve">, </w:t>
      </w:r>
      <w:r>
        <w:t>NP SWO) stock conducted in 2023 by the ISC Billfish Working Group (BILLWG). The 2023 assessment consisted of applying a Stock Synthesis model with the best-available life history parameters and catch, abundance index, and length composition data for 1975-2021. The results indicated that population biomass (age 1 and older) for the NP SWO stock fluctuated around an average of 83</w:t>
      </w:r>
      <w:ins w:id="3" w:author="KAI Mikihiko" w:date="2023-05-19T05:21:00Z">
        <w:r w:rsidR="0062433B">
          <w:rPr>
            <w:rFonts w:hint="eastAsia"/>
            <w:lang w:eastAsia="ja-JP"/>
          </w:rPr>
          <w:t>,</w:t>
        </w:r>
      </w:ins>
      <w:r>
        <w:t xml:space="preserve">000 </w:t>
      </w:r>
      <w:ins w:id="4" w:author="KAI Mikihiko" w:date="2023-05-19T05:27:00Z">
        <w:r w:rsidR="0062433B">
          <w:t>metric tons (</w:t>
        </w:r>
      </w:ins>
      <w:r>
        <w:t>mt</w:t>
      </w:r>
      <w:ins w:id="5" w:author="KAI Mikihiko" w:date="2023-05-19T05:27:00Z">
        <w:r w:rsidR="0062433B">
          <w:t>)</w:t>
        </w:r>
      </w:ins>
      <w:r>
        <w:t xml:space="preserve"> during 1975-2021 and was estimat</w:t>
      </w:r>
      <w:r w:rsidR="006C6384">
        <w:t>ed to be 88,750</w:t>
      </w:r>
      <w:r>
        <w:t xml:space="preserve"> mt in 2021. Estimated fishing mortality</w:t>
      </w:r>
      <w:ins w:id="6" w:author="KAI Mikihiko" w:date="2023-05-19T05:21:00Z">
        <w:r w:rsidR="0062433B">
          <w:t xml:space="preserve"> (F)</w:t>
        </w:r>
      </w:ins>
      <w:r>
        <w:t xml:space="preserve"> has generally declined from the 1970s to the late-1990s, slightly increased again to the 2001, and then continued declining to average 0.09 year</w:t>
      </w:r>
      <w:r>
        <w:rPr>
          <w:vertAlign w:val="superscript"/>
        </w:rPr>
        <w:t>-1</w:t>
      </w:r>
      <w:r w:rsidR="006C6384">
        <w:t xml:space="preserve"> in 2019</w:t>
      </w:r>
      <w:r>
        <w:t>-2021. Fishing mortality has been below F</w:t>
      </w:r>
      <w:r>
        <w:rPr>
          <w:vertAlign w:val="subscript"/>
        </w:rPr>
        <w:t>MSY</w:t>
      </w:r>
      <w:r>
        <w:t xml:space="preserve"> for the entire assessment period. There are no defined reference points for North Pacific swordfish in the Western and Central Pacific Fisheries Commission (WCPFC), therefore stock status is b</w:t>
      </w:r>
      <w:r w:rsidR="006C6384">
        <w:t>ased upon maximum sustainable y</w:t>
      </w:r>
      <w:r>
        <w:t>i</w:t>
      </w:r>
      <w:r w:rsidR="006C6384">
        <w:t>e</w:t>
      </w:r>
      <w:r>
        <w:t>ld (MSY) refer</w:t>
      </w:r>
      <w:r w:rsidR="006C6384">
        <w:t>e</w:t>
      </w:r>
      <w:r>
        <w:t>nce points. The current or recent 3-year average spawning biomass of 34</w:t>
      </w:r>
      <w:ins w:id="7" w:author="KAI Mikihiko" w:date="2023-05-19T05:22:00Z">
        <w:r w:rsidR="0062433B">
          <w:t>,</w:t>
        </w:r>
      </w:ins>
      <w:r>
        <w:t>900 mt (average for 2019-2021) was 2.5 times greater than SSB</w:t>
      </w:r>
      <w:r>
        <w:rPr>
          <w:vertAlign w:val="subscript"/>
        </w:rPr>
        <w:t>MSY</w:t>
      </w:r>
      <w:r>
        <w:t xml:space="preserve"> and the current </w:t>
      </w:r>
      <w:del w:id="8" w:author="KAI Mikihiko" w:date="2023-05-19T05:22:00Z">
        <w:r w:rsidDel="0062433B">
          <w:delText>fishing mortality</w:delText>
        </w:r>
      </w:del>
      <w:ins w:id="9" w:author="KAI Mikihiko" w:date="2023-05-19T05:22:00Z">
        <w:r w:rsidR="0062433B">
          <w:t>F</w:t>
        </w:r>
      </w:ins>
      <w:r>
        <w:t xml:space="preserve"> (average for ages 1 – 10 during 2018-2020)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w:t>
      </w:r>
    </w:p>
    <w:p w14:paraId="1C31D1E9" w14:textId="77777777" w:rsidR="009750D6" w:rsidRDefault="009750D6" w:rsidP="009750D6">
      <w:pPr>
        <w:pStyle w:val="1"/>
      </w:pPr>
      <w:bookmarkStart w:id="10" w:name="X36bbec30e319743aa2784f4a0ffbbceb7923418"/>
      <w:bookmarkEnd w:id="2"/>
      <w:r>
        <w:t>Executive Summary: North Pacific swordfish (</w:t>
      </w:r>
      <w:r w:rsidRPr="006C6384">
        <w:rPr>
          <w:i/>
        </w:rPr>
        <w:t>Xiphias gladius</w:t>
      </w:r>
      <w:r>
        <w:t>) Stock Assessment</w:t>
      </w:r>
    </w:p>
    <w:p w14:paraId="3E4E935D" w14:textId="2C8B6C7B" w:rsidR="009750D6" w:rsidRDefault="009750D6" w:rsidP="009750D6">
      <w:pPr>
        <w:pStyle w:val="FirstParagraph"/>
      </w:pPr>
      <w:r>
        <w:rPr>
          <w:b/>
          <w:bCs/>
        </w:rPr>
        <w:t>Stock Identification and Distribution:</w:t>
      </w:r>
      <w:r>
        <w:t xml:space="preserve"> The North Pacific swordfish (</w:t>
      </w:r>
      <w:r w:rsidRPr="006C6384">
        <w:rPr>
          <w:i/>
        </w:rPr>
        <w:t>Xiphias gladius</w:t>
      </w:r>
      <w:r w:rsidR="006C6384">
        <w:rPr>
          <w:i/>
        </w:rPr>
        <w:t>,</w:t>
      </w:r>
      <w:r w:rsidR="006C6384">
        <w:t xml:space="preserve"> </w:t>
      </w:r>
      <w:r>
        <w:t>NP SWO) stock area was defined to be the waters of the North Pacific Ocean contained in the Western and Central Pacific Fisheries Commission</w:t>
      </w:r>
      <w:ins w:id="11" w:author="KAI Mikihiko" w:date="2023-05-19T05:24:00Z">
        <w:r w:rsidR="0062433B">
          <w:t xml:space="preserve"> (WCPFC)</w:t>
        </w:r>
      </w:ins>
      <w:r>
        <w:t xml:space="preserve"> Convention Area bounded by the equator and the waters of the Inter-American Tropical Tuna Commission</w:t>
      </w:r>
      <w:ins w:id="12" w:author="KAI Mikihiko" w:date="2023-05-19T05:24:00Z">
        <w:r w:rsidR="0062433B">
          <w:t xml:space="preserve"> (IATTC)</w:t>
        </w:r>
      </w:ins>
      <w:r>
        <w:t xml:space="preserve"> Convention Area north of 10°N (</w:t>
      </w:r>
      <w:hyperlink w:anchor="fig-stockareas">
        <w:r>
          <w:rPr>
            <w:rStyle w:val="ad"/>
          </w:rPr>
          <w:t>Figure S1</w:t>
        </w:r>
      </w:hyperlink>
      <w:r>
        <w:t xml:space="preserve">). All available fishery data from the stock area were used for the stock assessment. For the purpose of modeling observations of </w:t>
      </w:r>
      <w:ins w:id="13" w:author="KAI Mikihiko" w:date="2023-05-19T05:29:00Z">
        <w:r w:rsidR="0099613E">
          <w:t>catch-per-unit effort (</w:t>
        </w:r>
      </w:ins>
      <w:r>
        <w:t>CPUE</w:t>
      </w:r>
      <w:ins w:id="14" w:author="KAI Mikihiko" w:date="2023-05-19T05:29:00Z">
        <w:r w:rsidR="0099613E">
          <w:t>)</w:t>
        </w:r>
      </w:ins>
      <w:r>
        <w:t xml:space="preserve"> and size composition data, it was assumed that there was an instantaneous mixing of fish throughout the stock area on a quarterly basis. The stock was modeled using a fleets-as-areas approach with separate catch and index fleets for the </w:t>
      </w:r>
      <w:ins w:id="15" w:author="KAI Mikihiko" w:date="2023-05-19T05:25:00Z">
        <w:r w:rsidR="0062433B">
          <w:t>Western and Centra</w:t>
        </w:r>
      </w:ins>
      <w:ins w:id="16" w:author="KAI Mikihiko" w:date="2023-05-19T05:26:00Z">
        <w:r w:rsidR="0062433B">
          <w:t>l North Pacific Ocean (</w:t>
        </w:r>
      </w:ins>
      <w:r>
        <w:t>WCNPO</w:t>
      </w:r>
      <w:ins w:id="17" w:author="KAI Mikihiko" w:date="2023-05-19T05:26:00Z">
        <w:r w:rsidR="0062433B">
          <w:t>)</w:t>
        </w:r>
      </w:ins>
      <w:r>
        <w:t xml:space="preserve"> and </w:t>
      </w:r>
      <w:ins w:id="18" w:author="KAI Mikihiko" w:date="2023-05-19T05:26:00Z">
        <w:r w:rsidR="0062433B">
          <w:t>Eastern Pacific Ocean (</w:t>
        </w:r>
      </w:ins>
      <w:r>
        <w:t>EPO</w:t>
      </w:r>
      <w:ins w:id="19" w:author="KAI Mikihiko" w:date="2023-05-19T05:26:00Z">
        <w:r w:rsidR="0062433B">
          <w:t>)</w:t>
        </w:r>
      </w:ins>
      <w:r>
        <w:t xml:space="preserve"> region delineated in </w:t>
      </w:r>
      <w:del w:id="20" w:author="KAI Mikihiko" w:date="2023-05-19T05:25:00Z">
        <w:r w:rsidDel="0062433B">
          <w:delText>(</w:delText>
        </w:r>
      </w:del>
      <w:hyperlink w:anchor="fig-stockareas">
        <w:r>
          <w:rPr>
            <w:rStyle w:val="ad"/>
          </w:rPr>
          <w:t>Figure S1</w:t>
        </w:r>
      </w:hyperlink>
      <w:del w:id="21" w:author="KAI Mikihiko" w:date="2023-05-19T05:25:00Z">
        <w:r w:rsidDel="0062433B">
          <w:delText>)</w:delText>
        </w:r>
      </w:del>
      <w:r>
        <w:t>.</w:t>
      </w:r>
    </w:p>
    <w:p w14:paraId="677827B5" w14:textId="3F4F7CC2" w:rsidR="009750D6" w:rsidRDefault="009750D6" w:rsidP="009750D6">
      <w:pPr>
        <w:pStyle w:val="a0"/>
      </w:pPr>
      <w:r>
        <w:rPr>
          <w:b/>
          <w:bCs/>
        </w:rPr>
        <w:lastRenderedPageBreak/>
        <w:t>Catches:</w:t>
      </w:r>
      <w:r>
        <w:t xml:space="preserve"> The NP SWO catches were high from the 1970’s to the 1980’s averaging about 14</w:t>
      </w:r>
      <w:r w:rsidR="006C6384">
        <w:t>,</w:t>
      </w:r>
      <w:r>
        <w:t xml:space="preserve">000 </w:t>
      </w:r>
      <w:ins w:id="22" w:author="KAI Mikihiko" w:date="2023-05-19T05:27:00Z">
        <w:r w:rsidR="0062433B">
          <w:t>metric tons (</w:t>
        </w:r>
      </w:ins>
      <w:r>
        <w:t>mt</w:t>
      </w:r>
      <w:ins w:id="23" w:author="KAI Mikihiko" w:date="2023-05-19T05:27:00Z">
        <w:r w:rsidR="0062433B">
          <w:t>)</w:t>
        </w:r>
      </w:ins>
      <w:r>
        <w:t xml:space="preserve"> per year during 1975-1990, peaked with unusually high catches in 1998 -2000, and then generally declined to the current levels around </w:t>
      </w:r>
      <w:del w:id="24" w:author="KAI Mikihiko" w:date="2023-05-19T05:51:00Z">
        <w:r w:rsidDel="00AB1C4B">
          <w:delText>11</w:delText>
        </w:r>
      </w:del>
      <w:ins w:id="25" w:author="KAI Mikihiko" w:date="2023-05-19T05:51:00Z">
        <w:r w:rsidR="00AB1C4B">
          <w:t>9</w:t>
        </w:r>
      </w:ins>
      <w:r w:rsidR="006C6384">
        <w:t>,</w:t>
      </w:r>
      <w:ins w:id="26" w:author="KAI Mikihiko" w:date="2023-05-19T05:52:00Z">
        <w:r w:rsidR="00AB1C4B">
          <w:t>5</w:t>
        </w:r>
      </w:ins>
      <w:del w:id="27" w:author="KAI Mikihiko" w:date="2023-05-19T05:52:00Z">
        <w:r w:rsidDel="00AB1C4B">
          <w:delText>0</w:delText>
        </w:r>
      </w:del>
      <w:r>
        <w:t>00</w:t>
      </w:r>
      <w:ins w:id="28" w:author="KAI Mikihiko" w:date="2023-05-19T05:27:00Z">
        <w:r w:rsidR="0062433B">
          <w:t xml:space="preserve"> mt</w:t>
        </w:r>
      </w:ins>
      <w:ins w:id="29" w:author="KAI Mikihiko" w:date="2023-05-19T05:52:00Z">
        <w:r w:rsidR="00AB1C4B">
          <w:t xml:space="preserve"> (</w:t>
        </w:r>
        <w:r w:rsidR="00AB1C4B" w:rsidRPr="00AB1C4B">
          <w:rPr>
            <w:color w:val="548DD4" w:themeColor="text2" w:themeTint="99"/>
            <w:rPrChange w:id="30" w:author="KAI Mikihiko" w:date="2023-05-19T05:52:00Z">
              <w:rPr/>
            </w:rPrChange>
          </w:rPr>
          <w:t>Table S1</w:t>
        </w:r>
        <w:r w:rsidR="00AB1C4B">
          <w:t>)</w:t>
        </w:r>
      </w:ins>
      <w:r>
        <w:t xml:space="preserve">. Catches by most fleets have generally declined, while minor catches by other WCPFC countries have generally increased, except in </w:t>
      </w:r>
      <w:del w:id="31" w:author="KAI Mikihiko" w:date="2023-05-19T05:28:00Z">
        <w:r w:rsidDel="0062433B">
          <w:delText xml:space="preserve">in </w:delText>
        </w:r>
      </w:del>
      <w:r>
        <w:t>the last three years (</w:t>
      </w:r>
      <w:hyperlink w:anchor="fig-catchbycountry">
        <w:r>
          <w:rPr>
            <w:rStyle w:val="ad"/>
          </w:rPr>
          <w:t>Figure S2</w:t>
        </w:r>
      </w:hyperlink>
      <w:r>
        <w:t>). Overall, longline fishing gear has accounted for the vast majority of NP SWO catch.</w:t>
      </w:r>
    </w:p>
    <w:p w14:paraId="07982B31" w14:textId="1FEC7518" w:rsidR="009750D6" w:rsidRDefault="009750D6" w:rsidP="009750D6">
      <w:pPr>
        <w:pStyle w:val="a0"/>
      </w:pPr>
      <w:r>
        <w:rPr>
          <w:b/>
          <w:bCs/>
        </w:rPr>
        <w:t>Data and Assessment:</w:t>
      </w:r>
      <w:r>
        <w:t xml:space="preserve"> Catch and size composition data were collected from </w:t>
      </w:r>
      <w:ins w:id="32" w:author="KAI Mikihiko" w:date="2023-05-19T05:31:00Z">
        <w:r w:rsidR="0099613E">
          <w:t>International</w:t>
        </w:r>
      </w:ins>
      <w:ins w:id="33" w:author="KAI Mikihiko" w:date="2023-05-19T05:30:00Z">
        <w:r w:rsidR="0099613E">
          <w:t xml:space="preserve"> Scientific Committee for tuna and tuna-like species in the North Pacifi</w:t>
        </w:r>
      </w:ins>
      <w:ins w:id="34" w:author="KAI Mikihiko" w:date="2023-05-19T05:31:00Z">
        <w:r w:rsidR="0099613E">
          <w:t>c Ocean (</w:t>
        </w:r>
      </w:ins>
      <w:r>
        <w:t>ISC</w:t>
      </w:r>
      <w:ins w:id="35" w:author="KAI Mikihiko" w:date="2023-05-19T05:31:00Z">
        <w:r w:rsidR="0099613E">
          <w:t>)</w:t>
        </w:r>
      </w:ins>
      <w:r>
        <w:t xml:space="preserve"> countries (Chinese Taipei, Japan, and USA) and the WCPFC and IATTC. Standardized </w:t>
      </w:r>
      <w:del w:id="36" w:author="KAI Mikihiko" w:date="2023-05-19T05:31:00Z">
        <w:r w:rsidDel="0099613E">
          <w:delText>catch-per-unit effort (</w:delText>
        </w:r>
      </w:del>
      <w:r>
        <w:t>CPUE</w:t>
      </w:r>
      <w:del w:id="37" w:author="KAI Mikihiko" w:date="2023-05-19T05:31:00Z">
        <w:r w:rsidDel="0099613E">
          <w:delText>)</w:delText>
        </w:r>
      </w:del>
      <w:r>
        <w:t xml:space="preserve"> data used to measure trends in relative abundance were provided by Chinese Taipei, Japan, and USA. The NP SWO stock was assessed using an age- and length-structured assessment Stock Synthesis (SS3) model fit to time series of standardized CPUE and size composition data. Life history parameters for growth and maturity were updated for this benchmark stock assessment. The value for stock-recruitment steepness used for the base case model was </w:t>
      </w:r>
      <w:r>
        <w:rPr>
          <w:i/>
          <w:iCs/>
        </w:rPr>
        <w:t>h</w:t>
      </w:r>
      <w:r>
        <w:t xml:space="preserve"> = 0.9. The assessment model was fit to relative abundance indices and size composition data in a likelihood-based statistical framework. Maximum likelihood estimates of model parameters, derived outputs, and their variances were used to characterize stock status and to develop stock projections. Several sensitivity analyses were conducted to evaluate the effects of changes in model parameters, including natural mortality rate at age, stock-recruitment steepness, growth curve parameters, and female length at 50% maturity, as well as uncertainty in the input data and model structure.</w:t>
      </w:r>
    </w:p>
    <w:p w14:paraId="73BDA182" w14:textId="0CA1E13F" w:rsidR="009750D6" w:rsidRDefault="009750D6" w:rsidP="009750D6">
      <w:pPr>
        <w:pStyle w:val="a0"/>
      </w:pPr>
      <w:r>
        <w:rPr>
          <w:b/>
          <w:bCs/>
        </w:rPr>
        <w:t>Status of Stock:</w:t>
      </w:r>
      <w:r>
        <w:t xml:space="preserve"> Estimates of population biomass fluctuated around an average of 82</w:t>
      </w:r>
      <w:r w:rsidR="006C6384">
        <w:t>,</w:t>
      </w:r>
      <w:r>
        <w:t>800 mt during 1975-2021 and was estimated to be 88</w:t>
      </w:r>
      <w:r w:rsidR="006C6384">
        <w:t>,</w:t>
      </w:r>
      <w:r>
        <w:t>800 mt in 2021 (</w:t>
      </w:r>
      <w:hyperlink w:anchor="fig-summarybiomass-1">
        <w:r>
          <w:rPr>
            <w:rStyle w:val="ad"/>
          </w:rPr>
          <w:t>Figure S</w:t>
        </w:r>
        <w:r w:rsidR="006C6384">
          <w:rPr>
            <w:rStyle w:val="ad"/>
          </w:rPr>
          <w:t>3</w:t>
        </w:r>
        <w:r>
          <w:rPr>
            <w:rStyle w:val="ad"/>
          </w:rPr>
          <w:t>a</w:t>
        </w:r>
      </w:hyperlink>
      <w:r>
        <w:t>). Initial estimates of female spawning stock biomass (SSB) averaged around 27</w:t>
      </w:r>
      <w:r w:rsidR="006C6384">
        <w:t>,</w:t>
      </w:r>
      <w:r>
        <w:t xml:space="preserve">600 mt in the late 1970s. </w:t>
      </w:r>
      <w:ins w:id="38" w:author="KAI Mikihiko" w:date="2023-05-19T05:33:00Z">
        <w:r w:rsidR="0099613E">
          <w:t xml:space="preserve">The </w:t>
        </w:r>
      </w:ins>
      <w:r>
        <w:t>SSB was at its highest level of 35</w:t>
      </w:r>
      <w:r w:rsidR="006C6384">
        <w:t>,780</w:t>
      </w:r>
      <w:r>
        <w:t xml:space="preserve"> </w:t>
      </w:r>
      <w:del w:id="39" w:author="KAI Mikihiko" w:date="2023-05-19T05:33:00Z">
        <w:r w:rsidDel="0099613E">
          <w:delText>metric tons</w:delText>
        </w:r>
      </w:del>
      <w:ins w:id="40" w:author="KAI Mikihiko" w:date="2023-05-19T05:33:00Z">
        <w:r w:rsidR="0099613E">
          <w:t>mt</w:t>
        </w:r>
      </w:ins>
      <w:r>
        <w:t xml:space="preserve"> in </w:t>
      </w:r>
      <w:proofErr w:type="gramStart"/>
      <w:r>
        <w:t>2021, and</w:t>
      </w:r>
      <w:proofErr w:type="gramEnd"/>
      <w:r>
        <w:t xml:space="preserve"> was at its minimum of 22</w:t>
      </w:r>
      <w:r w:rsidR="006C6384">
        <w:t>,</w:t>
      </w:r>
      <w:r>
        <w:t xml:space="preserve">415 mt in 1981. Overall, </w:t>
      </w:r>
      <w:del w:id="41" w:author="KAI Mikihiko" w:date="2023-05-19T05:34:00Z">
        <w:r w:rsidDel="0099613E">
          <w:delText>spawning stock biomass</w:delText>
        </w:r>
      </w:del>
      <w:ins w:id="42" w:author="KAI Mikihiko" w:date="2023-05-19T05:34:00Z">
        <w:r w:rsidR="0099613E">
          <w:t>the SSB</w:t>
        </w:r>
      </w:ins>
      <w:r>
        <w:t xml:space="preserve"> has been relatively stable for the entirety of the assessment period (</w:t>
      </w:r>
      <w:hyperlink w:anchor="fig-summarybiomass-2">
        <w:r>
          <w:rPr>
            <w:rStyle w:val="ad"/>
          </w:rPr>
          <w:t>Figure S</w:t>
        </w:r>
        <w:r w:rsidR="006C6384">
          <w:rPr>
            <w:rStyle w:val="ad"/>
          </w:rPr>
          <w:t>3</w:t>
        </w:r>
        <w:r>
          <w:rPr>
            <w:rStyle w:val="ad"/>
          </w:rPr>
          <w:t>b</w:t>
        </w:r>
      </w:hyperlink>
      <w:r>
        <w:t xml:space="preserve">). Estimated </w:t>
      </w:r>
      <w:del w:id="43" w:author="KAI Mikihiko" w:date="2023-05-19T05:34:00Z">
        <w:r w:rsidDel="0099613E">
          <w:delText>fishing mortality</w:delText>
        </w:r>
      </w:del>
      <w:ins w:id="44" w:author="KAI Mikihiko" w:date="2023-05-19T05:34:00Z">
        <w:r w:rsidR="0099613E">
          <w:t>F</w:t>
        </w:r>
      </w:ins>
      <w:r>
        <w:t xml:space="preserve"> (arithmetic average of F for ages 1 – 10) decreased from 0.17 year</w:t>
      </w:r>
      <w:r>
        <w:rPr>
          <w:vertAlign w:val="superscript"/>
        </w:rPr>
        <w:t>-1</w:t>
      </w:r>
      <w:r>
        <w:t xml:space="preserve"> in 1978 to a minimum of 0.087 year</w:t>
      </w:r>
      <w:r>
        <w:rPr>
          <w:vertAlign w:val="superscript"/>
        </w:rPr>
        <w:t>-1</w:t>
      </w:r>
      <w:r>
        <w:t xml:space="preserve"> in 2021 (</w:t>
      </w:r>
      <w:hyperlink w:anchor="fig-summarybiomass-3">
        <w:r>
          <w:rPr>
            <w:rStyle w:val="ad"/>
          </w:rPr>
          <w:t>Figure S3 (c)</w:t>
        </w:r>
      </w:hyperlink>
      <w:r>
        <w:t>). It averaged roughly F=0.088 during 2019-2021 or about 51% of F</w:t>
      </w:r>
      <w:r>
        <w:rPr>
          <w:vertAlign w:val="subscript"/>
        </w:rPr>
        <w:t>MSY</w:t>
      </w:r>
      <w:r>
        <w:t xml:space="preserve"> with a relative fishing mortality of F/F</w:t>
      </w:r>
      <w:r>
        <w:rPr>
          <w:vertAlign w:val="subscript"/>
        </w:rPr>
        <w:t>MSY</w:t>
      </w:r>
      <w:r>
        <w:t xml:space="preserve"> = 0.087 in 2021. Fishing mortality has been below F</w:t>
      </w:r>
      <w:r>
        <w:rPr>
          <w:vertAlign w:val="subscript"/>
        </w:rPr>
        <w:t>MSY</w:t>
      </w:r>
      <w:r>
        <w:t xml:space="preserve"> since the beginning of the assessment time period and has had a declining trend with the exception of a high peak in 1998 coinciding with high catch by the US </w:t>
      </w:r>
      <w:ins w:id="45" w:author="KAI Mikihiko" w:date="2023-05-19T05:35:00Z">
        <w:r w:rsidR="0099613E">
          <w:t>longline (</w:t>
        </w:r>
      </w:ins>
      <w:r>
        <w:t>LL</w:t>
      </w:r>
      <w:ins w:id="46" w:author="KAI Mikihiko" w:date="2023-05-19T05:35:00Z">
        <w:r w:rsidR="0099613E">
          <w:t>)</w:t>
        </w:r>
      </w:ins>
      <w:r>
        <w:t xml:space="preserve"> fleet. Recruitment (age-0 fish) estimates averaged approximately 838</w:t>
      </w:r>
      <w:r w:rsidR="006C6384">
        <w:t>,</w:t>
      </w:r>
      <w:r>
        <w:t xml:space="preserve">000 </w:t>
      </w:r>
      <w:ins w:id="47" w:author="KAI Mikihiko" w:date="2023-05-19T05:36:00Z">
        <w:r w:rsidR="0099613E">
          <w:t xml:space="preserve">individuals </w:t>
        </w:r>
      </w:ins>
      <w:r>
        <w:t>during 1975-2021. While recruitment varied, there was no apparent trend in recruitment strength over time (</w:t>
      </w:r>
      <w:hyperlink w:anchor="fig-summarybiomass-4">
        <w:r>
          <w:rPr>
            <w:rStyle w:val="ad"/>
          </w:rPr>
          <w:t>Figure S</w:t>
        </w:r>
        <w:r w:rsidR="006C6384">
          <w:rPr>
            <w:rStyle w:val="ad"/>
          </w:rPr>
          <w:t>3</w:t>
        </w:r>
        <w:r>
          <w:rPr>
            <w:rStyle w:val="ad"/>
          </w:rPr>
          <w:t>d</w:t>
        </w:r>
      </w:hyperlink>
      <w:r>
        <w:t xml:space="preserve">). Overall, total annual catches are declining, </w:t>
      </w:r>
      <w:del w:id="48" w:author="KAI Mikihiko" w:date="2023-05-19T05:36:00Z">
        <w:r w:rsidDel="0099613E">
          <w:delText>catch per unit effort</w:delText>
        </w:r>
      </w:del>
      <w:ins w:id="49" w:author="KAI Mikihiko" w:date="2023-05-19T05:36:00Z">
        <w:r w:rsidR="0099613E">
          <w:t>CPUE</w:t>
        </w:r>
      </w:ins>
      <w:r>
        <w:t xml:space="preserve"> is increasing, and recruitment is relatively stable. When the status of NP SWO is evaluated relative to MSY-based reference points, the 2021 </w:t>
      </w:r>
      <w:del w:id="50" w:author="KAI Mikihiko" w:date="2023-05-19T05:36:00Z">
        <w:r w:rsidDel="0099613E">
          <w:delText>spawning stock biomass</w:delText>
        </w:r>
      </w:del>
      <w:ins w:id="51" w:author="KAI Mikihiko" w:date="2023-05-19T05:36:00Z">
        <w:r w:rsidR="0099613E">
          <w:t>SSB</w:t>
        </w:r>
      </w:ins>
      <w:r>
        <w:t xml:space="preserve"> of 35</w:t>
      </w:r>
      <w:r w:rsidR="006C6384">
        <w:t>,</w:t>
      </w:r>
      <w:r>
        <w:t xml:space="preserve">778 mt is 220% </w:t>
      </w:r>
      <w:r w:rsidR="006C6384">
        <w:t>above</w:t>
      </w:r>
      <w:r>
        <w:t xml:space="preserve"> SSB</w:t>
      </w:r>
      <w:r>
        <w:rPr>
          <w:vertAlign w:val="subscript"/>
        </w:rPr>
        <w:t>MSY</w:t>
      </w:r>
      <w:r>
        <w:t xml:space="preserve"> (16</w:t>
      </w:r>
      <w:r w:rsidR="006C6384">
        <w:t>,</w:t>
      </w:r>
      <w:r>
        <w:t xml:space="preserve">000 mt) and the 2019-2021 </w:t>
      </w:r>
      <w:del w:id="52" w:author="KAI Mikihiko" w:date="2023-05-19T05:37:00Z">
        <w:r w:rsidDel="0099613E">
          <w:delText>fishing mortality</w:delText>
        </w:r>
      </w:del>
      <w:ins w:id="53" w:author="KAI Mikihiko" w:date="2023-05-19T05:37:00Z">
        <w:r w:rsidR="0099613E">
          <w:t>F</w:t>
        </w:r>
      </w:ins>
      <w:r>
        <w:t xml:space="preserve"> is about 49% below </w:t>
      </w:r>
      <w:r w:rsidRPr="0099613E">
        <w:rPr>
          <w:rPrChange w:id="54" w:author="KAI Mikihiko" w:date="2023-05-19T05:37:00Z">
            <w:rPr>
              <w:i/>
              <w:iCs/>
            </w:rPr>
          </w:rPrChange>
        </w:rPr>
        <w:t>F</w:t>
      </w:r>
      <w:r>
        <w:rPr>
          <w:vertAlign w:val="subscript"/>
        </w:rPr>
        <w:t>MSY</w:t>
      </w:r>
      <w:r>
        <w:t xml:space="preserve">. Therefore, relative to MSY-based reference points, overfishing is very likely not occurring (&gt;99% probability) and the NP SWO stock is very likely not overfished (&gt;99% probability, </w:t>
      </w:r>
      <w:hyperlink w:anchor="fig-Kobe">
        <w:r>
          <w:rPr>
            <w:rStyle w:val="ad"/>
          </w:rPr>
          <w:t>Figure S4</w:t>
        </w:r>
      </w:hyperlink>
      <w:r>
        <w:t>).</w:t>
      </w:r>
    </w:p>
    <w:p w14:paraId="4CE9E698" w14:textId="77777777" w:rsidR="009750D6" w:rsidRDefault="009750D6">
      <w:pPr>
        <w:rPr>
          <w:b/>
          <w:bCs/>
        </w:rPr>
      </w:pPr>
      <w:r>
        <w:rPr>
          <w:b/>
          <w:bCs/>
        </w:rPr>
        <w:br w:type="page"/>
      </w:r>
    </w:p>
    <w:p w14:paraId="4440447D" w14:textId="77777777" w:rsidR="009750D6" w:rsidRDefault="009750D6" w:rsidP="009750D6">
      <w:pPr>
        <w:pStyle w:val="a0"/>
      </w:pPr>
      <w:r>
        <w:rPr>
          <w:b/>
          <w:bCs/>
        </w:rPr>
        <w:t>Table S1.</w:t>
      </w:r>
      <w:r>
        <w:t xml:space="preserve"> Reported catch (mt) used in the stock assessment along with annual estimates of population biomass (age-1 and older, mt), female spawning biomass (mt), relative female spawning biomass (SSB/SSB</w:t>
      </w:r>
      <w:r>
        <w:rPr>
          <w:vertAlign w:val="subscript"/>
        </w:rPr>
        <w:t>MSY</w:t>
      </w:r>
      <w:r>
        <w:t>), recruitment (thousands of age-0 fish), fishing mortality (average F, ages 1–10), relative fishing mortality (F/F</w:t>
      </w:r>
      <w:r>
        <w:rPr>
          <w:vertAlign w:val="subscript"/>
        </w:rPr>
        <w:t>MSY</w:t>
      </w:r>
      <w:r>
        <w:t>), and spawning potential ratio of North Pacific swordfish (</w:t>
      </w:r>
      <w:r w:rsidRPr="006C6384">
        <w:rPr>
          <w:i/>
        </w:rPr>
        <w:t>Xiphias gladius</w:t>
      </w:r>
      <w:r>
        <w:t>).</w:t>
      </w:r>
    </w:p>
    <w:tbl>
      <w:tblPr>
        <w:tblW w:w="5000" w:type="pct"/>
        <w:tblLayout w:type="fixed"/>
        <w:tblLook w:val="04A0" w:firstRow="1" w:lastRow="0" w:firstColumn="1" w:lastColumn="0" w:noHBand="0" w:noVBand="1"/>
      </w:tblPr>
      <w:tblGrid>
        <w:gridCol w:w="1890"/>
        <w:gridCol w:w="809"/>
        <w:gridCol w:w="811"/>
        <w:gridCol w:w="809"/>
        <w:gridCol w:w="811"/>
        <w:gridCol w:w="809"/>
        <w:gridCol w:w="811"/>
        <w:gridCol w:w="809"/>
        <w:gridCol w:w="811"/>
        <w:gridCol w:w="990"/>
      </w:tblGrid>
      <w:tr w:rsidR="009750D6" w:rsidRPr="009750D6" w14:paraId="1DCB8C5E" w14:textId="77777777" w:rsidTr="009750D6">
        <w:trPr>
          <w:trHeight w:val="310"/>
        </w:trPr>
        <w:tc>
          <w:tcPr>
            <w:tcW w:w="1010" w:type="pct"/>
            <w:tcBorders>
              <w:top w:val="single" w:sz="8" w:space="0" w:color="auto"/>
              <w:left w:val="nil"/>
              <w:bottom w:val="single" w:sz="8" w:space="0" w:color="auto"/>
              <w:right w:val="nil"/>
            </w:tcBorders>
            <w:shd w:val="clear" w:color="auto" w:fill="auto"/>
            <w:vAlign w:val="center"/>
            <w:hideMark/>
          </w:tcPr>
          <w:p w14:paraId="70903F22"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Year</w:t>
            </w:r>
          </w:p>
        </w:tc>
        <w:tc>
          <w:tcPr>
            <w:tcW w:w="432" w:type="pct"/>
            <w:tcBorders>
              <w:top w:val="single" w:sz="8" w:space="0" w:color="auto"/>
              <w:left w:val="nil"/>
              <w:bottom w:val="single" w:sz="8" w:space="0" w:color="auto"/>
              <w:right w:val="nil"/>
            </w:tcBorders>
            <w:shd w:val="clear" w:color="auto" w:fill="auto"/>
            <w:vAlign w:val="center"/>
            <w:hideMark/>
          </w:tcPr>
          <w:p w14:paraId="68D2DF61"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2016</w:t>
            </w:r>
          </w:p>
        </w:tc>
        <w:tc>
          <w:tcPr>
            <w:tcW w:w="433" w:type="pct"/>
            <w:tcBorders>
              <w:top w:val="single" w:sz="8" w:space="0" w:color="auto"/>
              <w:left w:val="nil"/>
              <w:bottom w:val="single" w:sz="8" w:space="0" w:color="auto"/>
              <w:right w:val="nil"/>
            </w:tcBorders>
            <w:shd w:val="clear" w:color="auto" w:fill="auto"/>
            <w:vAlign w:val="center"/>
            <w:hideMark/>
          </w:tcPr>
          <w:p w14:paraId="7CD078F5"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2017</w:t>
            </w:r>
          </w:p>
        </w:tc>
        <w:tc>
          <w:tcPr>
            <w:tcW w:w="432" w:type="pct"/>
            <w:tcBorders>
              <w:top w:val="single" w:sz="8" w:space="0" w:color="auto"/>
              <w:left w:val="nil"/>
              <w:bottom w:val="single" w:sz="8" w:space="0" w:color="auto"/>
              <w:right w:val="nil"/>
            </w:tcBorders>
            <w:shd w:val="clear" w:color="auto" w:fill="auto"/>
            <w:vAlign w:val="center"/>
            <w:hideMark/>
          </w:tcPr>
          <w:p w14:paraId="64BD3E58"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2018</w:t>
            </w:r>
          </w:p>
        </w:tc>
        <w:tc>
          <w:tcPr>
            <w:tcW w:w="433" w:type="pct"/>
            <w:tcBorders>
              <w:top w:val="single" w:sz="8" w:space="0" w:color="auto"/>
              <w:left w:val="nil"/>
              <w:bottom w:val="single" w:sz="8" w:space="0" w:color="auto"/>
              <w:right w:val="nil"/>
            </w:tcBorders>
            <w:shd w:val="clear" w:color="auto" w:fill="auto"/>
            <w:vAlign w:val="center"/>
            <w:hideMark/>
          </w:tcPr>
          <w:p w14:paraId="4B0DB32C"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2019</w:t>
            </w:r>
          </w:p>
        </w:tc>
        <w:tc>
          <w:tcPr>
            <w:tcW w:w="432" w:type="pct"/>
            <w:tcBorders>
              <w:top w:val="single" w:sz="8" w:space="0" w:color="auto"/>
              <w:left w:val="nil"/>
              <w:bottom w:val="single" w:sz="8" w:space="0" w:color="auto"/>
              <w:right w:val="nil"/>
            </w:tcBorders>
            <w:shd w:val="clear" w:color="auto" w:fill="auto"/>
            <w:vAlign w:val="center"/>
            <w:hideMark/>
          </w:tcPr>
          <w:p w14:paraId="679F8CD4"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2020</w:t>
            </w:r>
          </w:p>
        </w:tc>
        <w:tc>
          <w:tcPr>
            <w:tcW w:w="433" w:type="pct"/>
            <w:tcBorders>
              <w:top w:val="single" w:sz="8" w:space="0" w:color="auto"/>
              <w:left w:val="nil"/>
              <w:bottom w:val="single" w:sz="8" w:space="0" w:color="auto"/>
              <w:right w:val="nil"/>
            </w:tcBorders>
            <w:shd w:val="clear" w:color="auto" w:fill="auto"/>
            <w:vAlign w:val="center"/>
            <w:hideMark/>
          </w:tcPr>
          <w:p w14:paraId="6EEA85CB"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2021</w:t>
            </w:r>
          </w:p>
        </w:tc>
        <w:tc>
          <w:tcPr>
            <w:tcW w:w="432" w:type="pct"/>
            <w:tcBorders>
              <w:top w:val="single" w:sz="8" w:space="0" w:color="auto"/>
              <w:left w:val="nil"/>
              <w:bottom w:val="single" w:sz="8" w:space="0" w:color="auto"/>
              <w:right w:val="nil"/>
            </w:tcBorders>
            <w:shd w:val="clear" w:color="auto" w:fill="auto"/>
            <w:vAlign w:val="center"/>
            <w:hideMark/>
          </w:tcPr>
          <w:p w14:paraId="361BA25A"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Mean</w:t>
            </w:r>
            <w:r w:rsidRPr="009750D6">
              <w:rPr>
                <w:rFonts w:ascii="Times New Roman" w:eastAsia="Times New Roman" w:hAnsi="Times New Roman" w:cs="Times New Roman"/>
                <w:b/>
                <w:bCs/>
                <w:color w:val="000000"/>
                <w:sz w:val="16"/>
                <w:szCs w:val="16"/>
                <w:vertAlign w:val="superscript"/>
              </w:rPr>
              <w:t>1</w:t>
            </w:r>
          </w:p>
        </w:tc>
        <w:tc>
          <w:tcPr>
            <w:tcW w:w="433" w:type="pct"/>
            <w:tcBorders>
              <w:top w:val="single" w:sz="8" w:space="0" w:color="auto"/>
              <w:left w:val="nil"/>
              <w:bottom w:val="single" w:sz="8" w:space="0" w:color="auto"/>
              <w:right w:val="nil"/>
            </w:tcBorders>
            <w:shd w:val="clear" w:color="auto" w:fill="auto"/>
            <w:vAlign w:val="center"/>
            <w:hideMark/>
          </w:tcPr>
          <w:p w14:paraId="5D3015DC"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Min</w:t>
            </w:r>
            <w:r w:rsidRPr="009750D6">
              <w:rPr>
                <w:rFonts w:ascii="Times New Roman" w:eastAsia="Times New Roman" w:hAnsi="Times New Roman" w:cs="Times New Roman"/>
                <w:b/>
                <w:bCs/>
                <w:color w:val="000000"/>
                <w:sz w:val="16"/>
                <w:szCs w:val="16"/>
                <w:vertAlign w:val="superscript"/>
              </w:rPr>
              <w:t>1</w:t>
            </w:r>
          </w:p>
        </w:tc>
        <w:tc>
          <w:tcPr>
            <w:tcW w:w="529" w:type="pct"/>
            <w:tcBorders>
              <w:top w:val="single" w:sz="8" w:space="0" w:color="auto"/>
              <w:left w:val="nil"/>
              <w:bottom w:val="single" w:sz="8" w:space="0" w:color="auto"/>
              <w:right w:val="nil"/>
            </w:tcBorders>
            <w:shd w:val="clear" w:color="auto" w:fill="auto"/>
            <w:vAlign w:val="center"/>
            <w:hideMark/>
          </w:tcPr>
          <w:p w14:paraId="18C3777C"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Max</w:t>
            </w:r>
            <w:r w:rsidRPr="009750D6">
              <w:rPr>
                <w:rFonts w:ascii="Times New Roman" w:eastAsia="Times New Roman" w:hAnsi="Times New Roman" w:cs="Times New Roman"/>
                <w:b/>
                <w:bCs/>
                <w:color w:val="000000"/>
                <w:sz w:val="16"/>
                <w:szCs w:val="16"/>
                <w:vertAlign w:val="superscript"/>
              </w:rPr>
              <w:t>1</w:t>
            </w:r>
          </w:p>
        </w:tc>
      </w:tr>
      <w:tr w:rsidR="009750D6" w:rsidRPr="009750D6" w14:paraId="4402CD0C" w14:textId="77777777" w:rsidTr="009750D6">
        <w:trPr>
          <w:trHeight w:val="300"/>
        </w:trPr>
        <w:tc>
          <w:tcPr>
            <w:tcW w:w="1010" w:type="pct"/>
            <w:tcBorders>
              <w:top w:val="nil"/>
              <w:left w:val="nil"/>
              <w:bottom w:val="nil"/>
              <w:right w:val="nil"/>
            </w:tcBorders>
            <w:shd w:val="clear" w:color="auto" w:fill="auto"/>
            <w:vAlign w:val="center"/>
            <w:hideMark/>
          </w:tcPr>
          <w:p w14:paraId="24D4AE18"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Reported Catch</w:t>
            </w:r>
          </w:p>
        </w:tc>
        <w:tc>
          <w:tcPr>
            <w:tcW w:w="432" w:type="pct"/>
            <w:tcBorders>
              <w:top w:val="nil"/>
              <w:left w:val="nil"/>
              <w:bottom w:val="nil"/>
              <w:right w:val="nil"/>
            </w:tcBorders>
            <w:shd w:val="clear" w:color="auto" w:fill="auto"/>
            <w:noWrap/>
            <w:vAlign w:val="bottom"/>
            <w:hideMark/>
          </w:tcPr>
          <w:p w14:paraId="0E278E3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12,648 </w:t>
            </w:r>
          </w:p>
        </w:tc>
        <w:tc>
          <w:tcPr>
            <w:tcW w:w="433" w:type="pct"/>
            <w:tcBorders>
              <w:top w:val="nil"/>
              <w:left w:val="nil"/>
              <w:bottom w:val="nil"/>
              <w:right w:val="nil"/>
            </w:tcBorders>
            <w:shd w:val="clear" w:color="auto" w:fill="auto"/>
            <w:noWrap/>
            <w:vAlign w:val="bottom"/>
            <w:hideMark/>
          </w:tcPr>
          <w:p w14:paraId="1E86752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11,831 </w:t>
            </w:r>
          </w:p>
        </w:tc>
        <w:tc>
          <w:tcPr>
            <w:tcW w:w="432" w:type="pct"/>
            <w:tcBorders>
              <w:top w:val="nil"/>
              <w:left w:val="nil"/>
              <w:bottom w:val="nil"/>
              <w:right w:val="nil"/>
            </w:tcBorders>
            <w:shd w:val="clear" w:color="auto" w:fill="auto"/>
            <w:noWrap/>
            <w:vAlign w:val="bottom"/>
            <w:hideMark/>
          </w:tcPr>
          <w:p w14:paraId="2748DEA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12,730 </w:t>
            </w:r>
          </w:p>
        </w:tc>
        <w:tc>
          <w:tcPr>
            <w:tcW w:w="433" w:type="pct"/>
            <w:tcBorders>
              <w:top w:val="nil"/>
              <w:left w:val="nil"/>
              <w:bottom w:val="nil"/>
              <w:right w:val="nil"/>
            </w:tcBorders>
            <w:shd w:val="clear" w:color="auto" w:fill="auto"/>
            <w:noWrap/>
            <w:vAlign w:val="bottom"/>
            <w:hideMark/>
          </w:tcPr>
          <w:p w14:paraId="3191F70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11,093 </w:t>
            </w:r>
          </w:p>
        </w:tc>
        <w:tc>
          <w:tcPr>
            <w:tcW w:w="432" w:type="pct"/>
            <w:tcBorders>
              <w:top w:val="nil"/>
              <w:left w:val="nil"/>
              <w:bottom w:val="nil"/>
              <w:right w:val="nil"/>
            </w:tcBorders>
            <w:shd w:val="clear" w:color="auto" w:fill="auto"/>
            <w:noWrap/>
            <w:vAlign w:val="bottom"/>
            <w:hideMark/>
          </w:tcPr>
          <w:p w14:paraId="47BE528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10,731 </w:t>
            </w:r>
          </w:p>
        </w:tc>
        <w:tc>
          <w:tcPr>
            <w:tcW w:w="433" w:type="pct"/>
            <w:tcBorders>
              <w:top w:val="nil"/>
              <w:left w:val="nil"/>
              <w:bottom w:val="nil"/>
              <w:right w:val="nil"/>
            </w:tcBorders>
            <w:shd w:val="clear" w:color="auto" w:fill="auto"/>
            <w:noWrap/>
            <w:vAlign w:val="bottom"/>
            <w:hideMark/>
          </w:tcPr>
          <w:p w14:paraId="6B72065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10,136 </w:t>
            </w:r>
          </w:p>
        </w:tc>
        <w:tc>
          <w:tcPr>
            <w:tcW w:w="432" w:type="pct"/>
            <w:tcBorders>
              <w:top w:val="nil"/>
              <w:left w:val="nil"/>
              <w:bottom w:val="nil"/>
              <w:right w:val="nil"/>
            </w:tcBorders>
            <w:shd w:val="clear" w:color="auto" w:fill="auto"/>
            <w:noWrap/>
            <w:vAlign w:val="bottom"/>
            <w:hideMark/>
          </w:tcPr>
          <w:p w14:paraId="106977D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9</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539</w:t>
            </w:r>
          </w:p>
        </w:tc>
        <w:tc>
          <w:tcPr>
            <w:tcW w:w="433" w:type="pct"/>
            <w:tcBorders>
              <w:top w:val="nil"/>
              <w:left w:val="nil"/>
              <w:bottom w:val="nil"/>
              <w:right w:val="nil"/>
            </w:tcBorders>
            <w:shd w:val="clear" w:color="auto" w:fill="auto"/>
            <w:noWrap/>
            <w:vAlign w:val="bottom"/>
          </w:tcPr>
          <w:p w14:paraId="39275D4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12</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876</w:t>
            </w:r>
          </w:p>
        </w:tc>
        <w:tc>
          <w:tcPr>
            <w:tcW w:w="529" w:type="pct"/>
            <w:tcBorders>
              <w:top w:val="nil"/>
              <w:left w:val="nil"/>
              <w:bottom w:val="nil"/>
              <w:right w:val="nil"/>
            </w:tcBorders>
            <w:shd w:val="clear" w:color="auto" w:fill="auto"/>
            <w:noWrap/>
            <w:vAlign w:val="bottom"/>
          </w:tcPr>
          <w:p w14:paraId="36325565" w14:textId="77777777" w:rsidR="009750D6" w:rsidRDefault="009750D6" w:rsidP="009750D6">
            <w:pPr>
              <w:jc w:val="right"/>
              <w:rPr>
                <w:color w:val="000000"/>
                <w:sz w:val="16"/>
                <w:szCs w:val="16"/>
              </w:rPr>
            </w:pPr>
            <w:r>
              <w:rPr>
                <w:color w:val="000000"/>
                <w:sz w:val="16"/>
                <w:szCs w:val="16"/>
              </w:rPr>
              <w:t>19,230</w:t>
            </w:r>
          </w:p>
        </w:tc>
      </w:tr>
      <w:tr w:rsidR="009750D6" w:rsidRPr="009750D6" w14:paraId="46A48E35" w14:textId="77777777" w:rsidTr="009750D6">
        <w:trPr>
          <w:trHeight w:val="310"/>
        </w:trPr>
        <w:tc>
          <w:tcPr>
            <w:tcW w:w="1010" w:type="pct"/>
            <w:tcBorders>
              <w:top w:val="nil"/>
              <w:left w:val="nil"/>
              <w:bottom w:val="nil"/>
              <w:right w:val="nil"/>
            </w:tcBorders>
            <w:shd w:val="clear" w:color="auto" w:fill="auto"/>
            <w:vAlign w:val="center"/>
            <w:hideMark/>
          </w:tcPr>
          <w:p w14:paraId="3A811888"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Population Biomass</w:t>
            </w:r>
          </w:p>
        </w:tc>
        <w:tc>
          <w:tcPr>
            <w:tcW w:w="432" w:type="pct"/>
            <w:tcBorders>
              <w:top w:val="nil"/>
              <w:left w:val="nil"/>
              <w:bottom w:val="nil"/>
              <w:right w:val="nil"/>
            </w:tcBorders>
            <w:shd w:val="clear" w:color="auto" w:fill="auto"/>
            <w:noWrap/>
            <w:vAlign w:val="bottom"/>
            <w:hideMark/>
          </w:tcPr>
          <w:p w14:paraId="0596E4B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83,200 </w:t>
            </w:r>
          </w:p>
        </w:tc>
        <w:tc>
          <w:tcPr>
            <w:tcW w:w="433" w:type="pct"/>
            <w:tcBorders>
              <w:top w:val="nil"/>
              <w:left w:val="nil"/>
              <w:bottom w:val="nil"/>
              <w:right w:val="nil"/>
            </w:tcBorders>
            <w:shd w:val="clear" w:color="auto" w:fill="auto"/>
            <w:noWrap/>
            <w:vAlign w:val="bottom"/>
            <w:hideMark/>
          </w:tcPr>
          <w:p w14:paraId="08D0E2A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86,835 </w:t>
            </w:r>
          </w:p>
        </w:tc>
        <w:tc>
          <w:tcPr>
            <w:tcW w:w="432" w:type="pct"/>
            <w:tcBorders>
              <w:top w:val="nil"/>
              <w:left w:val="nil"/>
              <w:bottom w:val="nil"/>
              <w:right w:val="nil"/>
            </w:tcBorders>
            <w:shd w:val="clear" w:color="auto" w:fill="auto"/>
            <w:noWrap/>
            <w:vAlign w:val="bottom"/>
            <w:hideMark/>
          </w:tcPr>
          <w:p w14:paraId="5093CD8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89,418 </w:t>
            </w:r>
          </w:p>
        </w:tc>
        <w:tc>
          <w:tcPr>
            <w:tcW w:w="433" w:type="pct"/>
            <w:tcBorders>
              <w:top w:val="nil"/>
              <w:left w:val="nil"/>
              <w:bottom w:val="nil"/>
              <w:right w:val="nil"/>
            </w:tcBorders>
            <w:shd w:val="clear" w:color="auto" w:fill="auto"/>
            <w:noWrap/>
            <w:vAlign w:val="bottom"/>
            <w:hideMark/>
          </w:tcPr>
          <w:p w14:paraId="51416C7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89,617 </w:t>
            </w:r>
          </w:p>
        </w:tc>
        <w:tc>
          <w:tcPr>
            <w:tcW w:w="432" w:type="pct"/>
            <w:tcBorders>
              <w:top w:val="nil"/>
              <w:left w:val="nil"/>
              <w:bottom w:val="nil"/>
              <w:right w:val="nil"/>
            </w:tcBorders>
            <w:shd w:val="clear" w:color="auto" w:fill="auto"/>
            <w:noWrap/>
            <w:vAlign w:val="bottom"/>
            <w:hideMark/>
          </w:tcPr>
          <w:p w14:paraId="55EC088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89,992 </w:t>
            </w:r>
          </w:p>
        </w:tc>
        <w:tc>
          <w:tcPr>
            <w:tcW w:w="433" w:type="pct"/>
            <w:tcBorders>
              <w:top w:val="nil"/>
              <w:left w:val="nil"/>
              <w:bottom w:val="nil"/>
              <w:right w:val="nil"/>
            </w:tcBorders>
            <w:shd w:val="clear" w:color="auto" w:fill="auto"/>
            <w:noWrap/>
            <w:vAlign w:val="bottom"/>
            <w:hideMark/>
          </w:tcPr>
          <w:p w14:paraId="5B10B67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88,755 </w:t>
            </w:r>
          </w:p>
        </w:tc>
        <w:tc>
          <w:tcPr>
            <w:tcW w:w="432" w:type="pct"/>
            <w:tcBorders>
              <w:top w:val="nil"/>
              <w:left w:val="nil"/>
              <w:bottom w:val="nil"/>
              <w:right w:val="nil"/>
            </w:tcBorders>
            <w:shd w:val="clear" w:color="auto" w:fill="auto"/>
            <w:noWrap/>
            <w:vAlign w:val="center"/>
            <w:hideMark/>
          </w:tcPr>
          <w:p w14:paraId="2B355B6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65,723 </w:t>
            </w:r>
          </w:p>
        </w:tc>
        <w:tc>
          <w:tcPr>
            <w:tcW w:w="433" w:type="pct"/>
            <w:tcBorders>
              <w:top w:val="nil"/>
              <w:left w:val="nil"/>
              <w:bottom w:val="nil"/>
              <w:right w:val="nil"/>
            </w:tcBorders>
            <w:shd w:val="clear" w:color="auto" w:fill="auto"/>
            <w:noWrap/>
            <w:vAlign w:val="bottom"/>
          </w:tcPr>
          <w:p w14:paraId="3901877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80,587 </w:t>
            </w:r>
          </w:p>
        </w:tc>
        <w:tc>
          <w:tcPr>
            <w:tcW w:w="529" w:type="pct"/>
            <w:tcBorders>
              <w:top w:val="nil"/>
              <w:left w:val="nil"/>
              <w:bottom w:val="nil"/>
              <w:right w:val="nil"/>
            </w:tcBorders>
            <w:shd w:val="clear" w:color="auto" w:fill="auto"/>
            <w:noWrap/>
            <w:vAlign w:val="bottom"/>
          </w:tcPr>
          <w:p w14:paraId="0AB7C245" w14:textId="77777777" w:rsidR="009750D6" w:rsidRDefault="009750D6" w:rsidP="009750D6">
            <w:pPr>
              <w:jc w:val="right"/>
              <w:rPr>
                <w:color w:val="000000"/>
                <w:sz w:val="16"/>
                <w:szCs w:val="16"/>
              </w:rPr>
            </w:pPr>
            <w:r>
              <w:rPr>
                <w:color w:val="000000"/>
                <w:sz w:val="16"/>
                <w:szCs w:val="16"/>
              </w:rPr>
              <w:t xml:space="preserve">                 89,992 </w:t>
            </w:r>
          </w:p>
        </w:tc>
      </w:tr>
      <w:tr w:rsidR="009750D6" w:rsidRPr="009750D6" w14:paraId="4ACC5AA9" w14:textId="77777777" w:rsidTr="009750D6">
        <w:trPr>
          <w:trHeight w:val="300"/>
        </w:trPr>
        <w:tc>
          <w:tcPr>
            <w:tcW w:w="1010" w:type="pct"/>
            <w:tcBorders>
              <w:top w:val="nil"/>
              <w:left w:val="nil"/>
              <w:bottom w:val="nil"/>
              <w:right w:val="nil"/>
            </w:tcBorders>
            <w:shd w:val="clear" w:color="auto" w:fill="auto"/>
            <w:vAlign w:val="center"/>
            <w:hideMark/>
          </w:tcPr>
          <w:p w14:paraId="31F0697C"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Biomass</w:t>
            </w:r>
          </w:p>
        </w:tc>
        <w:tc>
          <w:tcPr>
            <w:tcW w:w="432" w:type="pct"/>
            <w:tcBorders>
              <w:top w:val="nil"/>
              <w:left w:val="nil"/>
              <w:bottom w:val="nil"/>
              <w:right w:val="nil"/>
            </w:tcBorders>
            <w:shd w:val="clear" w:color="auto" w:fill="auto"/>
            <w:noWrap/>
            <w:vAlign w:val="bottom"/>
            <w:hideMark/>
          </w:tcPr>
          <w:p w14:paraId="6F0B98E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28,205 </w:t>
            </w:r>
          </w:p>
        </w:tc>
        <w:tc>
          <w:tcPr>
            <w:tcW w:w="433" w:type="pct"/>
            <w:tcBorders>
              <w:top w:val="nil"/>
              <w:left w:val="nil"/>
              <w:bottom w:val="nil"/>
              <w:right w:val="nil"/>
            </w:tcBorders>
            <w:shd w:val="clear" w:color="auto" w:fill="auto"/>
            <w:noWrap/>
            <w:vAlign w:val="bottom"/>
            <w:hideMark/>
          </w:tcPr>
          <w:p w14:paraId="2AF5D479"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29,785 </w:t>
            </w:r>
          </w:p>
        </w:tc>
        <w:tc>
          <w:tcPr>
            <w:tcW w:w="432" w:type="pct"/>
            <w:tcBorders>
              <w:top w:val="nil"/>
              <w:left w:val="nil"/>
              <w:bottom w:val="nil"/>
              <w:right w:val="nil"/>
            </w:tcBorders>
            <w:shd w:val="clear" w:color="auto" w:fill="auto"/>
            <w:noWrap/>
            <w:vAlign w:val="bottom"/>
            <w:hideMark/>
          </w:tcPr>
          <w:p w14:paraId="33E4F7D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31,661 </w:t>
            </w:r>
          </w:p>
        </w:tc>
        <w:tc>
          <w:tcPr>
            <w:tcW w:w="433" w:type="pct"/>
            <w:tcBorders>
              <w:top w:val="nil"/>
              <w:left w:val="nil"/>
              <w:bottom w:val="nil"/>
              <w:right w:val="nil"/>
            </w:tcBorders>
            <w:shd w:val="clear" w:color="auto" w:fill="auto"/>
            <w:noWrap/>
            <w:vAlign w:val="bottom"/>
            <w:hideMark/>
          </w:tcPr>
          <w:p w14:paraId="7205547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33,761 </w:t>
            </w:r>
          </w:p>
        </w:tc>
        <w:tc>
          <w:tcPr>
            <w:tcW w:w="432" w:type="pct"/>
            <w:tcBorders>
              <w:top w:val="nil"/>
              <w:left w:val="nil"/>
              <w:bottom w:val="nil"/>
              <w:right w:val="nil"/>
            </w:tcBorders>
            <w:shd w:val="clear" w:color="auto" w:fill="auto"/>
            <w:noWrap/>
            <w:vAlign w:val="bottom"/>
            <w:hideMark/>
          </w:tcPr>
          <w:p w14:paraId="518727A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35,159 </w:t>
            </w:r>
          </w:p>
        </w:tc>
        <w:tc>
          <w:tcPr>
            <w:tcW w:w="433" w:type="pct"/>
            <w:tcBorders>
              <w:top w:val="nil"/>
              <w:left w:val="nil"/>
              <w:bottom w:val="nil"/>
              <w:right w:val="nil"/>
            </w:tcBorders>
            <w:shd w:val="clear" w:color="auto" w:fill="auto"/>
            <w:noWrap/>
            <w:vAlign w:val="bottom"/>
            <w:hideMark/>
          </w:tcPr>
          <w:p w14:paraId="4908652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35,778 </w:t>
            </w:r>
          </w:p>
        </w:tc>
        <w:tc>
          <w:tcPr>
            <w:tcW w:w="432" w:type="pct"/>
            <w:tcBorders>
              <w:top w:val="nil"/>
              <w:left w:val="nil"/>
              <w:bottom w:val="nil"/>
              <w:right w:val="nil"/>
            </w:tcBorders>
            <w:shd w:val="clear" w:color="auto" w:fill="auto"/>
            <w:noWrap/>
            <w:vAlign w:val="center"/>
            <w:hideMark/>
          </w:tcPr>
          <w:p w14:paraId="621DEB0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22,415 </w:t>
            </w:r>
          </w:p>
        </w:tc>
        <w:tc>
          <w:tcPr>
            <w:tcW w:w="433" w:type="pct"/>
            <w:tcBorders>
              <w:top w:val="nil"/>
              <w:left w:val="nil"/>
              <w:bottom w:val="nil"/>
              <w:right w:val="nil"/>
            </w:tcBorders>
            <w:shd w:val="clear" w:color="auto" w:fill="auto"/>
            <w:noWrap/>
            <w:vAlign w:val="bottom"/>
          </w:tcPr>
          <w:p w14:paraId="30CD4AA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28,777 </w:t>
            </w:r>
          </w:p>
        </w:tc>
        <w:tc>
          <w:tcPr>
            <w:tcW w:w="529" w:type="pct"/>
            <w:tcBorders>
              <w:top w:val="nil"/>
              <w:left w:val="nil"/>
              <w:bottom w:val="nil"/>
              <w:right w:val="nil"/>
            </w:tcBorders>
            <w:shd w:val="clear" w:color="auto" w:fill="auto"/>
            <w:noWrap/>
            <w:vAlign w:val="bottom"/>
          </w:tcPr>
          <w:p w14:paraId="4EB682FF" w14:textId="77777777" w:rsidR="009750D6" w:rsidRDefault="009750D6" w:rsidP="009750D6">
            <w:pPr>
              <w:jc w:val="right"/>
              <w:rPr>
                <w:color w:val="000000"/>
                <w:sz w:val="16"/>
                <w:szCs w:val="16"/>
              </w:rPr>
            </w:pPr>
            <w:r>
              <w:rPr>
                <w:color w:val="000000"/>
                <w:sz w:val="16"/>
                <w:szCs w:val="16"/>
              </w:rPr>
              <w:t xml:space="preserve">                  35,778 </w:t>
            </w:r>
          </w:p>
        </w:tc>
      </w:tr>
      <w:tr w:rsidR="009750D6" w:rsidRPr="009750D6" w14:paraId="04742755" w14:textId="77777777" w:rsidTr="009750D6">
        <w:trPr>
          <w:trHeight w:val="300"/>
        </w:trPr>
        <w:tc>
          <w:tcPr>
            <w:tcW w:w="1010" w:type="pct"/>
            <w:tcBorders>
              <w:top w:val="nil"/>
              <w:left w:val="nil"/>
              <w:bottom w:val="nil"/>
              <w:right w:val="nil"/>
            </w:tcBorders>
            <w:shd w:val="clear" w:color="auto" w:fill="auto"/>
            <w:vAlign w:val="center"/>
            <w:hideMark/>
          </w:tcPr>
          <w:p w14:paraId="1CBEE00F" w14:textId="77777777"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Spawning Biomass</w:t>
            </w:r>
          </w:p>
        </w:tc>
        <w:tc>
          <w:tcPr>
            <w:tcW w:w="432" w:type="pct"/>
            <w:tcBorders>
              <w:top w:val="nil"/>
              <w:left w:val="nil"/>
              <w:bottom w:val="nil"/>
              <w:right w:val="nil"/>
            </w:tcBorders>
            <w:shd w:val="clear" w:color="auto" w:fill="auto"/>
            <w:noWrap/>
            <w:vAlign w:val="bottom"/>
            <w:hideMark/>
          </w:tcPr>
          <w:p w14:paraId="61A6710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1.72 </w:t>
            </w:r>
          </w:p>
        </w:tc>
        <w:tc>
          <w:tcPr>
            <w:tcW w:w="433" w:type="pct"/>
            <w:tcBorders>
              <w:top w:val="nil"/>
              <w:left w:val="nil"/>
              <w:bottom w:val="nil"/>
              <w:right w:val="nil"/>
            </w:tcBorders>
            <w:shd w:val="clear" w:color="auto" w:fill="auto"/>
            <w:noWrap/>
            <w:vAlign w:val="bottom"/>
            <w:hideMark/>
          </w:tcPr>
          <w:p w14:paraId="494BABC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1.82 </w:t>
            </w:r>
          </w:p>
        </w:tc>
        <w:tc>
          <w:tcPr>
            <w:tcW w:w="432" w:type="pct"/>
            <w:tcBorders>
              <w:top w:val="nil"/>
              <w:left w:val="nil"/>
              <w:bottom w:val="nil"/>
              <w:right w:val="nil"/>
            </w:tcBorders>
            <w:shd w:val="clear" w:color="auto" w:fill="auto"/>
            <w:noWrap/>
            <w:vAlign w:val="bottom"/>
            <w:hideMark/>
          </w:tcPr>
          <w:p w14:paraId="7709EA0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1.93 </w:t>
            </w:r>
          </w:p>
        </w:tc>
        <w:tc>
          <w:tcPr>
            <w:tcW w:w="433" w:type="pct"/>
            <w:tcBorders>
              <w:top w:val="nil"/>
              <w:left w:val="nil"/>
              <w:bottom w:val="nil"/>
              <w:right w:val="nil"/>
            </w:tcBorders>
            <w:shd w:val="clear" w:color="auto" w:fill="auto"/>
            <w:noWrap/>
            <w:vAlign w:val="bottom"/>
            <w:hideMark/>
          </w:tcPr>
          <w:p w14:paraId="5262F3B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2.06 </w:t>
            </w:r>
          </w:p>
        </w:tc>
        <w:tc>
          <w:tcPr>
            <w:tcW w:w="432" w:type="pct"/>
            <w:tcBorders>
              <w:top w:val="nil"/>
              <w:left w:val="nil"/>
              <w:bottom w:val="nil"/>
              <w:right w:val="nil"/>
            </w:tcBorders>
            <w:shd w:val="clear" w:color="auto" w:fill="auto"/>
            <w:noWrap/>
            <w:vAlign w:val="bottom"/>
            <w:hideMark/>
          </w:tcPr>
          <w:p w14:paraId="392D8FA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2.15 </w:t>
            </w:r>
          </w:p>
        </w:tc>
        <w:tc>
          <w:tcPr>
            <w:tcW w:w="433" w:type="pct"/>
            <w:tcBorders>
              <w:top w:val="nil"/>
              <w:left w:val="nil"/>
              <w:bottom w:val="nil"/>
              <w:right w:val="nil"/>
            </w:tcBorders>
            <w:shd w:val="clear" w:color="auto" w:fill="auto"/>
            <w:noWrap/>
            <w:vAlign w:val="bottom"/>
            <w:hideMark/>
          </w:tcPr>
          <w:p w14:paraId="23ED968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2.18 </w:t>
            </w:r>
          </w:p>
        </w:tc>
        <w:tc>
          <w:tcPr>
            <w:tcW w:w="432" w:type="pct"/>
            <w:tcBorders>
              <w:top w:val="nil"/>
              <w:left w:val="nil"/>
              <w:bottom w:val="nil"/>
              <w:right w:val="nil"/>
            </w:tcBorders>
            <w:shd w:val="clear" w:color="auto" w:fill="auto"/>
            <w:noWrap/>
            <w:vAlign w:val="center"/>
            <w:hideMark/>
          </w:tcPr>
          <w:p w14:paraId="6CB5434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1.37 </w:t>
            </w:r>
          </w:p>
        </w:tc>
        <w:tc>
          <w:tcPr>
            <w:tcW w:w="433" w:type="pct"/>
            <w:tcBorders>
              <w:top w:val="nil"/>
              <w:left w:val="nil"/>
              <w:bottom w:val="nil"/>
              <w:right w:val="nil"/>
            </w:tcBorders>
            <w:shd w:val="clear" w:color="auto" w:fill="auto"/>
            <w:noWrap/>
            <w:vAlign w:val="bottom"/>
          </w:tcPr>
          <w:p w14:paraId="00E2495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1.76 </w:t>
            </w:r>
          </w:p>
        </w:tc>
        <w:tc>
          <w:tcPr>
            <w:tcW w:w="529" w:type="pct"/>
            <w:tcBorders>
              <w:top w:val="nil"/>
              <w:left w:val="nil"/>
              <w:bottom w:val="nil"/>
              <w:right w:val="nil"/>
            </w:tcBorders>
            <w:shd w:val="clear" w:color="auto" w:fill="auto"/>
            <w:noWrap/>
            <w:vAlign w:val="bottom"/>
          </w:tcPr>
          <w:p w14:paraId="04246CF2" w14:textId="77777777" w:rsidR="009750D6" w:rsidRDefault="009750D6" w:rsidP="009750D6">
            <w:pPr>
              <w:jc w:val="right"/>
              <w:rPr>
                <w:color w:val="000000"/>
                <w:sz w:val="16"/>
                <w:szCs w:val="16"/>
              </w:rPr>
            </w:pPr>
            <w:r>
              <w:rPr>
                <w:color w:val="000000"/>
                <w:sz w:val="16"/>
                <w:szCs w:val="16"/>
              </w:rPr>
              <w:t xml:space="preserve">                      2.18 </w:t>
            </w:r>
          </w:p>
        </w:tc>
      </w:tr>
      <w:tr w:rsidR="009750D6" w:rsidRPr="009750D6" w14:paraId="3A98D0C6" w14:textId="77777777" w:rsidTr="009750D6">
        <w:trPr>
          <w:trHeight w:val="300"/>
        </w:trPr>
        <w:tc>
          <w:tcPr>
            <w:tcW w:w="1010" w:type="pct"/>
            <w:tcBorders>
              <w:top w:val="nil"/>
              <w:left w:val="nil"/>
              <w:bottom w:val="nil"/>
              <w:right w:val="nil"/>
            </w:tcBorders>
            <w:shd w:val="clear" w:color="auto" w:fill="auto"/>
            <w:vAlign w:val="center"/>
            <w:hideMark/>
          </w:tcPr>
          <w:p w14:paraId="77159551"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Recruitment (age 0)</w:t>
            </w:r>
          </w:p>
        </w:tc>
        <w:tc>
          <w:tcPr>
            <w:tcW w:w="432" w:type="pct"/>
            <w:tcBorders>
              <w:top w:val="nil"/>
              <w:left w:val="nil"/>
              <w:bottom w:val="nil"/>
              <w:right w:val="nil"/>
            </w:tcBorders>
            <w:shd w:val="clear" w:color="auto" w:fill="auto"/>
            <w:noWrap/>
            <w:vAlign w:val="bottom"/>
            <w:hideMark/>
          </w:tcPr>
          <w:p w14:paraId="120E302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964,401 </w:t>
            </w:r>
          </w:p>
        </w:tc>
        <w:tc>
          <w:tcPr>
            <w:tcW w:w="433" w:type="pct"/>
            <w:tcBorders>
              <w:top w:val="nil"/>
              <w:left w:val="nil"/>
              <w:bottom w:val="nil"/>
              <w:right w:val="nil"/>
            </w:tcBorders>
            <w:shd w:val="clear" w:color="auto" w:fill="auto"/>
            <w:noWrap/>
            <w:vAlign w:val="bottom"/>
            <w:hideMark/>
          </w:tcPr>
          <w:p w14:paraId="455A039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746,962 </w:t>
            </w:r>
          </w:p>
        </w:tc>
        <w:tc>
          <w:tcPr>
            <w:tcW w:w="432" w:type="pct"/>
            <w:tcBorders>
              <w:top w:val="nil"/>
              <w:left w:val="nil"/>
              <w:bottom w:val="nil"/>
              <w:right w:val="nil"/>
            </w:tcBorders>
            <w:shd w:val="clear" w:color="auto" w:fill="auto"/>
            <w:noWrap/>
            <w:vAlign w:val="bottom"/>
            <w:hideMark/>
          </w:tcPr>
          <w:p w14:paraId="29486CE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783,354 </w:t>
            </w:r>
          </w:p>
        </w:tc>
        <w:tc>
          <w:tcPr>
            <w:tcW w:w="433" w:type="pct"/>
            <w:tcBorders>
              <w:top w:val="nil"/>
              <w:left w:val="nil"/>
              <w:bottom w:val="nil"/>
              <w:right w:val="nil"/>
            </w:tcBorders>
            <w:shd w:val="clear" w:color="auto" w:fill="auto"/>
            <w:noWrap/>
            <w:vAlign w:val="bottom"/>
            <w:hideMark/>
          </w:tcPr>
          <w:p w14:paraId="5A86CAD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739,400 </w:t>
            </w:r>
          </w:p>
        </w:tc>
        <w:tc>
          <w:tcPr>
            <w:tcW w:w="432" w:type="pct"/>
            <w:tcBorders>
              <w:top w:val="nil"/>
              <w:left w:val="nil"/>
              <w:bottom w:val="nil"/>
              <w:right w:val="nil"/>
            </w:tcBorders>
            <w:shd w:val="clear" w:color="auto" w:fill="auto"/>
            <w:noWrap/>
            <w:vAlign w:val="bottom"/>
            <w:hideMark/>
          </w:tcPr>
          <w:p w14:paraId="0020435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624,962 </w:t>
            </w:r>
          </w:p>
        </w:tc>
        <w:tc>
          <w:tcPr>
            <w:tcW w:w="433" w:type="pct"/>
            <w:tcBorders>
              <w:top w:val="nil"/>
              <w:left w:val="nil"/>
              <w:bottom w:val="nil"/>
              <w:right w:val="nil"/>
            </w:tcBorders>
            <w:shd w:val="clear" w:color="auto" w:fill="auto"/>
            <w:noWrap/>
            <w:vAlign w:val="bottom"/>
            <w:hideMark/>
          </w:tcPr>
          <w:p w14:paraId="70C3508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633,046 </w:t>
            </w:r>
          </w:p>
        </w:tc>
        <w:tc>
          <w:tcPr>
            <w:tcW w:w="432" w:type="pct"/>
            <w:tcBorders>
              <w:top w:val="nil"/>
              <w:left w:val="nil"/>
              <w:bottom w:val="nil"/>
              <w:right w:val="nil"/>
            </w:tcBorders>
            <w:shd w:val="clear" w:color="auto" w:fill="auto"/>
            <w:noWrap/>
            <w:vAlign w:val="center"/>
            <w:hideMark/>
          </w:tcPr>
          <w:p w14:paraId="0FF4CCD9"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595,771 </w:t>
            </w:r>
          </w:p>
        </w:tc>
        <w:tc>
          <w:tcPr>
            <w:tcW w:w="433" w:type="pct"/>
            <w:tcBorders>
              <w:top w:val="nil"/>
              <w:left w:val="nil"/>
              <w:bottom w:val="nil"/>
              <w:right w:val="nil"/>
            </w:tcBorders>
            <w:shd w:val="clear" w:color="auto" w:fill="auto"/>
            <w:noWrap/>
            <w:vAlign w:val="bottom"/>
          </w:tcPr>
          <w:p w14:paraId="3D634A1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838,473 </w:t>
            </w:r>
          </w:p>
        </w:tc>
        <w:tc>
          <w:tcPr>
            <w:tcW w:w="529" w:type="pct"/>
            <w:tcBorders>
              <w:top w:val="nil"/>
              <w:left w:val="nil"/>
              <w:bottom w:val="nil"/>
              <w:right w:val="nil"/>
            </w:tcBorders>
            <w:shd w:val="clear" w:color="auto" w:fill="auto"/>
            <w:noWrap/>
            <w:vAlign w:val="bottom"/>
          </w:tcPr>
          <w:p w14:paraId="251F3DF6" w14:textId="77777777" w:rsidR="009750D6" w:rsidRDefault="009750D6" w:rsidP="009750D6">
            <w:pPr>
              <w:jc w:val="right"/>
              <w:rPr>
                <w:color w:val="000000"/>
                <w:sz w:val="16"/>
                <w:szCs w:val="16"/>
              </w:rPr>
            </w:pPr>
            <w:r>
              <w:rPr>
                <w:color w:val="000000"/>
                <w:sz w:val="16"/>
                <w:szCs w:val="16"/>
              </w:rPr>
              <w:t xml:space="preserve">             1,430,430 </w:t>
            </w:r>
          </w:p>
        </w:tc>
      </w:tr>
      <w:tr w:rsidR="009750D6" w:rsidRPr="009750D6" w14:paraId="1163C207" w14:textId="77777777" w:rsidTr="009750D6">
        <w:trPr>
          <w:trHeight w:val="300"/>
        </w:trPr>
        <w:tc>
          <w:tcPr>
            <w:tcW w:w="1010" w:type="pct"/>
            <w:tcBorders>
              <w:top w:val="nil"/>
              <w:left w:val="nil"/>
              <w:bottom w:val="nil"/>
              <w:right w:val="nil"/>
            </w:tcBorders>
            <w:shd w:val="clear" w:color="auto" w:fill="auto"/>
            <w:vAlign w:val="center"/>
            <w:hideMark/>
          </w:tcPr>
          <w:p w14:paraId="138DFD92"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Fishing Mortality</w:t>
            </w:r>
          </w:p>
        </w:tc>
        <w:tc>
          <w:tcPr>
            <w:tcW w:w="432" w:type="pct"/>
            <w:tcBorders>
              <w:top w:val="nil"/>
              <w:left w:val="nil"/>
              <w:bottom w:val="nil"/>
              <w:right w:val="nil"/>
            </w:tcBorders>
            <w:shd w:val="clear" w:color="auto" w:fill="auto"/>
            <w:noWrap/>
            <w:vAlign w:val="bottom"/>
            <w:hideMark/>
          </w:tcPr>
          <w:p w14:paraId="4945820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14:paraId="0A997AD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14:paraId="3D0B5EF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14:paraId="78469B5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14:paraId="47C25D9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hideMark/>
          </w:tcPr>
          <w:p w14:paraId="068DC6A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center"/>
            <w:hideMark/>
          </w:tcPr>
          <w:p w14:paraId="080B734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tcPr>
          <w:p w14:paraId="3A52268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0.12 </w:t>
            </w:r>
          </w:p>
        </w:tc>
        <w:tc>
          <w:tcPr>
            <w:tcW w:w="529" w:type="pct"/>
            <w:tcBorders>
              <w:top w:val="nil"/>
              <w:left w:val="nil"/>
              <w:bottom w:val="nil"/>
              <w:right w:val="nil"/>
            </w:tcBorders>
            <w:shd w:val="clear" w:color="auto" w:fill="auto"/>
            <w:noWrap/>
            <w:vAlign w:val="bottom"/>
          </w:tcPr>
          <w:p w14:paraId="7C9C4082" w14:textId="77777777" w:rsidR="009750D6" w:rsidRDefault="009750D6" w:rsidP="009750D6">
            <w:pPr>
              <w:jc w:val="right"/>
              <w:rPr>
                <w:color w:val="000000"/>
                <w:sz w:val="16"/>
                <w:szCs w:val="16"/>
              </w:rPr>
            </w:pPr>
            <w:r>
              <w:rPr>
                <w:color w:val="000000"/>
                <w:sz w:val="16"/>
                <w:szCs w:val="16"/>
              </w:rPr>
              <w:t xml:space="preserve">                      0.19 </w:t>
            </w:r>
          </w:p>
        </w:tc>
      </w:tr>
      <w:tr w:rsidR="009750D6" w:rsidRPr="009750D6" w14:paraId="75322FE9" w14:textId="77777777" w:rsidTr="009750D6">
        <w:trPr>
          <w:trHeight w:val="300"/>
        </w:trPr>
        <w:tc>
          <w:tcPr>
            <w:tcW w:w="1010" w:type="pct"/>
            <w:tcBorders>
              <w:top w:val="nil"/>
              <w:left w:val="nil"/>
              <w:bottom w:val="nil"/>
              <w:right w:val="nil"/>
            </w:tcBorders>
            <w:shd w:val="clear" w:color="auto" w:fill="auto"/>
            <w:vAlign w:val="center"/>
            <w:hideMark/>
          </w:tcPr>
          <w:p w14:paraId="3B173154" w14:textId="77777777"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Fishing Mortality</w:t>
            </w:r>
          </w:p>
        </w:tc>
        <w:tc>
          <w:tcPr>
            <w:tcW w:w="432" w:type="pct"/>
            <w:tcBorders>
              <w:top w:val="nil"/>
              <w:left w:val="nil"/>
              <w:bottom w:val="nil"/>
              <w:right w:val="nil"/>
            </w:tcBorders>
            <w:shd w:val="clear" w:color="auto" w:fill="auto"/>
            <w:noWrap/>
            <w:vAlign w:val="bottom"/>
            <w:hideMark/>
          </w:tcPr>
          <w:p w14:paraId="03CC327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0.55 </w:t>
            </w:r>
          </w:p>
        </w:tc>
        <w:tc>
          <w:tcPr>
            <w:tcW w:w="433" w:type="pct"/>
            <w:tcBorders>
              <w:top w:val="nil"/>
              <w:left w:val="nil"/>
              <w:bottom w:val="nil"/>
              <w:right w:val="nil"/>
            </w:tcBorders>
            <w:shd w:val="clear" w:color="auto" w:fill="auto"/>
            <w:noWrap/>
            <w:vAlign w:val="bottom"/>
            <w:hideMark/>
          </w:tcPr>
          <w:p w14:paraId="4BB9D07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0.52 </w:t>
            </w:r>
          </w:p>
        </w:tc>
        <w:tc>
          <w:tcPr>
            <w:tcW w:w="432" w:type="pct"/>
            <w:tcBorders>
              <w:top w:val="nil"/>
              <w:left w:val="nil"/>
              <w:bottom w:val="nil"/>
              <w:right w:val="nil"/>
            </w:tcBorders>
            <w:shd w:val="clear" w:color="auto" w:fill="auto"/>
            <w:noWrap/>
            <w:vAlign w:val="bottom"/>
            <w:hideMark/>
          </w:tcPr>
          <w:p w14:paraId="327FEE2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0.57 </w:t>
            </w:r>
          </w:p>
        </w:tc>
        <w:tc>
          <w:tcPr>
            <w:tcW w:w="433" w:type="pct"/>
            <w:tcBorders>
              <w:top w:val="nil"/>
              <w:left w:val="nil"/>
              <w:bottom w:val="nil"/>
              <w:right w:val="nil"/>
            </w:tcBorders>
            <w:shd w:val="clear" w:color="auto" w:fill="auto"/>
            <w:noWrap/>
            <w:vAlign w:val="bottom"/>
            <w:hideMark/>
          </w:tcPr>
          <w:p w14:paraId="70E118F9"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bottom"/>
            <w:hideMark/>
          </w:tcPr>
          <w:p w14:paraId="0688067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0.50 </w:t>
            </w:r>
          </w:p>
        </w:tc>
        <w:tc>
          <w:tcPr>
            <w:tcW w:w="433" w:type="pct"/>
            <w:tcBorders>
              <w:top w:val="nil"/>
              <w:left w:val="nil"/>
              <w:bottom w:val="nil"/>
              <w:right w:val="nil"/>
            </w:tcBorders>
            <w:shd w:val="clear" w:color="auto" w:fill="auto"/>
            <w:noWrap/>
            <w:vAlign w:val="bottom"/>
            <w:hideMark/>
          </w:tcPr>
          <w:p w14:paraId="2B6DB0F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center"/>
            <w:hideMark/>
          </w:tcPr>
          <w:p w14:paraId="2A2ADF7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3" w:type="pct"/>
            <w:tcBorders>
              <w:top w:val="nil"/>
              <w:left w:val="nil"/>
              <w:bottom w:val="nil"/>
              <w:right w:val="nil"/>
            </w:tcBorders>
            <w:shd w:val="clear" w:color="auto" w:fill="auto"/>
            <w:noWrap/>
            <w:vAlign w:val="bottom"/>
          </w:tcPr>
          <w:p w14:paraId="49CC2CC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0.68 </w:t>
            </w:r>
          </w:p>
        </w:tc>
        <w:tc>
          <w:tcPr>
            <w:tcW w:w="529" w:type="pct"/>
            <w:tcBorders>
              <w:top w:val="nil"/>
              <w:left w:val="nil"/>
              <w:bottom w:val="nil"/>
              <w:right w:val="nil"/>
            </w:tcBorders>
            <w:shd w:val="clear" w:color="auto" w:fill="auto"/>
            <w:noWrap/>
            <w:vAlign w:val="bottom"/>
          </w:tcPr>
          <w:p w14:paraId="38DF9A60" w14:textId="77777777" w:rsidR="009750D6" w:rsidRDefault="009750D6" w:rsidP="009750D6">
            <w:pPr>
              <w:jc w:val="right"/>
              <w:rPr>
                <w:color w:val="000000"/>
                <w:sz w:val="16"/>
                <w:szCs w:val="16"/>
              </w:rPr>
            </w:pPr>
            <w:r>
              <w:rPr>
                <w:color w:val="000000"/>
                <w:sz w:val="16"/>
                <w:szCs w:val="16"/>
              </w:rPr>
              <w:t xml:space="preserve">                      1.09 </w:t>
            </w:r>
          </w:p>
        </w:tc>
      </w:tr>
      <w:tr w:rsidR="009750D6" w:rsidRPr="009750D6" w14:paraId="07B73E33" w14:textId="77777777" w:rsidTr="009750D6">
        <w:trPr>
          <w:trHeight w:val="310"/>
        </w:trPr>
        <w:tc>
          <w:tcPr>
            <w:tcW w:w="1010" w:type="pct"/>
            <w:tcBorders>
              <w:top w:val="nil"/>
              <w:left w:val="nil"/>
              <w:bottom w:val="single" w:sz="8" w:space="0" w:color="auto"/>
              <w:right w:val="nil"/>
            </w:tcBorders>
            <w:shd w:val="clear" w:color="auto" w:fill="auto"/>
            <w:vAlign w:val="center"/>
            <w:hideMark/>
          </w:tcPr>
          <w:p w14:paraId="2164F216"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Potential Ratio</w:t>
            </w:r>
          </w:p>
        </w:tc>
        <w:tc>
          <w:tcPr>
            <w:tcW w:w="432" w:type="pct"/>
            <w:tcBorders>
              <w:top w:val="nil"/>
              <w:left w:val="nil"/>
              <w:bottom w:val="single" w:sz="8" w:space="0" w:color="auto"/>
              <w:right w:val="nil"/>
            </w:tcBorders>
            <w:shd w:val="clear" w:color="auto" w:fill="auto"/>
            <w:noWrap/>
            <w:vAlign w:val="bottom"/>
            <w:hideMark/>
          </w:tcPr>
          <w:p w14:paraId="38A7F3F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0.34 </w:t>
            </w:r>
          </w:p>
        </w:tc>
        <w:tc>
          <w:tcPr>
            <w:tcW w:w="433" w:type="pct"/>
            <w:tcBorders>
              <w:top w:val="nil"/>
              <w:left w:val="nil"/>
              <w:bottom w:val="single" w:sz="8" w:space="0" w:color="auto"/>
              <w:right w:val="nil"/>
            </w:tcBorders>
            <w:shd w:val="clear" w:color="auto" w:fill="auto"/>
            <w:noWrap/>
            <w:vAlign w:val="bottom"/>
            <w:hideMark/>
          </w:tcPr>
          <w:p w14:paraId="1E46E02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2" w:type="pct"/>
            <w:tcBorders>
              <w:top w:val="nil"/>
              <w:left w:val="nil"/>
              <w:bottom w:val="single" w:sz="8" w:space="0" w:color="auto"/>
              <w:right w:val="nil"/>
            </w:tcBorders>
            <w:shd w:val="clear" w:color="auto" w:fill="auto"/>
            <w:noWrap/>
            <w:vAlign w:val="bottom"/>
            <w:hideMark/>
          </w:tcPr>
          <w:p w14:paraId="20125CC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3" w:type="pct"/>
            <w:tcBorders>
              <w:top w:val="nil"/>
              <w:left w:val="nil"/>
              <w:bottom w:val="single" w:sz="8" w:space="0" w:color="auto"/>
              <w:right w:val="nil"/>
            </w:tcBorders>
            <w:shd w:val="clear" w:color="auto" w:fill="auto"/>
            <w:noWrap/>
            <w:vAlign w:val="bottom"/>
            <w:hideMark/>
          </w:tcPr>
          <w:p w14:paraId="7B7E675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0.42 </w:t>
            </w:r>
          </w:p>
        </w:tc>
        <w:tc>
          <w:tcPr>
            <w:tcW w:w="432" w:type="pct"/>
            <w:tcBorders>
              <w:top w:val="nil"/>
              <w:left w:val="nil"/>
              <w:bottom w:val="single" w:sz="8" w:space="0" w:color="auto"/>
              <w:right w:val="nil"/>
            </w:tcBorders>
            <w:shd w:val="clear" w:color="auto" w:fill="auto"/>
            <w:noWrap/>
            <w:vAlign w:val="bottom"/>
            <w:hideMark/>
          </w:tcPr>
          <w:p w14:paraId="3B4EF95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0.43 </w:t>
            </w:r>
          </w:p>
        </w:tc>
        <w:tc>
          <w:tcPr>
            <w:tcW w:w="433" w:type="pct"/>
            <w:tcBorders>
              <w:top w:val="nil"/>
              <w:left w:val="nil"/>
              <w:bottom w:val="single" w:sz="8" w:space="0" w:color="auto"/>
              <w:right w:val="nil"/>
            </w:tcBorders>
            <w:shd w:val="clear" w:color="auto" w:fill="auto"/>
            <w:noWrap/>
            <w:vAlign w:val="bottom"/>
            <w:hideMark/>
          </w:tcPr>
          <w:p w14:paraId="5FBFD01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0.44 </w:t>
            </w:r>
          </w:p>
        </w:tc>
        <w:tc>
          <w:tcPr>
            <w:tcW w:w="432" w:type="pct"/>
            <w:tcBorders>
              <w:top w:val="nil"/>
              <w:left w:val="nil"/>
              <w:bottom w:val="single" w:sz="8" w:space="0" w:color="auto"/>
              <w:right w:val="nil"/>
            </w:tcBorders>
            <w:shd w:val="clear" w:color="auto" w:fill="auto"/>
            <w:noWrap/>
            <w:vAlign w:val="center"/>
            <w:hideMark/>
          </w:tcPr>
          <w:p w14:paraId="5C9E4A7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0.24 </w:t>
            </w:r>
          </w:p>
        </w:tc>
        <w:tc>
          <w:tcPr>
            <w:tcW w:w="433" w:type="pct"/>
            <w:tcBorders>
              <w:top w:val="nil"/>
              <w:left w:val="nil"/>
              <w:bottom w:val="single" w:sz="8" w:space="0" w:color="auto"/>
              <w:right w:val="nil"/>
            </w:tcBorders>
            <w:shd w:val="clear" w:color="auto" w:fill="auto"/>
            <w:noWrap/>
            <w:vAlign w:val="bottom"/>
          </w:tcPr>
          <w:p w14:paraId="3F9B576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0.33 </w:t>
            </w:r>
          </w:p>
        </w:tc>
        <w:tc>
          <w:tcPr>
            <w:tcW w:w="529" w:type="pct"/>
            <w:tcBorders>
              <w:top w:val="nil"/>
              <w:left w:val="nil"/>
              <w:bottom w:val="single" w:sz="8" w:space="0" w:color="auto"/>
              <w:right w:val="nil"/>
            </w:tcBorders>
            <w:shd w:val="clear" w:color="auto" w:fill="auto"/>
            <w:noWrap/>
            <w:vAlign w:val="bottom"/>
          </w:tcPr>
          <w:p w14:paraId="4573D4CB" w14:textId="77777777" w:rsidR="009750D6" w:rsidRDefault="009750D6" w:rsidP="009750D6">
            <w:pPr>
              <w:jc w:val="right"/>
              <w:rPr>
                <w:color w:val="000000"/>
                <w:sz w:val="16"/>
                <w:szCs w:val="16"/>
              </w:rPr>
            </w:pPr>
            <w:r>
              <w:rPr>
                <w:color w:val="000000"/>
                <w:sz w:val="16"/>
                <w:szCs w:val="16"/>
              </w:rPr>
              <w:t xml:space="preserve">                      0.44 </w:t>
            </w:r>
          </w:p>
        </w:tc>
      </w:tr>
    </w:tbl>
    <w:p w14:paraId="1BD9E4D3" w14:textId="77777777" w:rsidR="009750D6" w:rsidRDefault="009750D6" w:rsidP="009750D6">
      <w:pPr>
        <w:pStyle w:val="a0"/>
      </w:pPr>
    </w:p>
    <w:p w14:paraId="112C3245" w14:textId="4442BF7E" w:rsidR="009750D6" w:rsidRDefault="009750D6" w:rsidP="009750D6">
      <w:pPr>
        <w:pStyle w:val="a0"/>
      </w:pPr>
      <w:r>
        <w:rPr>
          <w:b/>
          <w:bCs/>
        </w:rPr>
        <w:t>Biological Reference Points:</w:t>
      </w:r>
      <w:r>
        <w:t xml:space="preserve"> MSY-based biological reference points were computed for the base case model with SS</w:t>
      </w:r>
      <w:ins w:id="55" w:author="KAI Mikihiko" w:date="2023-05-19T05:39:00Z">
        <w:r w:rsidR="00ED3EDB">
          <w:t>3</w:t>
        </w:r>
      </w:ins>
      <w:r>
        <w:t xml:space="preserve"> (</w:t>
      </w:r>
      <w:r w:rsidRPr="00AB1C4B">
        <w:rPr>
          <w:color w:val="548DD4" w:themeColor="text2" w:themeTint="99"/>
          <w:rPrChange w:id="56" w:author="KAI Mikihiko" w:date="2023-05-19T05:56:00Z">
            <w:rPr/>
          </w:rPrChange>
        </w:rPr>
        <w:t>Table S2</w:t>
      </w:r>
      <w:r>
        <w:t>). The point estimate of annual catch at F</w:t>
      </w:r>
      <w:r>
        <w:rPr>
          <w:vertAlign w:val="subscript"/>
        </w:rPr>
        <w:t>MSY</w:t>
      </w:r>
      <w:r>
        <w:t xml:space="preserve"> was calculated to be 14,924 mt. The point estimate of </w:t>
      </w:r>
      <w:ins w:id="57" w:author="KAI Mikihiko" w:date="2023-05-19T05:42:00Z">
        <w:r w:rsidR="00ED3EDB">
          <w:t>SSB</w:t>
        </w:r>
        <w:r w:rsidR="00ED3EDB" w:rsidRPr="00CB5C21">
          <w:rPr>
            <w:vertAlign w:val="subscript"/>
          </w:rPr>
          <w:t>MSY</w:t>
        </w:r>
        <w:r w:rsidR="00ED3EDB">
          <w:t>,</w:t>
        </w:r>
      </w:ins>
      <w:del w:id="58" w:author="KAI Mikihiko" w:date="2023-05-19T05:42:00Z">
        <w:r w:rsidDel="00ED3EDB">
          <w:delText xml:space="preserve">the </w:delText>
        </w:r>
      </w:del>
      <w:del w:id="59" w:author="KAI Mikihiko" w:date="2023-05-19T05:39:00Z">
        <w:r w:rsidDel="00ED3EDB">
          <w:delText>spawning biomass</w:delText>
        </w:r>
      </w:del>
      <w:ins w:id="60" w:author="KAI Mikihiko" w:date="2023-05-19T05:42:00Z">
        <w:r w:rsidR="00ED3EDB">
          <w:t xml:space="preserve"> </w:t>
        </w:r>
      </w:ins>
      <w:ins w:id="61" w:author="KAI Mikihiko" w:date="2023-05-19T05:39:00Z">
        <w:r w:rsidR="00ED3EDB">
          <w:t>SSB</w:t>
        </w:r>
      </w:ins>
      <w:r>
        <w:t xml:space="preserve"> to produce MSY (adult female biomass) was 16,388 mt.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14:paraId="67913CB5" w14:textId="5E109D11" w:rsidR="009750D6" w:rsidRDefault="009750D6" w:rsidP="009750D6">
      <w:pPr>
        <w:pStyle w:val="a0"/>
      </w:pPr>
      <w:r>
        <w:rPr>
          <w:b/>
          <w:bCs/>
        </w:rPr>
        <w:t>Projections:</w:t>
      </w:r>
      <w:r>
        <w:t xml:space="preserve"> Stock projections for NP</w:t>
      </w:r>
      <w:r w:rsidR="006C6384">
        <w:t xml:space="preserve"> SWO were conducted using SS3</w:t>
      </w:r>
      <w:del w:id="62" w:author="KAI Mikihiko" w:date="2023-05-19T05:43:00Z">
        <w:r w:rsidR="006C6384" w:rsidDel="00ED3EDB">
          <w:delText>.3</w:delText>
        </w:r>
      </w:del>
      <w:r>
        <w:t xml:space="preserve">. No recruitment deviations nor log-bias adjustment were applied to the future projections. </w:t>
      </w:r>
      <w:r w:rsidR="006C6384">
        <w:t xml:space="preserve">Projections are reported as the mean and standard deviation around 100 bootstrapped model runs for each scenario. </w:t>
      </w:r>
      <w:r>
        <w:t xml:space="preserve">Projections started in 2022 and continued through 2031 under 5 levels of </w:t>
      </w:r>
      <w:del w:id="63" w:author="KAI Mikihiko" w:date="2023-05-19T05:43:00Z">
        <w:r w:rsidDel="00ED3EDB">
          <w:delText>fishing mortality</w:delText>
        </w:r>
      </w:del>
      <w:ins w:id="64" w:author="KAI Mikihiko" w:date="2023-05-19T05:43:00Z">
        <w:r w:rsidR="00ED3EDB">
          <w:t>F</w:t>
        </w:r>
      </w:ins>
      <w:r>
        <w:t xml:space="preserve">. The five </w:t>
      </w:r>
      <w:del w:id="65" w:author="KAI Mikihiko" w:date="2023-05-19T05:43:00Z">
        <w:r w:rsidDel="00ED3EDB">
          <w:delText>fishing mortality</w:delText>
        </w:r>
      </w:del>
      <w:ins w:id="66" w:author="KAI Mikihiko" w:date="2023-05-19T05:43:00Z">
        <w:r w:rsidR="00ED3EDB">
          <w:t>F</w:t>
        </w:r>
      </w:ins>
      <w:r>
        <w:t xml:space="preserve"> stock projection scenarios were: (1) F status quo (average F during 2019-2021), (2) F</w:t>
      </w:r>
      <w:r>
        <w:rPr>
          <w:vertAlign w:val="subscript"/>
        </w:rPr>
        <w:t>MSY</w:t>
      </w:r>
      <w:r>
        <w:t>, (3) F at 20%SSB</w:t>
      </w:r>
      <w:del w:id="67" w:author="KAI Mikihiko" w:date="2023-05-19T05:44:00Z">
        <w:r w:rsidDel="00ED3EDB">
          <w:rPr>
            <w:vertAlign w:val="subscript"/>
          </w:rPr>
          <w:delText>(</w:delText>
        </w:r>
      </w:del>
      <w:r>
        <w:rPr>
          <w:vertAlign w:val="subscript"/>
        </w:rPr>
        <w:t>F=0</w:t>
      </w:r>
      <w:del w:id="68" w:author="KAI Mikihiko" w:date="2023-05-19T05:44:00Z">
        <w:r w:rsidDel="00ED3EDB">
          <w:rPr>
            <w:vertAlign w:val="subscript"/>
          </w:rPr>
          <w:delText>)</w:delText>
        </w:r>
      </w:del>
      <w:r>
        <w:t xml:space="preserve"> which was calculated from the mean dynamic SSB</w:t>
      </w:r>
      <w:ins w:id="69" w:author="KAI Mikihiko" w:date="2023-05-19T05:44:00Z">
        <w:r w:rsidR="00ED3EDB" w:rsidRPr="00ED3EDB">
          <w:rPr>
            <w:vertAlign w:val="subscript"/>
            <w:rPrChange w:id="70" w:author="KAI Mikihiko" w:date="2023-05-19T05:44:00Z">
              <w:rPr/>
            </w:rPrChange>
          </w:rPr>
          <w:t>F=</w:t>
        </w:r>
      </w:ins>
      <w:r w:rsidR="006C6384" w:rsidRPr="006C6384">
        <w:rPr>
          <w:vertAlign w:val="subscript"/>
        </w:rPr>
        <w:t>0</w:t>
      </w:r>
      <w:r>
        <w:t xml:space="preserve"> in the </w:t>
      </w:r>
      <w:r w:rsidR="006C6384">
        <w:t xml:space="preserve">last </w:t>
      </w:r>
      <w:r>
        <w:t>five years, (4) F</w:t>
      </w:r>
      <w:r>
        <w:rPr>
          <w:vertAlign w:val="subscript"/>
        </w:rPr>
        <w:t>(2008-2010)</w:t>
      </w:r>
      <w:r>
        <w:t xml:space="preserve"> which is the </w:t>
      </w:r>
      <w:ins w:id="71" w:author="KAI Mikihiko" w:date="2023-05-19T05:46:00Z">
        <w:r w:rsidR="00ED3EDB">
          <w:t xml:space="preserve">F of </w:t>
        </w:r>
      </w:ins>
      <w:r>
        <w:t xml:space="preserve">reference years for the proposed </w:t>
      </w:r>
      <w:ins w:id="72" w:author="KAI Mikihiko" w:date="2023-05-19T05:46:00Z">
        <w:r w:rsidR="00ED3EDB">
          <w:t>Conservation Management Measure (</w:t>
        </w:r>
      </w:ins>
      <w:r>
        <w:t>CMM</w:t>
      </w:r>
      <w:ins w:id="73" w:author="KAI Mikihiko" w:date="2023-05-19T05:46:00Z">
        <w:r w:rsidR="00ED3EDB">
          <w:t>)</w:t>
        </w:r>
      </w:ins>
      <w:r>
        <w:t xml:space="preserve"> for NP SWO, and (5) </w:t>
      </w:r>
      <w:proofErr w:type="spellStart"/>
      <w:r>
        <w:t>F</w:t>
      </w:r>
      <w:r>
        <w:rPr>
          <w:vertAlign w:val="subscript"/>
        </w:rPr>
        <w:t>Low</w:t>
      </w:r>
      <w:proofErr w:type="spellEnd"/>
      <w:r>
        <w:t xml:space="preserve"> at F</w:t>
      </w:r>
      <w:r>
        <w:rPr>
          <w:vertAlign w:val="subscript"/>
        </w:rPr>
        <w:t>30%SPR</w:t>
      </w:r>
      <w:r>
        <w:t xml:space="preserve">. Results show the projected female </w:t>
      </w:r>
      <w:del w:id="74" w:author="KAI Mikihiko" w:date="2023-05-19T05:46:00Z">
        <w:r w:rsidDel="00ED3EDB">
          <w:delText>spawning stock biomasses</w:delText>
        </w:r>
      </w:del>
      <w:ins w:id="75" w:author="KAI Mikihiko" w:date="2023-05-19T05:46:00Z">
        <w:r w:rsidR="00ED3EDB">
          <w:t>SSB</w:t>
        </w:r>
      </w:ins>
      <w:r>
        <w:t xml:space="preserve"> and the catch biomasses under each of the scenarios (</w:t>
      </w:r>
      <w:r w:rsidRPr="00ED3EDB">
        <w:rPr>
          <w:color w:val="548DD4" w:themeColor="text2" w:themeTint="99"/>
          <w:rPrChange w:id="76" w:author="KAI Mikihiko" w:date="2023-05-19T05:47:00Z">
            <w:rPr/>
          </w:rPrChange>
        </w:rPr>
        <w:t>Table S3</w:t>
      </w:r>
      <w:r>
        <w:t xml:space="preserve"> and </w:t>
      </w:r>
      <w:hyperlink w:anchor="fig-projectionssb">
        <w:r>
          <w:rPr>
            <w:rStyle w:val="ad"/>
          </w:rPr>
          <w:t>Figures S5</w:t>
        </w:r>
      </w:hyperlink>
      <w:r>
        <w:t xml:space="preserve"> and </w:t>
      </w:r>
      <w:r w:rsidRPr="00ED3EDB">
        <w:rPr>
          <w:color w:val="548DD4" w:themeColor="text2" w:themeTint="99"/>
          <w:rPrChange w:id="77" w:author="KAI Mikihiko" w:date="2023-05-19T05:47:00Z">
            <w:rPr/>
          </w:rPrChange>
        </w:rPr>
        <w:t>S</w:t>
      </w:r>
      <w:hyperlink w:anchor="fig-projectioncatch">
        <w:r>
          <w:rPr>
            <w:rStyle w:val="ad"/>
          </w:rPr>
          <w:t>6</w:t>
        </w:r>
      </w:hyperlink>
      <w:r>
        <w:t>).</w:t>
      </w:r>
    </w:p>
    <w:p w14:paraId="49D2DC12" w14:textId="426F6B59" w:rsidR="009750D6" w:rsidRDefault="009750D6" w:rsidP="009750D6">
      <w:pPr>
        <w:pStyle w:val="a0"/>
      </w:pPr>
      <w:r>
        <w:rPr>
          <w:b/>
          <w:bCs/>
        </w:rPr>
        <w:t>Conservation information:</w:t>
      </w:r>
      <w:r>
        <w:t xml:space="preserve"> The NP SWO stock has produced annual yields of around 11</w:t>
      </w:r>
      <w:r w:rsidR="006C6384">
        <w:t>,</w:t>
      </w:r>
      <w:r>
        <w:t xml:space="preserve">500 mt per year since 2016, or about 2/3 of the MSY catch amount. This suggests the stock may be able to support somewhat higher yields. Swordfish stock status is positive with no evidence of excess </w:t>
      </w:r>
      <w:del w:id="78" w:author="KAI Mikihiko" w:date="2023-05-19T05:48:00Z">
        <w:r w:rsidDel="00ED3EDB">
          <w:delText>fishing mortality</w:delText>
        </w:r>
      </w:del>
      <w:ins w:id="79" w:author="KAI Mikihiko" w:date="2023-05-19T05:48:00Z">
        <w:r w:rsidR="00ED3EDB">
          <w:t>F</w:t>
        </w:r>
      </w:ins>
      <w:r>
        <w:t xml:space="preserve"> above F</w:t>
      </w:r>
      <w:r>
        <w:rPr>
          <w:vertAlign w:val="subscript"/>
        </w:rPr>
        <w:t>MSY</w:t>
      </w:r>
      <w:r>
        <w:t xml:space="preserve"> or substantial depletion of spawning potential. It was also noted that retrospective analyses show</w:t>
      </w:r>
      <w:ins w:id="80" w:author="KAI Mikihiko" w:date="2023-05-19T05:48:00Z">
        <w:r w:rsidR="00ED3EDB">
          <w:t>ed</w:t>
        </w:r>
      </w:ins>
      <w:r>
        <w:t xml:space="preserve"> that the assessment model appears to underestimate spawning potential in recent years.</w:t>
      </w:r>
    </w:p>
    <w:p w14:paraId="39518318" w14:textId="77777777" w:rsidR="009750D6" w:rsidRDefault="009750D6" w:rsidP="009750D6">
      <w:pPr>
        <w:pStyle w:val="a0"/>
      </w:pPr>
      <w:r>
        <w:rPr>
          <w:b/>
          <w:bCs/>
        </w:rPr>
        <w:t>Special Comments</w:t>
      </w:r>
      <w:r>
        <w:t>: The lack of sex-specific size data and the simplified treatment of the spatial structure of swordfish population dynamics remained as two important sources of uncertainty for improving future assessments.</w:t>
      </w:r>
    </w:p>
    <w:p w14:paraId="071F006C" w14:textId="7062BBCE" w:rsidR="009750D6" w:rsidRDefault="009750D6" w:rsidP="009750D6">
      <w:pPr>
        <w:pStyle w:val="a0"/>
      </w:pPr>
      <w:r>
        <w:rPr>
          <w:b/>
          <w:bCs/>
        </w:rPr>
        <w:t>Table S2.</w:t>
      </w:r>
      <w:r>
        <w:t xml:space="preserve"> Estimates of biological reference points along with estimates of fishing mortality (F), spawning stock biomass (SSB), recent average yield (C), and spawning potential ratio (SPR) of Western and Central North Pacific </w:t>
      </w:r>
      <w:del w:id="81" w:author="KAI Mikihiko" w:date="2023-05-19T05:49:00Z">
        <w:r w:rsidDel="00AB1C4B">
          <w:delText>striped marlin</w:delText>
        </w:r>
      </w:del>
      <w:ins w:id="82" w:author="KAI Mikihiko" w:date="2023-05-19T05:49:00Z">
        <w:r w:rsidR="00AB1C4B">
          <w:t>swordfish</w:t>
        </w:r>
      </w:ins>
      <w:r>
        <w:t>, derived from the base case model assessment model, where SSB</w:t>
      </w:r>
      <w:r>
        <w:rPr>
          <w:vertAlign w:val="subscript"/>
        </w:rPr>
        <w:t>F=0</w:t>
      </w:r>
      <w:r>
        <w:t xml:space="preserve"> indicates the average 20-year dynamic B0 estimate, 20%SSB</w:t>
      </w:r>
      <w:r>
        <w:rPr>
          <w:vertAlign w:val="subscript"/>
        </w:rPr>
        <w:t>F</w:t>
      </w:r>
      <w:del w:id="83" w:author="KAI Mikihiko" w:date="2023-05-19T05:56:00Z">
        <w:r w:rsidDel="00AB1C4B">
          <w:rPr>
            <w:vertAlign w:val="subscript"/>
          </w:rPr>
          <w:delText>=</w:delText>
        </w:r>
      </w:del>
      <w:ins w:id="84" w:author="KAI Mikihiko" w:date="2023-05-19T05:56:00Z">
        <w:r w:rsidR="00AB1C4B">
          <w:rPr>
            <w:vertAlign w:val="subscript"/>
          </w:rPr>
          <w:t>=</w:t>
        </w:r>
      </w:ins>
      <w:r>
        <w:rPr>
          <w:vertAlign w:val="subscript"/>
        </w:rPr>
        <w:t>0</w:t>
      </w:r>
      <w:r>
        <w:t xml:space="preserve"> is the associated reference point, and MSY indicates the maximum sustainable yield reference point.</w:t>
      </w:r>
    </w:p>
    <w:tbl>
      <w:tblPr>
        <w:tblW w:w="4280" w:type="dxa"/>
        <w:jc w:val="center"/>
        <w:tblLook w:val="04A0" w:firstRow="1" w:lastRow="0" w:firstColumn="1" w:lastColumn="0" w:noHBand="0" w:noVBand="1"/>
      </w:tblPr>
      <w:tblGrid>
        <w:gridCol w:w="2820"/>
        <w:gridCol w:w="1460"/>
      </w:tblGrid>
      <w:tr w:rsidR="006C6384" w:rsidRPr="006C6384" w14:paraId="3BBEEAA8" w14:textId="77777777" w:rsidTr="006C6384">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5FD466" w14:textId="77777777"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36642A7E" w14:textId="77777777"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Estimate</w:t>
            </w:r>
          </w:p>
        </w:tc>
      </w:tr>
      <w:tr w:rsidR="006C6384" w:rsidRPr="006C6384" w14:paraId="5906945E"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63D026E"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20%SSB(F=0)</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0D92EFC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0.53</w:t>
            </w:r>
          </w:p>
        </w:tc>
      </w:tr>
      <w:tr w:rsidR="006C6384" w:rsidRPr="006C6384" w14:paraId="6A987593"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C76AE8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MSY</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2011EC0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0.63</w:t>
            </w:r>
          </w:p>
        </w:tc>
      </w:tr>
      <w:tr w:rsidR="006C6384" w:rsidRPr="006C6384" w14:paraId="64879E55"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5E3689B"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proofErr w:type="gramStart"/>
            <w:r w:rsidRPr="006C6384">
              <w:rPr>
                <w:rFonts w:ascii="Times New Roman" w:eastAsia="Times New Roman" w:hAnsi="Times New Roman" w:cs="Times New Roman"/>
                <w:color w:val="000000"/>
                <w:vertAlign w:val="subscript"/>
              </w:rPr>
              <w:t xml:space="preserve">2020 </w:t>
            </w:r>
            <w:r w:rsidRPr="006C6384">
              <w:rPr>
                <w:rFonts w:ascii="Times New Roman" w:eastAsia="Times New Roman" w:hAnsi="Times New Roman" w:cs="Times New Roman"/>
                <w:color w:val="000000"/>
              </w:rPr>
              <w:t xml:space="preserve"> (</w:t>
            </w:r>
            <w:proofErr w:type="gramEnd"/>
            <w:r w:rsidRPr="006C6384">
              <w:rPr>
                <w:rFonts w:ascii="Times New Roman" w:eastAsia="Times New Roman" w:hAnsi="Times New Roman" w:cs="Times New Roman"/>
                <w:color w:val="000000"/>
              </w:rPr>
              <w:t>age 1-10)</w:t>
            </w:r>
          </w:p>
        </w:tc>
        <w:tc>
          <w:tcPr>
            <w:tcW w:w="1460" w:type="dxa"/>
            <w:tcBorders>
              <w:top w:val="nil"/>
              <w:left w:val="nil"/>
              <w:bottom w:val="single" w:sz="8" w:space="0" w:color="auto"/>
              <w:right w:val="single" w:sz="8" w:space="0" w:color="auto"/>
            </w:tcBorders>
            <w:shd w:val="clear" w:color="auto" w:fill="auto"/>
            <w:vAlign w:val="center"/>
            <w:hideMark/>
          </w:tcPr>
          <w:p w14:paraId="30310B3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0.58</w:t>
            </w:r>
          </w:p>
        </w:tc>
      </w:tr>
      <w:tr w:rsidR="006C6384" w:rsidRPr="006C6384" w14:paraId="0E67F7A8"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1D217EB"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33EC6192"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0.68</w:t>
            </w:r>
          </w:p>
        </w:tc>
      </w:tr>
      <w:tr w:rsidR="006C6384" w:rsidRPr="006C6384" w14:paraId="286AEA63"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594A4C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72830BD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18,600 mt</w:t>
            </w:r>
          </w:p>
        </w:tc>
      </w:tr>
      <w:tr w:rsidR="006C6384" w:rsidRPr="006C6384" w14:paraId="1E4E36A6"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8AEAE5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20%SSB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5063C375"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3,720 mt</w:t>
            </w:r>
          </w:p>
        </w:tc>
      </w:tr>
      <w:tr w:rsidR="006C6384" w:rsidRPr="006C6384" w14:paraId="774DD304"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9933B4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6056A6E7"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2,920 mt</w:t>
            </w:r>
          </w:p>
        </w:tc>
      </w:tr>
      <w:tr w:rsidR="006C6384" w:rsidRPr="006C6384" w14:paraId="4BDDFC39"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FA53E4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015242E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1,696 mt</w:t>
            </w:r>
          </w:p>
        </w:tc>
      </w:tr>
      <w:tr w:rsidR="006C6384" w:rsidRPr="006C6384" w14:paraId="7DE0C750"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E220228"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19B9899B"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1,359 mt</w:t>
            </w:r>
          </w:p>
        </w:tc>
      </w:tr>
      <w:tr w:rsidR="006C6384" w:rsidRPr="006C6384" w14:paraId="26969916"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34B3742"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6793A7BB"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14,814 mt</w:t>
            </w:r>
          </w:p>
        </w:tc>
      </w:tr>
      <w:tr w:rsidR="006C6384" w:rsidRPr="006C6384" w14:paraId="52AA7832"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A7BA6E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74BEB173"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14,924 mt</w:t>
            </w:r>
          </w:p>
        </w:tc>
      </w:tr>
      <w:tr w:rsidR="006C6384" w:rsidRPr="006C6384" w14:paraId="64E73D1F"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0D1F3E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186A14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10,653 mt</w:t>
            </w:r>
          </w:p>
        </w:tc>
      </w:tr>
      <w:tr w:rsidR="006C6384" w:rsidRPr="006C6384" w14:paraId="19041979"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620BDE8"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0122397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22%</w:t>
            </w:r>
          </w:p>
        </w:tc>
      </w:tr>
      <w:tr w:rsidR="006C6384" w:rsidRPr="006C6384" w14:paraId="7EADF6F5"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D51FF1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5DB4DDC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19%</w:t>
            </w:r>
          </w:p>
        </w:tc>
      </w:tr>
      <w:tr w:rsidR="006C6384" w:rsidRPr="006C6384" w14:paraId="66DB7EED"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2E80E03"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4B6E706A"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44%</w:t>
            </w:r>
          </w:p>
        </w:tc>
      </w:tr>
      <w:tr w:rsidR="006C6384" w:rsidRPr="006C6384" w14:paraId="7064939F"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DA143E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7EB7E8A2"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43%</w:t>
            </w:r>
          </w:p>
        </w:tc>
      </w:tr>
    </w:tbl>
    <w:p w14:paraId="5D8035DE" w14:textId="77777777" w:rsidR="006C6384" w:rsidRDefault="006C6384" w:rsidP="009750D6">
      <w:pPr>
        <w:pStyle w:val="a0"/>
      </w:pPr>
    </w:p>
    <w:p w14:paraId="1A9F7046" w14:textId="77777777" w:rsidR="006C6384" w:rsidRDefault="006C6384">
      <w:pPr>
        <w:rPr>
          <w:b/>
          <w:bCs/>
        </w:rPr>
      </w:pPr>
      <w:r>
        <w:rPr>
          <w:b/>
          <w:bCs/>
        </w:rPr>
        <w:br w:type="page"/>
      </w:r>
    </w:p>
    <w:p w14:paraId="71A2F31C" w14:textId="77777777" w:rsidR="009750D6" w:rsidRDefault="009750D6" w:rsidP="009750D6">
      <w:pPr>
        <w:pStyle w:val="a0"/>
      </w:pPr>
      <w:r>
        <w:rPr>
          <w:b/>
          <w:bCs/>
        </w:rPr>
        <w:t>Table S3.</w:t>
      </w:r>
      <w:r>
        <w:t xml:space="preserve"> Projected </w:t>
      </w:r>
      <w:r w:rsidR="006C6384">
        <w:t>mean</w:t>
      </w:r>
      <w:r>
        <w:t xml:space="preserve"> values of North Pacific </w:t>
      </w:r>
      <w:r w:rsidR="006C6384">
        <w:t>swordfish</w:t>
      </w:r>
      <w:r>
        <w:t xml:space="preserve"> spawning stock biomass (SSB, mt) and catch (mt) under five constant fishing mortality rate (F) </w:t>
      </w:r>
      <w:r w:rsidR="006C6384">
        <w:t xml:space="preserve">scenarios </w:t>
      </w:r>
      <w:r>
        <w:t>during 202</w:t>
      </w:r>
      <w:r w:rsidR="006C6384">
        <w:t>2</w:t>
      </w:r>
      <w:r>
        <w:t>-20</w:t>
      </w:r>
      <w:r w:rsidR="006C6384">
        <w:t>31</w:t>
      </w:r>
      <w:r>
        <w:t xml:space="preserve">. </w:t>
      </w:r>
    </w:p>
    <w:tbl>
      <w:tblPr>
        <w:tblW w:w="5000" w:type="pct"/>
        <w:tblLayout w:type="fixed"/>
        <w:tblLook w:val="04A0" w:firstRow="1" w:lastRow="0" w:firstColumn="1" w:lastColumn="0" w:noHBand="0" w:noVBand="1"/>
      </w:tblPr>
      <w:tblGrid>
        <w:gridCol w:w="1457"/>
        <w:gridCol w:w="802"/>
        <w:gridCol w:w="783"/>
        <w:gridCol w:w="783"/>
        <w:gridCol w:w="782"/>
        <w:gridCol w:w="782"/>
        <w:gridCol w:w="782"/>
        <w:gridCol w:w="782"/>
        <w:gridCol w:w="782"/>
        <w:gridCol w:w="856"/>
        <w:gridCol w:w="769"/>
      </w:tblGrid>
      <w:tr w:rsidR="006C6384" w:rsidRPr="00AA68F8" w14:paraId="447AC57C" w14:textId="77777777" w:rsidTr="006C6384">
        <w:trPr>
          <w:trHeight w:val="300"/>
        </w:trPr>
        <w:tc>
          <w:tcPr>
            <w:tcW w:w="778" w:type="pct"/>
            <w:tcBorders>
              <w:top w:val="single" w:sz="8" w:space="0" w:color="auto"/>
              <w:left w:val="nil"/>
              <w:bottom w:val="single" w:sz="8" w:space="0" w:color="auto"/>
              <w:right w:val="nil"/>
            </w:tcBorders>
            <w:shd w:val="clear" w:color="auto" w:fill="auto"/>
            <w:noWrap/>
            <w:vAlign w:val="center"/>
            <w:hideMark/>
          </w:tcPr>
          <w:p w14:paraId="13557688"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14:paraId="50B0EE89"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8" w:type="pct"/>
            <w:tcBorders>
              <w:top w:val="single" w:sz="8" w:space="0" w:color="auto"/>
              <w:left w:val="nil"/>
              <w:bottom w:val="single" w:sz="8" w:space="0" w:color="auto"/>
              <w:right w:val="nil"/>
            </w:tcBorders>
            <w:shd w:val="clear" w:color="auto" w:fill="auto"/>
            <w:noWrap/>
            <w:vAlign w:val="center"/>
            <w:hideMark/>
          </w:tcPr>
          <w:p w14:paraId="2EBBE147"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14:paraId="78BE1CA8"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14:paraId="305E5E41"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14:paraId="2F52BBF5"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14:paraId="14015F67"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14:paraId="13B5AB24"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14:paraId="3B734AD0"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14:paraId="5109D305"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1" w:type="pct"/>
            <w:tcBorders>
              <w:top w:val="single" w:sz="8" w:space="0" w:color="auto"/>
              <w:left w:val="nil"/>
              <w:bottom w:val="single" w:sz="8" w:space="0" w:color="auto"/>
              <w:right w:val="nil"/>
            </w:tcBorders>
            <w:shd w:val="clear" w:color="auto" w:fill="auto"/>
            <w:noWrap/>
            <w:vAlign w:val="center"/>
            <w:hideMark/>
          </w:tcPr>
          <w:p w14:paraId="00F14F45"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6C6384" w:rsidRPr="00AA68F8" w14:paraId="02FFE1E4"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34F70176" w14:textId="77777777" w:rsidR="006C6384" w:rsidRPr="00AA68F8" w:rsidRDefault="006C6384" w:rsidP="00675BA1">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6C6384" w:rsidRPr="00AA68F8" w14:paraId="08F680CB" w14:textId="77777777" w:rsidTr="006C6384">
        <w:trPr>
          <w:trHeight w:val="245"/>
        </w:trPr>
        <w:tc>
          <w:tcPr>
            <w:tcW w:w="778" w:type="pct"/>
            <w:tcBorders>
              <w:top w:val="nil"/>
              <w:left w:val="nil"/>
              <w:bottom w:val="nil"/>
              <w:right w:val="nil"/>
            </w:tcBorders>
            <w:shd w:val="clear" w:color="auto" w:fill="auto"/>
            <w:noWrap/>
            <w:vAlign w:val="center"/>
            <w:hideMark/>
          </w:tcPr>
          <w:p w14:paraId="2D898906"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105A709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8" w:type="pct"/>
            <w:tcBorders>
              <w:top w:val="nil"/>
              <w:left w:val="nil"/>
              <w:bottom w:val="nil"/>
              <w:right w:val="nil"/>
            </w:tcBorders>
            <w:shd w:val="clear" w:color="auto" w:fill="auto"/>
            <w:noWrap/>
            <w:vAlign w:val="bottom"/>
            <w:hideMark/>
          </w:tcPr>
          <w:p w14:paraId="789D3CC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14:paraId="43323AF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14:paraId="790C31D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14:paraId="63E14D2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14:paraId="555A1D7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14:paraId="7D2A77C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14:paraId="6142546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14:paraId="48ABD88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1" w:type="pct"/>
            <w:tcBorders>
              <w:top w:val="nil"/>
              <w:left w:val="nil"/>
              <w:bottom w:val="nil"/>
              <w:right w:val="nil"/>
            </w:tcBorders>
            <w:shd w:val="clear" w:color="auto" w:fill="auto"/>
            <w:noWrap/>
            <w:vAlign w:val="bottom"/>
            <w:hideMark/>
          </w:tcPr>
          <w:p w14:paraId="039F150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6C6384" w:rsidRPr="00AA68F8" w14:paraId="5296D063" w14:textId="77777777" w:rsidTr="006C6384">
        <w:trPr>
          <w:trHeight w:val="245"/>
        </w:trPr>
        <w:tc>
          <w:tcPr>
            <w:tcW w:w="778" w:type="pct"/>
            <w:tcBorders>
              <w:top w:val="nil"/>
              <w:left w:val="nil"/>
              <w:bottom w:val="nil"/>
              <w:right w:val="nil"/>
            </w:tcBorders>
            <w:shd w:val="clear" w:color="auto" w:fill="auto"/>
            <w:noWrap/>
            <w:vAlign w:val="center"/>
            <w:hideMark/>
          </w:tcPr>
          <w:p w14:paraId="73B797A7"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6541CC7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8" w:type="pct"/>
            <w:tcBorders>
              <w:top w:val="nil"/>
              <w:left w:val="nil"/>
              <w:bottom w:val="nil"/>
              <w:right w:val="nil"/>
            </w:tcBorders>
            <w:shd w:val="clear" w:color="auto" w:fill="auto"/>
            <w:noWrap/>
            <w:vAlign w:val="bottom"/>
            <w:hideMark/>
          </w:tcPr>
          <w:p w14:paraId="284CDEB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14:paraId="280A1B1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14:paraId="26BEACD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14:paraId="7BFA236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14:paraId="462DEC9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14:paraId="6AD9DDD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14:paraId="431FF5B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14:paraId="3C22564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1" w:type="pct"/>
            <w:tcBorders>
              <w:top w:val="nil"/>
              <w:left w:val="nil"/>
              <w:bottom w:val="nil"/>
              <w:right w:val="nil"/>
            </w:tcBorders>
            <w:shd w:val="clear" w:color="auto" w:fill="auto"/>
            <w:noWrap/>
            <w:vAlign w:val="bottom"/>
            <w:hideMark/>
          </w:tcPr>
          <w:p w14:paraId="0C55CC9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6C6384" w:rsidRPr="00AA68F8" w14:paraId="73EAC870"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7EC558C0"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6C6384" w:rsidRPr="00AA68F8" w14:paraId="10BA8871" w14:textId="77777777" w:rsidTr="006C6384">
        <w:trPr>
          <w:trHeight w:val="245"/>
        </w:trPr>
        <w:tc>
          <w:tcPr>
            <w:tcW w:w="778" w:type="pct"/>
            <w:tcBorders>
              <w:top w:val="nil"/>
              <w:left w:val="nil"/>
              <w:bottom w:val="nil"/>
              <w:right w:val="nil"/>
            </w:tcBorders>
            <w:shd w:val="clear" w:color="auto" w:fill="auto"/>
            <w:noWrap/>
            <w:vAlign w:val="center"/>
            <w:hideMark/>
          </w:tcPr>
          <w:p w14:paraId="11187949"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72F19E1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8" w:type="pct"/>
            <w:tcBorders>
              <w:top w:val="nil"/>
              <w:left w:val="nil"/>
              <w:bottom w:val="nil"/>
              <w:right w:val="nil"/>
            </w:tcBorders>
            <w:shd w:val="clear" w:color="auto" w:fill="auto"/>
            <w:noWrap/>
            <w:vAlign w:val="bottom"/>
            <w:hideMark/>
          </w:tcPr>
          <w:p w14:paraId="3A4AB78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14:paraId="5F6F10C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14:paraId="42E47E1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14:paraId="52C6D8C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14:paraId="3176432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14:paraId="20F9E26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14:paraId="2D6EDFE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14:paraId="1190AF5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1" w:type="pct"/>
            <w:tcBorders>
              <w:top w:val="nil"/>
              <w:left w:val="nil"/>
              <w:bottom w:val="nil"/>
              <w:right w:val="nil"/>
            </w:tcBorders>
            <w:shd w:val="clear" w:color="auto" w:fill="auto"/>
            <w:noWrap/>
            <w:vAlign w:val="bottom"/>
            <w:hideMark/>
          </w:tcPr>
          <w:p w14:paraId="76A41B5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6C6384" w:rsidRPr="00AA68F8" w14:paraId="11BC23F8" w14:textId="77777777" w:rsidTr="006C6384">
        <w:trPr>
          <w:trHeight w:val="245"/>
        </w:trPr>
        <w:tc>
          <w:tcPr>
            <w:tcW w:w="778" w:type="pct"/>
            <w:tcBorders>
              <w:top w:val="nil"/>
              <w:left w:val="nil"/>
              <w:bottom w:val="nil"/>
              <w:right w:val="nil"/>
            </w:tcBorders>
            <w:shd w:val="clear" w:color="auto" w:fill="auto"/>
            <w:noWrap/>
            <w:vAlign w:val="center"/>
            <w:hideMark/>
          </w:tcPr>
          <w:p w14:paraId="5F111FCE"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2EFE09F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8" w:type="pct"/>
            <w:tcBorders>
              <w:top w:val="nil"/>
              <w:left w:val="nil"/>
              <w:bottom w:val="nil"/>
              <w:right w:val="nil"/>
            </w:tcBorders>
            <w:shd w:val="clear" w:color="auto" w:fill="auto"/>
            <w:noWrap/>
            <w:vAlign w:val="bottom"/>
            <w:hideMark/>
          </w:tcPr>
          <w:p w14:paraId="62D1F4D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14:paraId="2BA9E1D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14:paraId="2F4924B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14:paraId="2412116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14:paraId="6432EB4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14:paraId="107989A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14:paraId="21A239E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14:paraId="6794779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1" w:type="pct"/>
            <w:tcBorders>
              <w:top w:val="nil"/>
              <w:left w:val="nil"/>
              <w:bottom w:val="nil"/>
              <w:right w:val="nil"/>
            </w:tcBorders>
            <w:shd w:val="clear" w:color="auto" w:fill="auto"/>
            <w:noWrap/>
            <w:vAlign w:val="bottom"/>
            <w:hideMark/>
          </w:tcPr>
          <w:p w14:paraId="45BD7EF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6C6384" w:rsidRPr="00AA68F8" w14:paraId="553758B5"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79BCA5F3"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6C6384" w:rsidRPr="00AA68F8" w14:paraId="506B5FA2" w14:textId="77777777" w:rsidTr="006C6384">
        <w:trPr>
          <w:trHeight w:val="245"/>
        </w:trPr>
        <w:tc>
          <w:tcPr>
            <w:tcW w:w="778" w:type="pct"/>
            <w:tcBorders>
              <w:top w:val="nil"/>
              <w:left w:val="nil"/>
              <w:bottom w:val="nil"/>
              <w:right w:val="nil"/>
            </w:tcBorders>
            <w:shd w:val="clear" w:color="auto" w:fill="auto"/>
            <w:noWrap/>
            <w:vAlign w:val="center"/>
            <w:hideMark/>
          </w:tcPr>
          <w:p w14:paraId="4752F44A"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5472A13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8" w:type="pct"/>
            <w:tcBorders>
              <w:top w:val="nil"/>
              <w:left w:val="nil"/>
              <w:bottom w:val="nil"/>
              <w:right w:val="nil"/>
            </w:tcBorders>
            <w:shd w:val="clear" w:color="auto" w:fill="auto"/>
            <w:noWrap/>
            <w:vAlign w:val="bottom"/>
            <w:hideMark/>
          </w:tcPr>
          <w:p w14:paraId="4CA0594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14:paraId="3E8DFAD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14:paraId="67DDFD1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14:paraId="4A42A75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14:paraId="7A1B25A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14:paraId="7E80381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14:paraId="17F545B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14:paraId="37814D1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1" w:type="pct"/>
            <w:tcBorders>
              <w:top w:val="nil"/>
              <w:left w:val="nil"/>
              <w:bottom w:val="nil"/>
              <w:right w:val="nil"/>
            </w:tcBorders>
            <w:shd w:val="clear" w:color="auto" w:fill="auto"/>
            <w:noWrap/>
            <w:vAlign w:val="bottom"/>
            <w:hideMark/>
          </w:tcPr>
          <w:p w14:paraId="76770E4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6C6384" w:rsidRPr="00AA68F8" w14:paraId="0AA5A30B" w14:textId="77777777" w:rsidTr="006C6384">
        <w:trPr>
          <w:trHeight w:val="245"/>
        </w:trPr>
        <w:tc>
          <w:tcPr>
            <w:tcW w:w="778" w:type="pct"/>
            <w:tcBorders>
              <w:top w:val="nil"/>
              <w:left w:val="nil"/>
              <w:bottom w:val="nil"/>
              <w:right w:val="nil"/>
            </w:tcBorders>
            <w:shd w:val="clear" w:color="auto" w:fill="auto"/>
            <w:noWrap/>
            <w:vAlign w:val="center"/>
            <w:hideMark/>
          </w:tcPr>
          <w:p w14:paraId="4240995A"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4347E0D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8" w:type="pct"/>
            <w:tcBorders>
              <w:top w:val="nil"/>
              <w:left w:val="nil"/>
              <w:bottom w:val="nil"/>
              <w:right w:val="nil"/>
            </w:tcBorders>
            <w:shd w:val="clear" w:color="auto" w:fill="auto"/>
            <w:noWrap/>
            <w:vAlign w:val="bottom"/>
            <w:hideMark/>
          </w:tcPr>
          <w:p w14:paraId="3788AAF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14:paraId="11127A1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14:paraId="0CE2104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14:paraId="57976AC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14:paraId="66E83F3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14:paraId="76CE028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14:paraId="58442EA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14:paraId="4ABE209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1" w:type="pct"/>
            <w:tcBorders>
              <w:top w:val="nil"/>
              <w:left w:val="nil"/>
              <w:bottom w:val="nil"/>
              <w:right w:val="nil"/>
            </w:tcBorders>
            <w:shd w:val="clear" w:color="auto" w:fill="auto"/>
            <w:noWrap/>
            <w:vAlign w:val="bottom"/>
            <w:hideMark/>
          </w:tcPr>
          <w:p w14:paraId="7AF4567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6C6384" w:rsidRPr="00AA68F8" w14:paraId="54D22DE7"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0F6C9D10"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6C6384" w:rsidRPr="00AA68F8" w14:paraId="1C8C153E" w14:textId="77777777" w:rsidTr="006C6384">
        <w:trPr>
          <w:trHeight w:val="245"/>
        </w:trPr>
        <w:tc>
          <w:tcPr>
            <w:tcW w:w="778" w:type="pct"/>
            <w:tcBorders>
              <w:top w:val="nil"/>
              <w:left w:val="nil"/>
              <w:bottom w:val="nil"/>
              <w:right w:val="nil"/>
            </w:tcBorders>
            <w:shd w:val="clear" w:color="auto" w:fill="auto"/>
            <w:noWrap/>
            <w:vAlign w:val="center"/>
            <w:hideMark/>
          </w:tcPr>
          <w:p w14:paraId="1E37CE83"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5DFA380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8" w:type="pct"/>
            <w:tcBorders>
              <w:top w:val="nil"/>
              <w:left w:val="nil"/>
              <w:bottom w:val="nil"/>
              <w:right w:val="nil"/>
            </w:tcBorders>
            <w:shd w:val="clear" w:color="auto" w:fill="auto"/>
            <w:noWrap/>
            <w:vAlign w:val="bottom"/>
            <w:hideMark/>
          </w:tcPr>
          <w:p w14:paraId="6344467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14:paraId="4D50794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14:paraId="234A8E0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14:paraId="7E36D96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14:paraId="193F868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14:paraId="3519E7B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14:paraId="3DDAB05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14:paraId="09ACE70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1" w:type="pct"/>
            <w:tcBorders>
              <w:top w:val="nil"/>
              <w:left w:val="nil"/>
              <w:bottom w:val="nil"/>
              <w:right w:val="nil"/>
            </w:tcBorders>
            <w:shd w:val="clear" w:color="auto" w:fill="auto"/>
            <w:noWrap/>
            <w:vAlign w:val="bottom"/>
            <w:hideMark/>
          </w:tcPr>
          <w:p w14:paraId="4927F26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30,473 </w:t>
            </w:r>
          </w:p>
        </w:tc>
      </w:tr>
      <w:tr w:rsidR="006C6384" w:rsidRPr="00AA68F8" w14:paraId="15639D4B" w14:textId="77777777" w:rsidTr="006C6384">
        <w:trPr>
          <w:trHeight w:val="245"/>
        </w:trPr>
        <w:tc>
          <w:tcPr>
            <w:tcW w:w="778" w:type="pct"/>
            <w:tcBorders>
              <w:top w:val="nil"/>
              <w:left w:val="nil"/>
              <w:bottom w:val="nil"/>
              <w:right w:val="nil"/>
            </w:tcBorders>
            <w:shd w:val="clear" w:color="auto" w:fill="auto"/>
            <w:noWrap/>
            <w:vAlign w:val="center"/>
            <w:hideMark/>
          </w:tcPr>
          <w:p w14:paraId="4517B69A"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39C50BE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8" w:type="pct"/>
            <w:tcBorders>
              <w:top w:val="nil"/>
              <w:left w:val="nil"/>
              <w:bottom w:val="nil"/>
              <w:right w:val="nil"/>
            </w:tcBorders>
            <w:shd w:val="clear" w:color="auto" w:fill="auto"/>
            <w:noWrap/>
            <w:vAlign w:val="bottom"/>
            <w:hideMark/>
          </w:tcPr>
          <w:p w14:paraId="5767AF6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14:paraId="3FC2067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14:paraId="117F1EE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14:paraId="54D27B8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14:paraId="29D9FFE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14:paraId="2B3AFF2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14:paraId="115C85B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14:paraId="2583916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1" w:type="pct"/>
            <w:tcBorders>
              <w:top w:val="nil"/>
              <w:left w:val="nil"/>
              <w:bottom w:val="nil"/>
              <w:right w:val="nil"/>
            </w:tcBorders>
            <w:shd w:val="clear" w:color="auto" w:fill="auto"/>
            <w:noWrap/>
            <w:vAlign w:val="bottom"/>
            <w:hideMark/>
          </w:tcPr>
          <w:p w14:paraId="436F06C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6C6384" w:rsidRPr="00AA68F8" w14:paraId="7B4C0C59"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2996050A"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w:t>
            </w:r>
            <w:proofErr w:type="spellStart"/>
            <w:r w:rsidRPr="00AA68F8">
              <w:rPr>
                <w:rFonts w:ascii="Times New Roman" w:eastAsia="Times New Roman" w:hAnsi="Times New Roman" w:cs="Times New Roman"/>
                <w:b/>
                <w:bCs/>
                <w:sz w:val="20"/>
                <w:szCs w:val="20"/>
                <w:u w:val="single"/>
              </w:rPr>
              <w:t>F</w:t>
            </w:r>
            <w:r w:rsidRPr="00AA68F8">
              <w:rPr>
                <w:rFonts w:ascii="Times New Roman" w:eastAsia="Times New Roman" w:hAnsi="Times New Roman" w:cs="Times New Roman"/>
                <w:b/>
                <w:bCs/>
                <w:sz w:val="20"/>
                <w:szCs w:val="20"/>
                <w:u w:val="single"/>
                <w:vertAlign w:val="subscript"/>
              </w:rPr>
              <w:t>Status</w:t>
            </w:r>
            <w:proofErr w:type="spellEnd"/>
            <w:r w:rsidRPr="00AA68F8">
              <w:rPr>
                <w:rFonts w:ascii="Times New Roman" w:eastAsia="Times New Roman" w:hAnsi="Times New Roman" w:cs="Times New Roman"/>
                <w:b/>
                <w:bCs/>
                <w:sz w:val="20"/>
                <w:szCs w:val="20"/>
                <w:u w:val="single"/>
                <w:vertAlign w:val="subscript"/>
              </w:rPr>
              <w:t xml:space="preserve">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6C6384" w:rsidRPr="00AA68F8" w14:paraId="73BC8F44" w14:textId="77777777" w:rsidTr="006C6384">
        <w:trPr>
          <w:trHeight w:val="245"/>
        </w:trPr>
        <w:tc>
          <w:tcPr>
            <w:tcW w:w="778" w:type="pct"/>
            <w:tcBorders>
              <w:top w:val="nil"/>
              <w:left w:val="nil"/>
              <w:bottom w:val="nil"/>
              <w:right w:val="nil"/>
            </w:tcBorders>
            <w:shd w:val="clear" w:color="auto" w:fill="auto"/>
            <w:noWrap/>
            <w:vAlign w:val="center"/>
            <w:hideMark/>
          </w:tcPr>
          <w:p w14:paraId="2F82A99F"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2B1F2D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8" w:type="pct"/>
            <w:tcBorders>
              <w:top w:val="nil"/>
              <w:left w:val="nil"/>
              <w:bottom w:val="nil"/>
              <w:right w:val="nil"/>
            </w:tcBorders>
            <w:shd w:val="clear" w:color="auto" w:fill="auto"/>
            <w:noWrap/>
            <w:vAlign w:val="bottom"/>
            <w:hideMark/>
          </w:tcPr>
          <w:p w14:paraId="3FBDA67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14:paraId="69A7782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14:paraId="58B912A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14:paraId="4F0CBFF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14:paraId="372D753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14:paraId="65F7B7C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14:paraId="6B52D2A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14:paraId="6367CCF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1" w:type="pct"/>
            <w:tcBorders>
              <w:top w:val="nil"/>
              <w:left w:val="nil"/>
              <w:bottom w:val="nil"/>
              <w:right w:val="nil"/>
            </w:tcBorders>
            <w:shd w:val="clear" w:color="auto" w:fill="auto"/>
            <w:noWrap/>
            <w:vAlign w:val="bottom"/>
            <w:hideMark/>
          </w:tcPr>
          <w:p w14:paraId="2030306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6C6384" w:rsidRPr="00AA68F8" w14:paraId="2DCC61CE" w14:textId="77777777" w:rsidTr="006C6384">
        <w:trPr>
          <w:trHeight w:val="245"/>
        </w:trPr>
        <w:tc>
          <w:tcPr>
            <w:tcW w:w="778" w:type="pct"/>
            <w:tcBorders>
              <w:top w:val="nil"/>
              <w:left w:val="nil"/>
              <w:bottom w:val="single" w:sz="8" w:space="0" w:color="auto"/>
              <w:right w:val="nil"/>
            </w:tcBorders>
            <w:shd w:val="clear" w:color="auto" w:fill="auto"/>
            <w:noWrap/>
            <w:vAlign w:val="center"/>
            <w:hideMark/>
          </w:tcPr>
          <w:p w14:paraId="23D10CFB"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14:paraId="25EBB49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8" w:type="pct"/>
            <w:tcBorders>
              <w:top w:val="nil"/>
              <w:left w:val="nil"/>
              <w:bottom w:val="single" w:sz="8" w:space="0" w:color="auto"/>
              <w:right w:val="nil"/>
            </w:tcBorders>
            <w:shd w:val="clear" w:color="auto" w:fill="auto"/>
            <w:noWrap/>
            <w:vAlign w:val="bottom"/>
            <w:hideMark/>
          </w:tcPr>
          <w:p w14:paraId="5E7C535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14:paraId="6296BAF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14:paraId="4B8FD86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14:paraId="686D70C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14:paraId="498C9D8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14:paraId="3284C52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14:paraId="2A8B181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14:paraId="3529194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1" w:type="pct"/>
            <w:tcBorders>
              <w:top w:val="nil"/>
              <w:left w:val="nil"/>
              <w:bottom w:val="single" w:sz="8" w:space="0" w:color="auto"/>
              <w:right w:val="nil"/>
            </w:tcBorders>
            <w:shd w:val="clear" w:color="auto" w:fill="auto"/>
            <w:noWrap/>
            <w:vAlign w:val="bottom"/>
            <w:hideMark/>
          </w:tcPr>
          <w:p w14:paraId="04BBA59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14:paraId="14D0EE69" w14:textId="77777777" w:rsidR="006C6384" w:rsidRDefault="006C6384">
      <w:bookmarkStart w:id="85" w:name="fig-stockareas"/>
      <w:r>
        <w:br w:type="page"/>
      </w:r>
    </w:p>
    <w:tbl>
      <w:tblPr>
        <w:tblStyle w:val="Table"/>
        <w:tblW w:w="5000" w:type="pct"/>
        <w:tblLook w:val="0000" w:firstRow="0" w:lastRow="0" w:firstColumn="0" w:lastColumn="0" w:noHBand="0" w:noVBand="0"/>
      </w:tblPr>
      <w:tblGrid>
        <w:gridCol w:w="9360"/>
      </w:tblGrid>
      <w:tr w:rsidR="009750D6" w14:paraId="57DDCC4F" w14:textId="77777777" w:rsidTr="00675BA1">
        <w:tc>
          <w:tcPr>
            <w:tcW w:w="0" w:type="auto"/>
          </w:tcPr>
          <w:p w14:paraId="2E56EC11" w14:textId="77777777" w:rsidR="009750D6" w:rsidRDefault="009750D6" w:rsidP="00675BA1">
            <w:pPr>
              <w:pStyle w:val="Figure"/>
              <w:jc w:val="center"/>
            </w:pPr>
            <w:r>
              <w:rPr>
                <w:noProof/>
              </w:rPr>
              <w:drawing>
                <wp:inline distT="0" distB="0" distL="0" distR="0" wp14:anchorId="3F2287C1" wp14:editId="2ABEC2A5">
                  <wp:extent cx="5334000" cy="30003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2023_SWO_stock_boundary.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14:paraId="57AB0B4F" w14:textId="77777777" w:rsidR="009750D6" w:rsidRDefault="009750D6" w:rsidP="00675BA1">
            <w:pPr>
              <w:pStyle w:val="ImageCaption"/>
              <w:spacing w:before="200"/>
            </w:pPr>
            <w:r>
              <w:t xml:space="preserve">Figure S1: Western and Central North Pacific Ocean and </w:t>
            </w:r>
            <w:proofErr w:type="gramStart"/>
            <w:r>
              <w:t>North Eastern</w:t>
            </w:r>
            <w:proofErr w:type="gramEnd"/>
            <w:r>
              <w:t xml:space="preserve"> Pacific Ocean swordfish stock boundaries for the 2023 North Pacific swordfish assessment. Spatial structure is treated implicitly using fleets as areas.</w:t>
            </w:r>
          </w:p>
        </w:tc>
        <w:bookmarkEnd w:id="85"/>
      </w:tr>
    </w:tbl>
    <w:p w14:paraId="72F3E124" w14:textId="77777777" w:rsidR="009750D6" w:rsidRDefault="009750D6" w:rsidP="009750D6">
      <w:pPr>
        <w:pStyle w:val="a0"/>
      </w:pPr>
      <w:r>
        <w:t xml:space="preserve"> </w:t>
      </w:r>
    </w:p>
    <w:tbl>
      <w:tblPr>
        <w:tblStyle w:val="Table"/>
        <w:tblW w:w="5000" w:type="pct"/>
        <w:tblLook w:val="0000" w:firstRow="0" w:lastRow="0" w:firstColumn="0" w:lastColumn="0" w:noHBand="0" w:noVBand="0"/>
      </w:tblPr>
      <w:tblGrid>
        <w:gridCol w:w="9360"/>
      </w:tblGrid>
      <w:tr w:rsidR="009750D6" w14:paraId="257711EE" w14:textId="77777777" w:rsidTr="00675BA1">
        <w:tc>
          <w:tcPr>
            <w:tcW w:w="0" w:type="auto"/>
          </w:tcPr>
          <w:p w14:paraId="1111183E" w14:textId="77777777" w:rsidR="009750D6" w:rsidRDefault="009750D6" w:rsidP="00675BA1">
            <w:pPr>
              <w:pStyle w:val="Figure"/>
              <w:jc w:val="center"/>
            </w:pPr>
            <w:bookmarkStart w:id="86" w:name="fig-catchbycountry"/>
            <w:r>
              <w:rPr>
                <w:noProof/>
              </w:rPr>
              <w:drawing>
                <wp:inline distT="0" distB="0" distL="0" distR="0" wp14:anchorId="733DEB03" wp14:editId="296DBF56">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BILLWG_ExecSum_files/figure-docx/fig-catchbycountry-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57DBC73B" w14:textId="77777777" w:rsidR="009750D6" w:rsidRDefault="009750D6" w:rsidP="00675BA1">
            <w:pPr>
              <w:pStyle w:val="ImageCaption"/>
              <w:spacing w:before="200"/>
            </w:pPr>
            <w:r>
              <w:t>Figure S2: Annual catch of NP swordfish by country or commission and area.</w:t>
            </w:r>
          </w:p>
        </w:tc>
        <w:bookmarkEnd w:id="86"/>
      </w:tr>
    </w:tbl>
    <w:p w14:paraId="63F795B9" w14:textId="77777777" w:rsidR="009750D6" w:rsidRDefault="009750D6" w:rsidP="009750D6">
      <w:pPr>
        <w:pStyle w:val="a0"/>
      </w:pPr>
      <w:r>
        <w:t xml:space="preserve"> </w:t>
      </w:r>
    </w:p>
    <w:tbl>
      <w:tblPr>
        <w:tblStyle w:val="Table"/>
        <w:tblW w:w="5000" w:type="pct"/>
        <w:tblLook w:val="0000" w:firstRow="0" w:lastRow="0" w:firstColumn="0" w:lastColumn="0" w:noHBand="0" w:noVBand="0"/>
      </w:tblPr>
      <w:tblGrid>
        <w:gridCol w:w="4420"/>
        <w:gridCol w:w="4940"/>
      </w:tblGrid>
      <w:tr w:rsidR="009750D6" w14:paraId="406EB053" w14:textId="77777777" w:rsidTr="00675BA1">
        <w:tc>
          <w:tcPr>
            <w:tcW w:w="0" w:type="auto"/>
          </w:tcPr>
          <w:tbl>
            <w:tblPr>
              <w:tblStyle w:val="Table"/>
              <w:tblW w:w="5000" w:type="pct"/>
              <w:tblLook w:val="0000" w:firstRow="0" w:lastRow="0" w:firstColumn="0" w:lastColumn="0" w:noHBand="0" w:noVBand="0"/>
            </w:tblPr>
            <w:tblGrid>
              <w:gridCol w:w="4204"/>
            </w:tblGrid>
            <w:tr w:rsidR="009750D6" w14:paraId="4D4B8F7C" w14:textId="77777777" w:rsidTr="00675BA1">
              <w:tc>
                <w:tcPr>
                  <w:tcW w:w="0" w:type="auto"/>
                </w:tcPr>
                <w:p w14:paraId="2C37D83D" w14:textId="77777777" w:rsidR="009750D6" w:rsidRDefault="009750D6" w:rsidP="00675BA1">
                  <w:pPr>
                    <w:pStyle w:val="Figure"/>
                    <w:jc w:val="center"/>
                  </w:pPr>
                  <w:bookmarkStart w:id="87" w:name="fig-summarybiomass-1"/>
                  <w:r>
                    <w:rPr>
                      <w:noProof/>
                    </w:rPr>
                    <w:drawing>
                      <wp:inline distT="0" distB="0" distL="0" distR="0" wp14:anchorId="725219C9" wp14:editId="52B4222A">
                        <wp:extent cx="2627453" cy="2377440"/>
                        <wp:effectExtent l="0" t="0" r="1905" b="3810"/>
                        <wp:docPr id="30" name="Picture"/>
                        <wp:cNvGraphicFramePr/>
                        <a:graphic xmlns:a="http://schemas.openxmlformats.org/drawingml/2006/main">
                          <a:graphicData uri="http://schemas.openxmlformats.org/drawingml/2006/picture">
                            <pic:pic xmlns:pic="http://schemas.openxmlformats.org/drawingml/2006/picture">
                              <pic:nvPicPr>
                                <pic:cNvPr id="31" name="Picture" descr="BILLWG_ExecSum_files/figure-docx/fig-summarybiomass-1.png"/>
                                <pic:cNvPicPr>
                                  <a:picLocks noChangeAspect="1" noChangeArrowheads="1"/>
                                </pic:cNvPicPr>
                              </pic:nvPicPr>
                              <pic:blipFill>
                                <a:blip r:embed="rId9"/>
                                <a:stretch>
                                  <a:fillRect/>
                                </a:stretch>
                              </pic:blipFill>
                              <pic:spPr bwMode="auto">
                                <a:xfrm>
                                  <a:off x="0" y="0"/>
                                  <a:ext cx="2686543" cy="2430908"/>
                                </a:xfrm>
                                <a:prstGeom prst="rect">
                                  <a:avLst/>
                                </a:prstGeom>
                                <a:noFill/>
                                <a:ln w="9525">
                                  <a:noFill/>
                                  <a:headEnd/>
                                  <a:tailEnd/>
                                </a:ln>
                              </pic:spPr>
                            </pic:pic>
                          </a:graphicData>
                        </a:graphic>
                      </wp:inline>
                    </w:drawing>
                  </w:r>
                </w:p>
                <w:p w14:paraId="756F6390" w14:textId="77777777" w:rsidR="009750D6" w:rsidRDefault="009750D6" w:rsidP="00675BA1">
                  <w:pPr>
                    <w:pStyle w:val="ImageCaption"/>
                    <w:spacing w:before="200"/>
                  </w:pPr>
                  <w:r>
                    <w:t>(a)</w:t>
                  </w:r>
                </w:p>
              </w:tc>
              <w:bookmarkEnd w:id="87"/>
            </w:tr>
          </w:tbl>
          <w:p w14:paraId="66CC71C5" w14:textId="77777777" w:rsidR="009750D6" w:rsidRDefault="009750D6" w:rsidP="00675BA1"/>
        </w:tc>
        <w:tc>
          <w:tcPr>
            <w:tcW w:w="0" w:type="auto"/>
          </w:tcPr>
          <w:tbl>
            <w:tblPr>
              <w:tblStyle w:val="Table"/>
              <w:tblW w:w="5000" w:type="pct"/>
              <w:tblLook w:val="0000" w:firstRow="0" w:lastRow="0" w:firstColumn="0" w:lastColumn="0" w:noHBand="0" w:noVBand="0"/>
            </w:tblPr>
            <w:tblGrid>
              <w:gridCol w:w="4724"/>
            </w:tblGrid>
            <w:tr w:rsidR="009750D6" w14:paraId="11EFE806" w14:textId="77777777" w:rsidTr="00675BA1">
              <w:tc>
                <w:tcPr>
                  <w:tcW w:w="0" w:type="auto"/>
                </w:tcPr>
                <w:p w14:paraId="4C3577B8" w14:textId="77777777" w:rsidR="009750D6" w:rsidRDefault="009750D6" w:rsidP="00675BA1">
                  <w:pPr>
                    <w:pStyle w:val="Figure"/>
                    <w:jc w:val="center"/>
                  </w:pPr>
                  <w:bookmarkStart w:id="88" w:name="fig-summarybiomass-2"/>
                  <w:r>
                    <w:rPr>
                      <w:noProof/>
                    </w:rPr>
                    <w:drawing>
                      <wp:inline distT="0" distB="0" distL="0" distR="0" wp14:anchorId="638F7FB2" wp14:editId="1322B2B9">
                        <wp:extent cx="2971800" cy="237744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BILLWG_ExecSum_files/figure-docx/fig-summarybiomass-2.png"/>
                                <pic:cNvPicPr>
                                  <a:picLocks noChangeAspect="1" noChangeArrowheads="1"/>
                                </pic:cNvPicPr>
                              </pic:nvPicPr>
                              <pic:blipFill>
                                <a:blip r:embed="rId10"/>
                                <a:stretch>
                                  <a:fillRect/>
                                </a:stretch>
                              </pic:blipFill>
                              <pic:spPr bwMode="auto">
                                <a:xfrm>
                                  <a:off x="0" y="0"/>
                                  <a:ext cx="2971800" cy="2377440"/>
                                </a:xfrm>
                                <a:prstGeom prst="rect">
                                  <a:avLst/>
                                </a:prstGeom>
                                <a:noFill/>
                                <a:ln w="9525">
                                  <a:noFill/>
                                  <a:headEnd/>
                                  <a:tailEnd/>
                                </a:ln>
                              </pic:spPr>
                            </pic:pic>
                          </a:graphicData>
                        </a:graphic>
                      </wp:inline>
                    </w:drawing>
                  </w:r>
                </w:p>
                <w:p w14:paraId="3A3EAFED" w14:textId="77777777" w:rsidR="009750D6" w:rsidRDefault="009750D6" w:rsidP="00675BA1">
                  <w:pPr>
                    <w:pStyle w:val="ImageCaption"/>
                    <w:spacing w:before="200"/>
                  </w:pPr>
                  <w:r>
                    <w:t>(b)</w:t>
                  </w:r>
                </w:p>
              </w:tc>
              <w:bookmarkEnd w:id="88"/>
            </w:tr>
          </w:tbl>
          <w:p w14:paraId="3BA4E840" w14:textId="77777777" w:rsidR="009750D6" w:rsidRDefault="009750D6" w:rsidP="00675BA1"/>
        </w:tc>
      </w:tr>
    </w:tbl>
    <w:p w14:paraId="716F2828" w14:textId="77777777" w:rsidR="009750D6" w:rsidRDefault="009750D6" w:rsidP="009750D6">
      <w:pPr>
        <w:framePr w:h="0" w:wrap="auto" w:hAnchor="margin" w:xAlign="right" w:yAlign="top"/>
      </w:pPr>
    </w:p>
    <w:tbl>
      <w:tblPr>
        <w:tblStyle w:val="Table"/>
        <w:tblW w:w="5000" w:type="pct"/>
        <w:tblLook w:val="0000" w:firstRow="0" w:lastRow="0" w:firstColumn="0" w:lastColumn="0" w:noHBand="0" w:noVBand="0"/>
      </w:tblPr>
      <w:tblGrid>
        <w:gridCol w:w="4376"/>
        <w:gridCol w:w="4984"/>
      </w:tblGrid>
      <w:tr w:rsidR="009750D6" w14:paraId="4FEE5C8D" w14:textId="77777777" w:rsidTr="00675BA1">
        <w:tc>
          <w:tcPr>
            <w:tcW w:w="0" w:type="auto"/>
          </w:tcPr>
          <w:tbl>
            <w:tblPr>
              <w:tblStyle w:val="Table"/>
              <w:tblW w:w="5000" w:type="pct"/>
              <w:tblLook w:val="0000" w:firstRow="0" w:lastRow="0" w:firstColumn="0" w:lastColumn="0" w:noHBand="0" w:noVBand="0"/>
            </w:tblPr>
            <w:tblGrid>
              <w:gridCol w:w="4160"/>
            </w:tblGrid>
            <w:tr w:rsidR="009750D6" w14:paraId="160F3D4E" w14:textId="77777777" w:rsidTr="00675BA1">
              <w:tc>
                <w:tcPr>
                  <w:tcW w:w="0" w:type="auto"/>
                </w:tcPr>
                <w:p w14:paraId="506475B9" w14:textId="77777777" w:rsidR="009750D6" w:rsidRDefault="009750D6" w:rsidP="00675BA1">
                  <w:pPr>
                    <w:pStyle w:val="Figure"/>
                    <w:jc w:val="center"/>
                  </w:pPr>
                  <w:bookmarkStart w:id="89" w:name="fig-summarybiomass-3"/>
                  <w:r>
                    <w:rPr>
                      <w:noProof/>
                    </w:rPr>
                    <w:drawing>
                      <wp:inline distT="0" distB="0" distL="0" distR="0" wp14:anchorId="352F1BA1" wp14:editId="6B43C0B5">
                        <wp:extent cx="2575367" cy="2377440"/>
                        <wp:effectExtent l="0" t="0" r="0" b="3810"/>
                        <wp:docPr id="38" name="Picture"/>
                        <wp:cNvGraphicFramePr/>
                        <a:graphic xmlns:a="http://schemas.openxmlformats.org/drawingml/2006/main">
                          <a:graphicData uri="http://schemas.openxmlformats.org/drawingml/2006/picture">
                            <pic:pic xmlns:pic="http://schemas.openxmlformats.org/drawingml/2006/picture">
                              <pic:nvPicPr>
                                <pic:cNvPr id="39" name="Picture" descr="BILLWG_ExecSum_files/figure-docx/fig-summarybiomass-3.png"/>
                                <pic:cNvPicPr>
                                  <a:picLocks noChangeAspect="1" noChangeArrowheads="1"/>
                                </pic:cNvPicPr>
                              </pic:nvPicPr>
                              <pic:blipFill>
                                <a:blip r:embed="rId11"/>
                                <a:stretch>
                                  <a:fillRect/>
                                </a:stretch>
                              </pic:blipFill>
                              <pic:spPr bwMode="auto">
                                <a:xfrm>
                                  <a:off x="0" y="0"/>
                                  <a:ext cx="2587172" cy="2388338"/>
                                </a:xfrm>
                                <a:prstGeom prst="rect">
                                  <a:avLst/>
                                </a:prstGeom>
                                <a:noFill/>
                                <a:ln w="9525">
                                  <a:noFill/>
                                  <a:headEnd/>
                                  <a:tailEnd/>
                                </a:ln>
                              </pic:spPr>
                            </pic:pic>
                          </a:graphicData>
                        </a:graphic>
                      </wp:inline>
                    </w:drawing>
                  </w:r>
                </w:p>
                <w:p w14:paraId="39052954" w14:textId="77777777" w:rsidR="009750D6" w:rsidRDefault="009750D6" w:rsidP="00675BA1">
                  <w:pPr>
                    <w:pStyle w:val="ImageCaption"/>
                    <w:spacing w:before="200"/>
                  </w:pPr>
                  <w:r>
                    <w:t>(c)</w:t>
                  </w:r>
                </w:p>
              </w:tc>
              <w:bookmarkEnd w:id="89"/>
            </w:tr>
          </w:tbl>
          <w:p w14:paraId="61AF9F3E" w14:textId="77777777" w:rsidR="009750D6" w:rsidRDefault="009750D6" w:rsidP="00675BA1"/>
        </w:tc>
        <w:tc>
          <w:tcPr>
            <w:tcW w:w="0" w:type="auto"/>
          </w:tcPr>
          <w:tbl>
            <w:tblPr>
              <w:tblStyle w:val="Table"/>
              <w:tblW w:w="5000" w:type="pct"/>
              <w:tblLook w:val="0000" w:firstRow="0" w:lastRow="0" w:firstColumn="0" w:lastColumn="0" w:noHBand="0" w:noVBand="0"/>
            </w:tblPr>
            <w:tblGrid>
              <w:gridCol w:w="4768"/>
            </w:tblGrid>
            <w:tr w:rsidR="009750D6" w14:paraId="5F628D8B" w14:textId="77777777" w:rsidTr="00675BA1">
              <w:tc>
                <w:tcPr>
                  <w:tcW w:w="0" w:type="auto"/>
                </w:tcPr>
                <w:p w14:paraId="297CF96C" w14:textId="77777777" w:rsidR="009750D6" w:rsidRDefault="009750D6" w:rsidP="00675BA1">
                  <w:pPr>
                    <w:pStyle w:val="Figure"/>
                    <w:jc w:val="center"/>
                  </w:pPr>
                  <w:bookmarkStart w:id="90" w:name="fig-summarybiomass-4"/>
                  <w:r>
                    <w:rPr>
                      <w:noProof/>
                    </w:rPr>
                    <w:drawing>
                      <wp:inline distT="0" distB="0" distL="0" distR="0" wp14:anchorId="2144DC10" wp14:editId="69BB1279">
                        <wp:extent cx="2971800" cy="237744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BILLWG_ExecSum_files/figure-docx/fig-summarybiomass-4.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14:paraId="3A796D4A" w14:textId="77777777" w:rsidR="009750D6" w:rsidRDefault="009750D6" w:rsidP="00675BA1">
                  <w:pPr>
                    <w:pStyle w:val="ImageCaption"/>
                    <w:spacing w:before="200"/>
                  </w:pPr>
                  <w:r>
                    <w:t>(d)</w:t>
                  </w:r>
                </w:p>
              </w:tc>
              <w:bookmarkEnd w:id="90"/>
            </w:tr>
          </w:tbl>
          <w:p w14:paraId="62DCE948" w14:textId="77777777" w:rsidR="009750D6" w:rsidRDefault="009750D6" w:rsidP="00675BA1"/>
        </w:tc>
      </w:tr>
    </w:tbl>
    <w:p w14:paraId="06616E8F" w14:textId="349D3C6D" w:rsidR="009750D6" w:rsidRDefault="009750D6" w:rsidP="009750D6">
      <w:pPr>
        <w:pStyle w:val="ImageCaption"/>
        <w:spacing w:before="200"/>
      </w:pPr>
      <w:r>
        <w:t>Figure S3: Time series of estimates of (a) population biomass (age 1+), (b) spawning biomass, (c) instantaneous fishing mortality (average for age 1-10, year</w:t>
      </w:r>
      <w:r>
        <w:rPr>
          <w:vertAlign w:val="superscript"/>
        </w:rPr>
        <w:t>-1</w:t>
      </w:r>
      <w:r>
        <w:t>), and (d) recruitment (age-0 fish) for North Pacific swordfish (</w:t>
      </w:r>
      <w:r>
        <w:rPr>
          <w:iCs/>
        </w:rPr>
        <w:t>Xiphias gladius</w:t>
      </w:r>
      <w:r>
        <w:t>) derived from the 2023 stock assessment. The circles represent</w:t>
      </w:r>
      <w:del w:id="91" w:author="KAI Mikihiko" w:date="2023-05-19T05:54:00Z">
        <w:r w:rsidDel="00AB1C4B">
          <w:delText>s</w:delText>
        </w:r>
      </w:del>
      <w:r>
        <w:t xml:space="preserve">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p w14:paraId="62DB158D" w14:textId="77777777" w:rsidR="009750D6" w:rsidRDefault="009750D6" w:rsidP="009750D6">
      <w:pPr>
        <w:pStyle w:val="a0"/>
      </w:pPr>
      <w:r>
        <w:t xml:space="preserve"> </w:t>
      </w:r>
    </w:p>
    <w:tbl>
      <w:tblPr>
        <w:tblStyle w:val="Table"/>
        <w:tblW w:w="5000" w:type="pct"/>
        <w:tblLook w:val="0000" w:firstRow="0" w:lastRow="0" w:firstColumn="0" w:lastColumn="0" w:noHBand="0" w:noVBand="0"/>
      </w:tblPr>
      <w:tblGrid>
        <w:gridCol w:w="9360"/>
      </w:tblGrid>
      <w:tr w:rsidR="009750D6" w14:paraId="072503AA" w14:textId="77777777" w:rsidTr="00675BA1">
        <w:tc>
          <w:tcPr>
            <w:tcW w:w="0" w:type="auto"/>
          </w:tcPr>
          <w:p w14:paraId="09D6A582" w14:textId="77777777" w:rsidR="009750D6" w:rsidRDefault="009750D6" w:rsidP="00675BA1">
            <w:pPr>
              <w:pStyle w:val="Figure"/>
              <w:jc w:val="center"/>
            </w:pPr>
            <w:bookmarkStart w:id="92" w:name="fig-Kobe"/>
            <w:r>
              <w:rPr>
                <w:noProof/>
              </w:rPr>
              <w:drawing>
                <wp:inline distT="0" distB="0" distL="0" distR="0" wp14:anchorId="48C0A2CB" wp14:editId="213222BC">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BILLWG_ExecSum_files/figure-docx/fig-Kobe-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0A981331" w14:textId="77777777" w:rsidR="009750D6" w:rsidRDefault="009750D6" w:rsidP="00675BA1">
            <w:pPr>
              <w:pStyle w:val="ImageCaption"/>
              <w:spacing w:before="200"/>
            </w:pPr>
            <w:r>
              <w:t xml:space="preserve">Figure S4: Kobe plot of the time series of estimates of relative fishing mortality (average of age 1-10) and relative spawning stock biomass of North Pacific </w:t>
            </w:r>
            <w:proofErr w:type="spellStart"/>
            <w:r>
              <w:t>swordish</w:t>
            </w:r>
            <w:proofErr w:type="spellEnd"/>
            <w:r>
              <w:t xml:space="preserve"> (</w:t>
            </w:r>
            <w:r>
              <w:rPr>
                <w:iCs/>
              </w:rPr>
              <w:t>Xiphias gladius</w:t>
            </w:r>
            <w:r>
              <w:t>) during 1977-2020. The first white dot indicates 1975, subsequent dots are in 5-year increments. Shading indicates 50%, 80%, and 95% confidence intervals, respectively.</w:t>
            </w:r>
          </w:p>
        </w:tc>
        <w:bookmarkEnd w:id="92"/>
      </w:tr>
      <w:tr w:rsidR="009750D6" w14:paraId="58DB1E07" w14:textId="77777777" w:rsidTr="00675BA1">
        <w:tc>
          <w:tcPr>
            <w:tcW w:w="0" w:type="auto"/>
          </w:tcPr>
          <w:p w14:paraId="320A4176" w14:textId="77777777" w:rsidR="009750D6" w:rsidRDefault="009750D6" w:rsidP="00675BA1">
            <w:pPr>
              <w:pStyle w:val="Figure"/>
              <w:jc w:val="center"/>
            </w:pPr>
            <w:r>
              <w:t xml:space="preserve"> </w:t>
            </w:r>
            <w:r>
              <w:rPr>
                <w:noProof/>
              </w:rPr>
              <w:drawing>
                <wp:inline distT="0" distB="0" distL="0" distR="0" wp14:anchorId="1B6B49BC" wp14:editId="7DF8770D">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BILLWG_ExecSum_files/figure-docx/fig-projectionssb-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4E7E2841" w14:textId="77777777" w:rsidR="009750D6" w:rsidRDefault="009750D6" w:rsidP="00675BA1">
            <w:pPr>
              <w:pStyle w:val="ImageCaption"/>
              <w:spacing w:before="200"/>
            </w:pPr>
            <w:r>
              <w:t>Figure S5: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tr>
    </w:tbl>
    <w:p w14:paraId="691BD944" w14:textId="77777777" w:rsidR="009750D6" w:rsidRDefault="009750D6" w:rsidP="009750D6">
      <w:pPr>
        <w:pStyle w:val="a0"/>
      </w:pPr>
      <w:r>
        <w:t xml:space="preserve"> </w:t>
      </w:r>
    </w:p>
    <w:tbl>
      <w:tblPr>
        <w:tblStyle w:val="Table"/>
        <w:tblW w:w="5000" w:type="pct"/>
        <w:tblLook w:val="0000" w:firstRow="0" w:lastRow="0" w:firstColumn="0" w:lastColumn="0" w:noHBand="0" w:noVBand="0"/>
      </w:tblPr>
      <w:tblGrid>
        <w:gridCol w:w="9360"/>
      </w:tblGrid>
      <w:tr w:rsidR="009750D6" w14:paraId="5F70AC77" w14:textId="77777777" w:rsidTr="00675BA1">
        <w:tc>
          <w:tcPr>
            <w:tcW w:w="0" w:type="auto"/>
          </w:tcPr>
          <w:p w14:paraId="6C6B0707" w14:textId="77777777" w:rsidR="009750D6" w:rsidRDefault="009750D6" w:rsidP="00675BA1">
            <w:pPr>
              <w:pStyle w:val="Figure"/>
              <w:jc w:val="center"/>
            </w:pPr>
            <w:r>
              <w:rPr>
                <w:noProof/>
              </w:rPr>
              <w:drawing>
                <wp:inline distT="0" distB="0" distL="0" distR="0" wp14:anchorId="3FFC320C" wp14:editId="4918C7CE">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BILLWG_ExecSum_files/figure-docx/fig-projectioncatch-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60F98503" w14:textId="77777777" w:rsidR="009750D6" w:rsidRDefault="009750D6" w:rsidP="00675BA1">
            <w:pPr>
              <w:pStyle w:val="ImageCaption"/>
              <w:spacing w:before="200"/>
            </w:pPr>
            <w:r>
              <w:t>Figure S6: Historical and projected trajectories of catch from the North Pacific swordfish base case model based upon F scenarios. The list of projection scenarios can be found in Table S3.</w:t>
            </w:r>
          </w:p>
        </w:tc>
      </w:tr>
      <w:bookmarkEnd w:id="10"/>
    </w:tbl>
    <w:p w14:paraId="00952C0C" w14:textId="77777777" w:rsidR="006C6384" w:rsidRDefault="006C6384">
      <w:pPr>
        <w:pStyle w:val="1"/>
      </w:pPr>
    </w:p>
    <w:p w14:paraId="75C78187" w14:textId="77777777" w:rsidR="006C6384" w:rsidRDefault="006C6384" w:rsidP="006C6384">
      <w:pPr>
        <w:pStyle w:val="a0"/>
        <w:rPr>
          <w:rFonts w:asciiTheme="majorHAnsi" w:eastAsiaTheme="majorEastAsia" w:hAnsiTheme="majorHAnsi" w:cstheme="majorBidi"/>
          <w:color w:val="4F81BD" w:themeColor="accent1"/>
          <w:sz w:val="32"/>
          <w:szCs w:val="32"/>
        </w:rPr>
      </w:pPr>
      <w:r>
        <w:br w:type="page"/>
      </w:r>
    </w:p>
    <w:p w14:paraId="01C10897" w14:textId="77777777" w:rsidR="00EB2A87" w:rsidRDefault="00161630">
      <w:pPr>
        <w:pStyle w:val="1"/>
      </w:pPr>
      <w:r>
        <w:t xml:space="preserve">2023 </w:t>
      </w:r>
      <w:r w:rsidR="009750D6">
        <w:t>North Pacific Swordfish</w:t>
      </w:r>
      <w:r>
        <w:t xml:space="preserve"> Assessment</w:t>
      </w:r>
    </w:p>
    <w:p w14:paraId="65734120" w14:textId="77777777" w:rsidR="00EB2A87" w:rsidRDefault="00161630">
      <w:pPr>
        <w:pStyle w:val="2"/>
      </w:pPr>
      <w:bookmarkStart w:id="93" w:name="introduction"/>
      <w:r>
        <w:t>Introduction</w:t>
      </w:r>
    </w:p>
    <w:p w14:paraId="11965248" w14:textId="4C6F2D72" w:rsidR="00EB2A87" w:rsidRDefault="00161630">
      <w:pPr>
        <w:pStyle w:val="FirstParagraph"/>
      </w:pPr>
      <w:r>
        <w:t>The Billfish Working Group (BILLWG or WG) of the International Scientific Committee for Tuna and Tuna-like Species in the North Pacific Ocean (ISC) completed a benchmark stock assessment for North Pacific swordfish (</w:t>
      </w:r>
      <w:r w:rsidRPr="00691048">
        <w:rPr>
          <w:i/>
        </w:rPr>
        <w:t>Xiphias gladius</w:t>
      </w:r>
      <w:r w:rsidR="00691048">
        <w:t xml:space="preserve">, </w:t>
      </w:r>
      <w:r>
        <w:t xml:space="preserve">NP SWO) in 2018 (ISC, 2018). The assessment results indicated that the stock status was not </w:t>
      </w:r>
      <w:proofErr w:type="gramStart"/>
      <w:r>
        <w:t>overfished</w:t>
      </w:r>
      <w:proofErr w:type="gramEnd"/>
      <w:r>
        <w:t xml:space="preserve"> and overfishing was not occurring relative to MSY-based reference points. The BILLWG agreed to conduct a new benchmark stock assessment in 2023. The BILLWG held a hybrid data preparatory meeting in Yokohama, Japan December 2022 to evaluate new stock structure, updated life history parameters and fishery data (ISC, 2023). Then the BILLWG conducted the </w:t>
      </w:r>
      <w:ins w:id="94" w:author="KAI Mikihiko" w:date="2023-05-19T05:57:00Z">
        <w:r w:rsidR="00AB1C4B">
          <w:t xml:space="preserve">benchmark </w:t>
        </w:r>
      </w:ins>
      <w:r>
        <w:t xml:space="preserve">stock assessment at a hybrid meeting in Honolulu, HI </w:t>
      </w:r>
      <w:r w:rsidR="005C1283">
        <w:t xml:space="preserve">in </w:t>
      </w:r>
      <w:r>
        <w:t>April 2023. This report describes the 2023 stock assessment for the NP SWO stock. The best available scientific information including the up-to-date catch, catch-per-unit-effort (CPUE), and composition data from 1975-2021 were provided by individual ISC countries, the Western and Central Pacific Fisheries Commission (WCPFC), and the Inter-American Tropical Tuna Commission (IATTC). The 2023 assessment was an age-structured integrated-assessment model using the modeling platform Stock Synthesis (SS</w:t>
      </w:r>
      <w:ins w:id="95" w:author="KAI Mikihiko" w:date="2023-05-19T05:58:00Z">
        <w:r w:rsidR="00AB1C4B">
          <w:t>3</w:t>
        </w:r>
      </w:ins>
      <w:r>
        <w:t>) version 3.30.20.</w:t>
      </w:r>
    </w:p>
    <w:p w14:paraId="4EDF3C9E" w14:textId="77777777" w:rsidR="00EB2A87" w:rsidRDefault="00161630">
      <w:pPr>
        <w:pStyle w:val="2"/>
      </w:pPr>
      <w:bookmarkStart w:id="96" w:name="materials-and-methods"/>
      <w:bookmarkEnd w:id="93"/>
      <w:r>
        <w:t>Materials and Methods</w:t>
      </w:r>
    </w:p>
    <w:p w14:paraId="65255688" w14:textId="77777777" w:rsidR="00EB2A87" w:rsidRDefault="00161630">
      <w:pPr>
        <w:pStyle w:val="3"/>
      </w:pPr>
      <w:bookmarkStart w:id="97" w:name="spatial-and-temporal-stratification"/>
      <w:r>
        <w:t>Spatial and Temporal Stratification</w:t>
      </w:r>
    </w:p>
    <w:p w14:paraId="64759724" w14:textId="77777777" w:rsidR="00EB2A87" w:rsidRDefault="00161630">
      <w:pPr>
        <w:pStyle w:val="FirstParagraph"/>
      </w:pPr>
      <w:r>
        <w:t>The geographic area encompassed in the assessment for NP SWO was the North Pacific Ocean bounded by the equator in the WCPFC convention area boundary at 150°W and 10°N in the IATTC convention area (</w:t>
      </w:r>
      <w:hyperlink w:anchor="fig-stockareas2">
        <w:r>
          <w:rPr>
            <w:rStyle w:val="ad"/>
          </w:rPr>
          <w:t>Figure 1</w:t>
        </w:r>
      </w:hyperlink>
      <w:r>
        <w:t xml:space="preserve">). Three types of data were used: fishery-specific catches, relative abundance indices, and length measurements. The fishery data were compiled for 1975-2021, noting that the catch data and length composition data were compiled and modeled on a quarterly basis. Available data, sources of data, and temporal coverage of the datasets used in the stock assessment are summarized in </w:t>
      </w:r>
      <w:hyperlink w:anchor="fig-dataplot">
        <w:r>
          <w:rPr>
            <w:rStyle w:val="ad"/>
          </w:rPr>
          <w:t>Figure 2</w:t>
        </w:r>
      </w:hyperlink>
      <w:r>
        <w:t>. Further details are presented below.</w:t>
      </w:r>
    </w:p>
    <w:p w14:paraId="0E3423F6" w14:textId="77777777" w:rsidR="00EB2A87" w:rsidRDefault="00161630">
      <w:pPr>
        <w:pStyle w:val="3"/>
      </w:pPr>
      <w:bookmarkStart w:id="98" w:name="definition-of-fisheries"/>
      <w:bookmarkEnd w:id="97"/>
      <w:r>
        <w:t>Definition of Fisheries</w:t>
      </w:r>
    </w:p>
    <w:p w14:paraId="01544CB8" w14:textId="609F4FBB" w:rsidR="00EB2A87" w:rsidRDefault="00161630">
      <w:pPr>
        <w:pStyle w:val="FirstParagraph"/>
      </w:pPr>
      <w:r>
        <w:t xml:space="preserve">A total of 19 fleets catching NP SWO were defined on the basis of country, gear type, location, and time period, where each fishery was assumed to target a distinct component of the stock. Descriptions and data sources to characterize the </w:t>
      </w:r>
      <w:del w:id="99" w:author="KAI Mikihiko" w:date="2023-05-19T05:59:00Z">
        <w:r w:rsidDel="000A2990">
          <w:delText xml:space="preserve">nineteen </w:delText>
        </w:r>
      </w:del>
      <w:ins w:id="100" w:author="KAI Mikihiko" w:date="2023-05-19T05:59:00Z">
        <w:r w:rsidR="000A2990">
          <w:t xml:space="preserve">19 </w:t>
        </w:r>
      </w:ins>
      <w:r>
        <w:t xml:space="preserve">fisheries that catch NP SWO are summarized in </w:t>
      </w:r>
      <w:r w:rsidRPr="000A2990">
        <w:rPr>
          <w:color w:val="548DD4" w:themeColor="text2" w:themeTint="99"/>
          <w:rPrChange w:id="101" w:author="KAI Mikihiko" w:date="2023-05-19T06:04:00Z">
            <w:rPr/>
          </w:rPrChange>
        </w:rPr>
        <w:t>Table 1</w:t>
      </w:r>
      <w:r>
        <w:t xml:space="preserve">. These fisheries included five longline fleets from Japan, three longline fleets from the USA, and two longline fleets from Chinese Taipei. Four additional fleets from Japan included the driftnet catches for two time periods: 1975-1993 and 1994-2021 and two fleets to encompass all other Japanese NP SWO catches in the early and late periods. There was one additional fleet for any additional catches and two additional fleets from the US for the gillnet and all other catches which included handline and troll catches. Finally, there was one fleet for each region containing the various flags not otherwise included, one for the </w:t>
      </w:r>
      <w:ins w:id="102" w:author="KAI Mikihiko" w:date="2023-05-19T06:02:00Z">
        <w:r w:rsidR="000A2990">
          <w:t>Eastern Pacific Ocean (</w:t>
        </w:r>
      </w:ins>
      <w:r>
        <w:t>EPO</w:t>
      </w:r>
      <w:ins w:id="103" w:author="KAI Mikihiko" w:date="2023-05-19T06:02:00Z">
        <w:r w:rsidR="000A2990">
          <w:t>)</w:t>
        </w:r>
      </w:ins>
      <w:r>
        <w:t xml:space="preserve"> (IATTC) and one for the</w:t>
      </w:r>
      <w:ins w:id="104" w:author="KAI Mikihiko" w:date="2023-05-19T06:02:00Z">
        <w:r w:rsidR="000A2990">
          <w:t xml:space="preserve"> Western and Central North Pacific Ocean</w:t>
        </w:r>
      </w:ins>
      <w:r>
        <w:t xml:space="preserve"> </w:t>
      </w:r>
      <w:ins w:id="105" w:author="KAI Mikihiko" w:date="2023-05-19T06:02:00Z">
        <w:r w:rsidR="000A2990">
          <w:t>(</w:t>
        </w:r>
      </w:ins>
      <w:r>
        <w:t>WCNPO</w:t>
      </w:r>
      <w:ins w:id="106" w:author="KAI Mikihiko" w:date="2023-05-19T06:02:00Z">
        <w:r w:rsidR="000A2990">
          <w:t>)</w:t>
        </w:r>
      </w:ins>
      <w:r>
        <w:t xml:space="preserve"> (WCPFC).</w:t>
      </w:r>
    </w:p>
    <w:p w14:paraId="1A0FD2BD" w14:textId="77777777" w:rsidR="00EB2A87" w:rsidRDefault="00161630">
      <w:pPr>
        <w:pStyle w:val="3"/>
      </w:pPr>
      <w:bookmarkStart w:id="107" w:name="catch"/>
      <w:bookmarkEnd w:id="98"/>
      <w:r>
        <w:t>Catch</w:t>
      </w:r>
    </w:p>
    <w:p w14:paraId="6C14505C" w14:textId="77777777" w:rsidR="00EB2A87" w:rsidRDefault="00161630">
      <w:pPr>
        <w:pStyle w:val="FirstParagraph"/>
      </w:pPr>
      <w:r>
        <w:t>Catch was input into the model on a quarterly basis (i.e., by calendar year and quarter) from 1975 to 2021 for the 19 individual fleets. Catch was reported in terms of thousands of fish for Japanese and US longline fleets, all others reported catch in biomass (metric tons: mt).</w:t>
      </w:r>
    </w:p>
    <w:p w14:paraId="625BCB80" w14:textId="77777777" w:rsidR="00EB2A87" w:rsidRDefault="00161630">
      <w:pPr>
        <w:pStyle w:val="a0"/>
      </w:pPr>
      <w:r>
        <w:t>Three countries (i.e., Chinese Taipei, Japan, and the USA) provided national catch data (</w:t>
      </w:r>
      <w:proofErr w:type="spellStart"/>
      <w:r>
        <w:t>Hirotaka</w:t>
      </w:r>
      <w:proofErr w:type="spellEnd"/>
      <w:r>
        <w:t xml:space="preserve"> </w:t>
      </w:r>
      <w:proofErr w:type="spellStart"/>
      <w:r>
        <w:t>Ijima</w:t>
      </w:r>
      <w:proofErr w:type="spellEnd"/>
      <w:r>
        <w:t>, NRIFSF, personal communication; Yi-Jay Chang, NTU, personal communication; Russell Ito, NOAA NMFS, personal communication). The NP SWO catches for all other fishing countries were collected from WCPFC category I and II data (</w:t>
      </w:r>
      <w:r w:rsidRPr="00691048">
        <w:rPr>
          <w:highlight w:val="yellow"/>
        </w:rPr>
        <w:t>WCPFC Yearbook 2021</w:t>
      </w:r>
      <w:r>
        <w:t>) and IATTC category I and II data (</w:t>
      </w:r>
      <w:r w:rsidRPr="005C1283">
        <w:rPr>
          <w:highlight w:val="yellow"/>
        </w:rPr>
        <w:t>need reference</w:t>
      </w:r>
      <w:r>
        <w:t>).</w:t>
      </w:r>
    </w:p>
    <w:p w14:paraId="769AC949" w14:textId="77777777" w:rsidR="00EB2A87" w:rsidRDefault="00161630">
      <w:pPr>
        <w:pStyle w:val="a0"/>
      </w:pPr>
      <w:r>
        <w:t xml:space="preserve">The resulting best available data on NP SWO catch by fishery from 1975-2021 were tabulated and are shown in </w:t>
      </w:r>
      <w:hyperlink w:anchor="fig-catchbyfleet">
        <w:r>
          <w:rPr>
            <w:rStyle w:val="ad"/>
          </w:rPr>
          <w:t>Figure 3</w:t>
        </w:r>
      </w:hyperlink>
      <w:r>
        <w:t xml:space="preserve"> and </w:t>
      </w:r>
      <w:r w:rsidRPr="000A2990">
        <w:rPr>
          <w:color w:val="548DD4" w:themeColor="text2" w:themeTint="99"/>
          <w:rPrChange w:id="108" w:author="KAI Mikihiko" w:date="2023-05-19T06:04:00Z">
            <w:rPr/>
          </w:rPrChange>
        </w:rPr>
        <w:t>Table 2</w:t>
      </w:r>
      <w:r>
        <w:t>. The historical maximum and minimum annual NP SWO catches were 19</w:t>
      </w:r>
      <w:r w:rsidR="005C1283">
        <w:t>,</w:t>
      </w:r>
      <w:r>
        <w:t>230 mt in 1998 and 9</w:t>
      </w:r>
      <w:r w:rsidR="005C1283">
        <w:t>,</w:t>
      </w:r>
      <w:r>
        <w:t xml:space="preserve">539 mt in 1995, respectively. Overall, annual catch of NP SWO generally declined since 1998. The recent mean annual catch of NP SWO during 2019-2021 was </w:t>
      </w:r>
      <w:commentRangeStart w:id="109"/>
      <w:r>
        <w:t>10</w:t>
      </w:r>
      <w:r w:rsidR="005C1283">
        <w:t>,</w:t>
      </w:r>
      <w:r>
        <w:t>6</w:t>
      </w:r>
      <w:r w:rsidR="005C1283">
        <w:t>00</w:t>
      </w:r>
      <w:r>
        <w:t xml:space="preserve"> mt</w:t>
      </w:r>
      <w:commentRangeEnd w:id="109"/>
      <w:r w:rsidR="000A2990">
        <w:rPr>
          <w:rStyle w:val="af1"/>
        </w:rPr>
        <w:commentReference w:id="109"/>
      </w:r>
      <w:r>
        <w:t>.</w:t>
      </w:r>
    </w:p>
    <w:p w14:paraId="2B28E2EB" w14:textId="77777777" w:rsidR="00EB2A87" w:rsidRDefault="00161630">
      <w:pPr>
        <w:pStyle w:val="3"/>
      </w:pPr>
      <w:bookmarkStart w:id="110" w:name="abundance-indices"/>
      <w:bookmarkEnd w:id="107"/>
      <w:r>
        <w:t>Abundance Indices</w:t>
      </w:r>
    </w:p>
    <w:p w14:paraId="5A960C57" w14:textId="661E16E0" w:rsidR="00EB2A87" w:rsidRDefault="00161630">
      <w:pPr>
        <w:pStyle w:val="FirstParagraph"/>
      </w:pPr>
      <w:r>
        <w:t xml:space="preserve">Relative abundance indices for NP SWO based on standardized CPUE were prepared for this assessment and are shown in </w:t>
      </w:r>
      <w:hyperlink w:anchor="fig-FLRsmoother">
        <w:r>
          <w:rPr>
            <w:rStyle w:val="ad"/>
          </w:rPr>
          <w:t>Figure 4</w:t>
        </w:r>
      </w:hyperlink>
      <w:r>
        <w:t xml:space="preserve"> and </w:t>
      </w:r>
      <w:r w:rsidRPr="000A2990">
        <w:rPr>
          <w:color w:val="548DD4" w:themeColor="text2" w:themeTint="99"/>
          <w:rPrChange w:id="111" w:author="KAI Mikihiko" w:date="2023-05-19T06:07:00Z">
            <w:rPr/>
          </w:rPrChange>
        </w:rPr>
        <w:t xml:space="preserve">Tables </w:t>
      </w:r>
      <w:r w:rsidR="00AA68F8" w:rsidRPr="000A2990">
        <w:rPr>
          <w:color w:val="548DD4" w:themeColor="text2" w:themeTint="99"/>
          <w:rPrChange w:id="112" w:author="KAI Mikihiko" w:date="2023-05-19T06:07:00Z">
            <w:rPr/>
          </w:rPrChange>
        </w:rPr>
        <w:t>1</w:t>
      </w:r>
      <w:r>
        <w:t xml:space="preserve"> and </w:t>
      </w:r>
      <w:r w:rsidR="00AA68F8" w:rsidRPr="000A2990">
        <w:rPr>
          <w:color w:val="548DD4" w:themeColor="text2" w:themeTint="99"/>
          <w:rPrChange w:id="113" w:author="KAI Mikihiko" w:date="2023-05-19T06:07:00Z">
            <w:rPr/>
          </w:rPrChange>
        </w:rPr>
        <w:t>3</w:t>
      </w:r>
      <w:r>
        <w:t>. A generalized linear mixed model</w:t>
      </w:r>
      <w:ins w:id="114" w:author="KAI Mikihiko" w:date="2023-05-19T06:12:00Z">
        <w:r w:rsidR="003C0CF8">
          <w:t xml:space="preserve"> (GLMM)</w:t>
        </w:r>
      </w:ins>
      <w:r>
        <w:t xml:space="preserve"> using R-INLA was used to produce a </w:t>
      </w:r>
      <w:proofErr w:type="spellStart"/>
      <w:r>
        <w:t>spatio</w:t>
      </w:r>
      <w:proofErr w:type="spellEnd"/>
      <w:r>
        <w:t>-temporal model for areas one and two as identified in the 2018 assessment (</w:t>
      </w:r>
      <w:proofErr w:type="spellStart"/>
      <w:r>
        <w:t>Kanaiwa</w:t>
      </w:r>
      <w:proofErr w:type="spellEnd"/>
      <w:r>
        <w:t xml:space="preserve"> and </w:t>
      </w:r>
      <w:proofErr w:type="spellStart"/>
      <w:r>
        <w:t>Ijima</w:t>
      </w:r>
      <w:proofErr w:type="spellEnd"/>
      <w:ins w:id="115" w:author="KAI Mikihiko" w:date="2023-05-19T06:08:00Z">
        <w:r w:rsidR="000A2990">
          <w:t>,</w:t>
        </w:r>
      </w:ins>
      <w:r>
        <w:t xml:space="preserve"> 2018) Japanese CPUE data were also standardized in two-time periods (Early:1975-1993 and Late:1994-202</w:t>
      </w:r>
      <w:r w:rsidR="005C1283">
        <w:t>1</w:t>
      </w:r>
      <w:r>
        <w:t>) due to the change of Japanese logbook reporting requirements (</w:t>
      </w:r>
      <w:proofErr w:type="spellStart"/>
      <w:r>
        <w:t>Jusup</w:t>
      </w:r>
      <w:proofErr w:type="spellEnd"/>
      <w:r>
        <w:t xml:space="preserve"> </w:t>
      </w:r>
      <w:r>
        <w:rPr>
          <w:i/>
          <w:iCs/>
        </w:rPr>
        <w:t>et al.,</w:t>
      </w:r>
      <w:r>
        <w:t xml:space="preserve"> 2023).</w:t>
      </w:r>
    </w:p>
    <w:p w14:paraId="49643D92" w14:textId="28C050BD" w:rsidR="00EB2A87" w:rsidRDefault="00161630">
      <w:pPr>
        <w:pStyle w:val="a0"/>
      </w:pPr>
      <w:r>
        <w:t>Operational fishing data collected by observers in the Hawaiian longline fishery during 1995-2021 were used in the CPUE standardization for US longline fleets (</w:t>
      </w:r>
      <w:proofErr w:type="spellStart"/>
      <w:r>
        <w:t>Bohaboy</w:t>
      </w:r>
      <w:proofErr w:type="spellEnd"/>
      <w:r>
        <w:t xml:space="preserve"> and Sculley, 2023). The fishery operates in two sectors: a shallow-set sector targeting swordfish and a deep-set sector targeting tunas. The NP SWO are caught as bycatch in the deep-set sector and a target species in the shallow-set sector. These data were standardized into a three CPUE time series using general</w:t>
      </w:r>
      <w:ins w:id="116" w:author="KAI Mikihiko" w:date="2023-05-19T06:12:00Z">
        <w:r w:rsidR="003C0CF8">
          <w:t>ized</w:t>
        </w:r>
      </w:ins>
      <w:r>
        <w:t xml:space="preserve"> additive </w:t>
      </w:r>
      <w:ins w:id="117" w:author="KAI Mikihiko" w:date="2023-05-19T06:10:00Z">
        <w:r w:rsidR="003C0CF8">
          <w:t xml:space="preserve">mixed </w:t>
        </w:r>
      </w:ins>
      <w:r>
        <w:t>models</w:t>
      </w:r>
      <w:ins w:id="118" w:author="KAI Mikihiko" w:date="2023-05-19T06:12:00Z">
        <w:r w:rsidR="003C0CF8">
          <w:t xml:space="preserve"> (GAMM)</w:t>
        </w:r>
      </w:ins>
      <w:r>
        <w:t>, with a continuous index for the deep-set sector and two indices for</w:t>
      </w:r>
      <w:r w:rsidR="005C1283">
        <w:t xml:space="preserve"> </w:t>
      </w:r>
      <w:proofErr w:type="gramStart"/>
      <w:r w:rsidR="005C1283">
        <w:t>shallow-set</w:t>
      </w:r>
      <w:proofErr w:type="gramEnd"/>
      <w:r w:rsidR="005C1283">
        <w:t>: 1995-2000 and 200</w:t>
      </w:r>
      <w:r>
        <w:t>4-2021, to account for the fishery closure from 2001 to 2004. As the majority of the fish caught in the deep-set sector are young of the year, this CPUE index is treated as a recruitment index in the model (</w:t>
      </w:r>
      <w:commentRangeStart w:id="119"/>
      <w:r>
        <w:t>fleet setting 33</w:t>
      </w:r>
      <w:commentRangeEnd w:id="119"/>
      <w:r w:rsidR="003C0CF8">
        <w:rPr>
          <w:rStyle w:val="af1"/>
        </w:rPr>
        <w:commentReference w:id="119"/>
      </w:r>
      <w:r>
        <w:t>) and not fit as a traditional CPUE index.</w:t>
      </w:r>
    </w:p>
    <w:p w14:paraId="259AED52" w14:textId="44DA8A08" w:rsidR="00EB2A87" w:rsidRDefault="00161630">
      <w:pPr>
        <w:pStyle w:val="a0"/>
      </w:pPr>
      <w:r>
        <w:t xml:space="preserve">The distant-water longline fleet from Chinese Taipei was standardized from 2000-2021 using a </w:t>
      </w:r>
      <w:proofErr w:type="spellStart"/>
      <w:r>
        <w:t>spatio</w:t>
      </w:r>
      <w:proofErr w:type="spellEnd"/>
      <w:r>
        <w:t xml:space="preserve">-temporal </w:t>
      </w:r>
      <w:ins w:id="120" w:author="KAI Mikihiko" w:date="2023-05-19T06:12:00Z">
        <w:r w:rsidR="003C0CF8">
          <w:t>GLMM</w:t>
        </w:r>
      </w:ins>
      <w:ins w:id="121" w:author="KAI Mikihiko" w:date="2023-05-19T06:13:00Z">
        <w:r w:rsidR="003C0CF8">
          <w:t xml:space="preserve"> (VAST; </w:t>
        </w:r>
        <w:commentRangeStart w:id="122"/>
        <w:r w:rsidR="003C0CF8">
          <w:t>Thorson, 2019</w:t>
        </w:r>
      </w:ins>
      <w:commentRangeEnd w:id="122"/>
      <w:ins w:id="123" w:author="KAI Mikihiko" w:date="2023-05-19T06:14:00Z">
        <w:r w:rsidR="003C0CF8">
          <w:rPr>
            <w:rStyle w:val="af1"/>
          </w:rPr>
          <w:commentReference w:id="122"/>
        </w:r>
      </w:ins>
      <w:ins w:id="124" w:author="KAI Mikihiko" w:date="2023-05-19T06:13:00Z">
        <w:r w:rsidR="003C0CF8">
          <w:t>)</w:t>
        </w:r>
      </w:ins>
      <w:ins w:id="125" w:author="KAI Mikihiko" w:date="2023-05-19T06:12:00Z">
        <w:r w:rsidR="003C0CF8">
          <w:t xml:space="preserve"> </w:t>
        </w:r>
      </w:ins>
      <w:r>
        <w:t>model (Hsu and Chang, 2023).</w:t>
      </w:r>
    </w:p>
    <w:p w14:paraId="438F301D" w14:textId="045C2622" w:rsidR="00EB2A87" w:rsidRDefault="00161630">
      <w:pPr>
        <w:pStyle w:val="a0"/>
      </w:pPr>
      <w:r>
        <w:t>Visual inspection of four indices of late period (S2, S4, S5, and S8) showed three of the indices indicated a generally increasing trend in the last 5-10 years, with the exception of the US LL shallow-set index (</w:t>
      </w:r>
      <w:hyperlink w:anchor="fig-FLRsmoother">
        <w:r>
          <w:rPr>
            <w:rStyle w:val="ad"/>
          </w:rPr>
          <w:t>Figure 4</w:t>
        </w:r>
      </w:hyperlink>
      <w:r>
        <w:t xml:space="preserve">). After consideration of the </w:t>
      </w:r>
      <w:ins w:id="126" w:author="KAI Mikihiko" w:date="2023-05-19T06:15:00Z">
        <w:r w:rsidR="003C0CF8">
          <w:t xml:space="preserve">limited central </w:t>
        </w:r>
      </w:ins>
      <w:r>
        <w:t xml:space="preserve">area of the North Pacific that the US index represents, the WG agreed that the trend of the </w:t>
      </w:r>
      <w:r w:rsidR="005C1283">
        <w:t xml:space="preserve">US LL shallow-set </w:t>
      </w:r>
      <w:r>
        <w:t xml:space="preserve">index may not be representative of the overall abundance of adult swordfish in the North Pacific. This fishery targets a small area of the Pacific north of the Hawaiian Islands, has historically be subject to partial-year closures due to interactions with protected species, and fishing captains react to changing fuel costs, market price, etc. when determining when and where to target swordfish. In addition, the model did not fit to the Chinese Taipei index well. Due to these reasons, and conflicts in the indices identified when profiling the likelihood based upon </w:t>
      </w:r>
      <w:ins w:id="127" w:author="KAI Mikihiko" w:date="2023-05-19T06:54:00Z">
        <w:r w:rsidR="007803A0">
          <w:t>virgin</w:t>
        </w:r>
      </w:ins>
      <w:ins w:id="128" w:author="KAI Mikihiko" w:date="2023-05-19T06:17:00Z">
        <w:r w:rsidR="003C0CF8">
          <w:t xml:space="preserve"> recruitment (</w:t>
        </w:r>
      </w:ins>
      <w:r>
        <w:t>R</w:t>
      </w:r>
      <w:r>
        <w:rPr>
          <w:vertAlign w:val="subscript"/>
        </w:rPr>
        <w:t>0</w:t>
      </w:r>
      <w:ins w:id="129" w:author="KAI Mikihiko" w:date="2023-05-19T06:17:00Z">
        <w:r w:rsidR="003C0CF8">
          <w:t>)</w:t>
        </w:r>
      </w:ins>
      <w:r>
        <w:t>, S5 and S8 were ultimately excluded from the model.</w:t>
      </w:r>
    </w:p>
    <w:p w14:paraId="6735B3C1" w14:textId="77777777" w:rsidR="00EB2A87" w:rsidRDefault="00161630">
      <w:pPr>
        <w:pStyle w:val="3"/>
      </w:pPr>
      <w:bookmarkStart w:id="130" w:name="size-composition-data"/>
      <w:bookmarkEnd w:id="110"/>
      <w:r>
        <w:t>Size Composition Data</w:t>
      </w:r>
    </w:p>
    <w:p w14:paraId="123DF08C" w14:textId="77777777" w:rsidR="00EB2A87" w:rsidRDefault="00161630">
      <w:pPr>
        <w:pStyle w:val="FirstParagraph"/>
      </w:pPr>
      <w:r>
        <w:t>Quarterly fish length composition data from 1975–202</w:t>
      </w:r>
      <w:r w:rsidR="005C1283">
        <w:t>1</w:t>
      </w:r>
      <w:r>
        <w:t xml:space="preserve"> for nine fleets were used for the assessment and are summarized in </w:t>
      </w:r>
      <w:r w:rsidRPr="003C0CF8">
        <w:rPr>
          <w:color w:val="548DD4" w:themeColor="text2" w:themeTint="99"/>
          <w:rPrChange w:id="131" w:author="KAI Mikihiko" w:date="2023-05-19T06:18:00Z">
            <w:rPr/>
          </w:rPrChange>
        </w:rPr>
        <w:t xml:space="preserve">Table </w:t>
      </w:r>
      <w:r w:rsidR="00AA68F8" w:rsidRPr="003C0CF8">
        <w:rPr>
          <w:color w:val="548DD4" w:themeColor="text2" w:themeTint="99"/>
          <w:rPrChange w:id="132" w:author="KAI Mikihiko" w:date="2023-05-19T06:18:00Z">
            <w:rPr/>
          </w:rPrChange>
        </w:rPr>
        <w:t>1</w:t>
      </w:r>
      <w:r>
        <w:t>. Length frequency data were compiled using 5-cm length bins from 10 to 260 cm. The lower boundary of each bin was used to define each bin for all length-composition data, and each observation consisted of the actual number of NP SWO measured. The length composition data were agreed upon at the BILLWG data preparatory meeting as the best available scientific information for the 2023 stock assessment.</w:t>
      </w:r>
    </w:p>
    <w:p w14:paraId="6D41E0E1" w14:textId="57B3EDCF" w:rsidR="00EB2A87" w:rsidRDefault="00000000">
      <w:pPr>
        <w:pStyle w:val="a0"/>
      </w:pPr>
      <w:hyperlink w:anchor="fig-LengthDataPlot">
        <w:r w:rsidR="00161630">
          <w:rPr>
            <w:rStyle w:val="ad"/>
          </w:rPr>
          <w:t>Figure 5</w:t>
        </w:r>
      </w:hyperlink>
      <w:r w:rsidR="00161630">
        <w:t xml:space="preserve"> shows the quarterly length compositions. Most of the fisheries </w:t>
      </w:r>
      <w:ins w:id="133" w:author="KAI Mikihiko" w:date="2023-05-19T06:19:00Z">
        <w:r w:rsidR="003C0CF8">
          <w:t xml:space="preserve">caught </w:t>
        </w:r>
      </w:ins>
      <w:r w:rsidR="00161630">
        <w:t xml:space="preserve">adult individuals. The longline fleets caught fish with a mean of around 140-150 cm </w:t>
      </w:r>
      <w:ins w:id="134" w:author="KAI Mikihiko" w:date="2023-05-19T06:19:00Z">
        <w:r w:rsidR="004C0AF7">
          <w:t>Eye Fork Length (</w:t>
        </w:r>
      </w:ins>
      <w:r w:rsidR="00161630">
        <w:t>EFL</w:t>
      </w:r>
      <w:ins w:id="135" w:author="KAI Mikihiko" w:date="2023-05-19T06:19:00Z">
        <w:r w:rsidR="004C0AF7">
          <w:t>)</w:t>
        </w:r>
      </w:ins>
      <w:r w:rsidR="00161630">
        <w:t xml:space="preserve"> while F2 caught slightly larger fish, mean 160 cm EFL. F7 caught the largest fish on average, 180cm EFL</w:t>
      </w:r>
      <w:r w:rsidR="005C1283">
        <w:t>,</w:t>
      </w:r>
      <w:r w:rsidR="00161630">
        <w:t xml:space="preserve"> and the US longline deep-set sector fleet caught smaller fish on average than any of the other fleets (mean size 130cm EFL, with a </w:t>
      </w:r>
      <w:r w:rsidR="005C1283">
        <w:t>median</w:t>
      </w:r>
      <w:r w:rsidR="00161630">
        <w:t xml:space="preserve"> at ~55 cm EFL).</w:t>
      </w:r>
    </w:p>
    <w:p w14:paraId="135D1685" w14:textId="549199A0" w:rsidR="00EB2A87" w:rsidRDefault="00161630">
      <w:pPr>
        <w:pStyle w:val="a0"/>
      </w:pPr>
      <w:r>
        <w:t>The aggregate length composition distributions were relatively consistent between fleets, with the exception of the US Longline fleet (</w:t>
      </w:r>
      <w:hyperlink w:anchor="fig-SizeAggFits">
        <w:r>
          <w:rPr>
            <w:rStyle w:val="ad"/>
          </w:rPr>
          <w:t>Figure 17</w:t>
        </w:r>
      </w:hyperlink>
      <w:r>
        <w:t xml:space="preserve">). Most longline length composition distributions had a single mode around 150-160cm EFL, while the US deep-set fleet had a large peak around 55 cm EFL </w:t>
      </w:r>
      <w:del w:id="136" w:author="KAI Mikihiko" w:date="2023-05-19T06:20:00Z">
        <w:r w:rsidDel="004C0AF7">
          <w:delText xml:space="preserve">and </w:delText>
        </w:r>
      </w:del>
      <w:ins w:id="137" w:author="KAI Mikihiko" w:date="2023-05-19T06:20:00Z">
        <w:r w:rsidR="004C0AF7">
          <w:t xml:space="preserve">with </w:t>
        </w:r>
      </w:ins>
      <w:r>
        <w:t>a long</w:t>
      </w:r>
      <w:ins w:id="138" w:author="KAI Mikihiko" w:date="2023-05-19T06:20:00Z">
        <w:r w:rsidR="004C0AF7">
          <w:t xml:space="preserve"> and</w:t>
        </w:r>
      </w:ins>
      <w:del w:id="139" w:author="KAI Mikihiko" w:date="2023-05-19T06:20:00Z">
        <w:r w:rsidDel="004C0AF7">
          <w:delText>,</w:delText>
        </w:r>
      </w:del>
      <w:r>
        <w:t xml:space="preserve"> fat tail. Ultimately, due to challenges fitting the US deep-set fleet (F9) and the small component of catch it represented, it was not included in the final base-case model. Similarly, </w:t>
      </w:r>
      <w:ins w:id="140" w:author="KAI Mikihiko" w:date="2023-05-19T06:22:00Z">
        <w:r w:rsidR="004C0AF7">
          <w:t>JP</w:t>
        </w:r>
      </w:ins>
      <w:ins w:id="141" w:author="KAI Mikihiko" w:date="2023-05-19T06:23:00Z">
        <w:r w:rsidR="004C0AF7">
          <w:t>N_EPO_OSDWLL</w:t>
        </w:r>
      </w:ins>
      <w:ins w:id="142" w:author="KAI Mikihiko" w:date="2023-05-19T06:22:00Z">
        <w:r w:rsidR="004C0AF7">
          <w:t xml:space="preserve"> </w:t>
        </w:r>
      </w:ins>
      <w:ins w:id="143" w:author="KAI Mikihiko" w:date="2023-05-19T06:23:00Z">
        <w:r w:rsidR="004C0AF7">
          <w:t>(</w:t>
        </w:r>
      </w:ins>
      <w:r>
        <w:t>F5</w:t>
      </w:r>
      <w:ins w:id="144" w:author="KAI Mikihiko" w:date="2023-05-19T06:23:00Z">
        <w:r w:rsidR="004C0AF7">
          <w:t>)</w:t>
        </w:r>
      </w:ins>
      <w:r>
        <w:t xml:space="preserve"> was not included in the final base-case model due to conflict </w:t>
      </w:r>
      <w:r w:rsidR="005C1283">
        <w:t>with</w:t>
      </w:r>
      <w:r>
        <w:t xml:space="preserve"> the </w:t>
      </w:r>
      <w:r w:rsidR="005C1283">
        <w:t xml:space="preserve">other </w:t>
      </w:r>
      <w:r>
        <w:t>size composition data and low sample size.</w:t>
      </w:r>
    </w:p>
    <w:p w14:paraId="7535ACAD" w14:textId="77777777" w:rsidR="00EB2A87" w:rsidRDefault="00161630">
      <w:pPr>
        <w:pStyle w:val="3"/>
      </w:pPr>
      <w:bookmarkStart w:id="145" w:name="model-description"/>
      <w:bookmarkEnd w:id="130"/>
      <w:r>
        <w:t>Model Description</w:t>
      </w:r>
    </w:p>
    <w:p w14:paraId="272E6A2D" w14:textId="4614222F" w:rsidR="00EB2A87" w:rsidRDefault="00161630">
      <w:pPr>
        <w:pStyle w:val="FirstParagraph"/>
      </w:pPr>
      <w:r>
        <w:t>The stock assessment for NP SWO was conducted using SS</w:t>
      </w:r>
      <w:ins w:id="146" w:author="KAI Mikihiko" w:date="2023-05-19T06:23:00Z">
        <w:r w:rsidR="004C0AF7">
          <w:t>3</w:t>
        </w:r>
      </w:ins>
      <w:r>
        <w:t xml:space="preserve"> version 3.30.20.00-SAFE released 09/30/2022 programed via Otter Research ADMB 13.0 (</w:t>
      </w:r>
      <w:proofErr w:type="spellStart"/>
      <w:r>
        <w:t>Methot</w:t>
      </w:r>
      <w:proofErr w:type="spellEnd"/>
      <w:r>
        <w:t xml:space="preserve"> and Wetzel</w:t>
      </w:r>
      <w:ins w:id="147" w:author="KAI Mikihiko" w:date="2023-05-19T06:24:00Z">
        <w:r w:rsidR="004C0AF7">
          <w:t>,</w:t>
        </w:r>
      </w:ins>
      <w:r>
        <w:t xml:space="preserve"> 2013). The model was set up as a single area model with a single sex and four seasons (quarters), with the WCNPO and EPO regions modeled implicitly using fleets-as-areas. Spawning was assumed to occur in quarter two while recruitment was assumed to occur in </w:t>
      </w:r>
      <w:ins w:id="148" w:author="KAI Mikihiko" w:date="2023-05-19T06:25:00Z">
        <w:r w:rsidR="004C0AF7">
          <w:t>quarter three (</w:t>
        </w:r>
      </w:ins>
      <w:r>
        <w:t>July</w:t>
      </w:r>
      <w:ins w:id="149" w:author="KAI Mikihiko" w:date="2023-05-19T06:25:00Z">
        <w:r w:rsidR="004C0AF7">
          <w:t>)</w:t>
        </w:r>
      </w:ins>
      <w:del w:id="150" w:author="KAI Mikihiko" w:date="2023-05-19T06:25:00Z">
        <w:r w:rsidDel="004C0AF7">
          <w:delText xml:space="preserve"> (month 7)</w:delText>
        </w:r>
      </w:del>
      <w:r>
        <w:t>. Age at recruitment was calculated based upon the model estimated average selectivity at age based upon the quarterly selectivity at length. The maximum age of NP SWO was set to 15 years</w:t>
      </w:r>
      <w:ins w:id="151" w:author="KAI Mikihiko" w:date="2023-05-19T06:25:00Z">
        <w:r w:rsidR="004C0AF7">
          <w:t xml:space="preserve"> due to </w:t>
        </w:r>
      </w:ins>
      <w:ins w:id="152" w:author="KAI Mikihiko" w:date="2023-05-19T06:26:00Z">
        <w:r w:rsidR="004C0AF7">
          <w:t>a basis of the observed maximum size</w:t>
        </w:r>
      </w:ins>
      <w:r>
        <w:t>. Age-specific natural mortality was used (</w:t>
      </w:r>
      <w:r w:rsidRPr="004C0AF7">
        <w:rPr>
          <w:color w:val="548DD4" w:themeColor="text2" w:themeTint="99"/>
          <w:rPrChange w:id="153" w:author="KAI Mikihiko" w:date="2023-05-19T06:27:00Z">
            <w:rPr/>
          </w:rPrChange>
        </w:rPr>
        <w:t xml:space="preserve">Table </w:t>
      </w:r>
      <w:r w:rsidR="00AA68F8" w:rsidRPr="004C0AF7">
        <w:rPr>
          <w:color w:val="548DD4" w:themeColor="text2" w:themeTint="99"/>
          <w:rPrChange w:id="154" w:author="KAI Mikihiko" w:date="2023-05-19T06:27:00Z">
            <w:rPr/>
          </w:rPrChange>
        </w:rPr>
        <w:t>4</w:t>
      </w:r>
      <w:r>
        <w:t xml:space="preserve">) as agreed upon in the BILLWG data preparatory meeting (ISC, 2023). The age at length L1 was set to age 0.5, the CV of the growth curve was set to 0.1 for </w:t>
      </w:r>
      <w:ins w:id="155" w:author="KAI Mikihiko" w:date="2023-05-19T06:27:00Z">
        <w:r w:rsidR="004C0AF7">
          <w:t xml:space="preserve">both </w:t>
        </w:r>
      </w:ins>
      <w:r>
        <w:t xml:space="preserve">young </w:t>
      </w:r>
      <w:ins w:id="156" w:author="KAI Mikihiko" w:date="2023-05-19T06:27:00Z">
        <w:r w:rsidR="004C0AF7">
          <w:t xml:space="preserve">and old </w:t>
        </w:r>
      </w:ins>
      <w:r>
        <w:t>fish</w:t>
      </w:r>
      <w:del w:id="157" w:author="KAI Mikihiko" w:date="2023-05-19T06:28:00Z">
        <w:r w:rsidDel="004C0AF7">
          <w:delText xml:space="preserve"> and 0.1 for old fish</w:delText>
        </w:r>
      </w:del>
      <w:ins w:id="158" w:author="KAI Mikihiko" w:date="2023-05-19T06:29:00Z">
        <w:r w:rsidR="008D0829">
          <w:t>,</w:t>
        </w:r>
      </w:ins>
      <w:r>
        <w:t xml:space="preserve"> and </w:t>
      </w:r>
      <w:del w:id="159" w:author="KAI Mikihiko" w:date="2023-05-19T06:29:00Z">
        <w:r w:rsidDel="008D0829">
          <w:delText xml:space="preserve">was </w:delText>
        </w:r>
      </w:del>
      <w:ins w:id="160" w:author="KAI Mikihiko" w:date="2023-05-19T06:29:00Z">
        <w:r w:rsidR="008D0829">
          <w:t xml:space="preserve">these were </w:t>
        </w:r>
      </w:ins>
      <w:r>
        <w:t xml:space="preserve">assumed to be the same for both sexes. The sex ratio at birth was assumed to be 1:1. The growth curve used a von </w:t>
      </w:r>
      <w:proofErr w:type="spellStart"/>
      <w:r>
        <w:t>Bertalanffy</w:t>
      </w:r>
      <w:proofErr w:type="spellEnd"/>
      <w:r>
        <w:t xml:space="preserve"> growth curve for ages 0.5-15 with a K = 0.246 for females and 0.271 for males, a length at age 15 (</w:t>
      </w:r>
      <w:r>
        <w:rPr>
          <w:i/>
          <w:iCs/>
        </w:rPr>
        <w:t>L</w:t>
      </w:r>
      <w:r>
        <w:rPr>
          <w:i/>
          <w:iCs/>
          <w:vertAlign w:val="subscript"/>
        </w:rPr>
        <w:t>2</w:t>
      </w:r>
      <w:r>
        <w:t>) = 226.3 cm EFL for females and 206.4 cm EFL for males, and the size at age 0.5 (</w:t>
      </w:r>
      <w:r>
        <w:rPr>
          <w:i/>
          <w:iCs/>
        </w:rPr>
        <w:t>L1</w:t>
      </w:r>
      <w:r>
        <w:t xml:space="preserve">) = 80.1 cm EFL for females and 83.4 cm EFL for males. A </w:t>
      </w:r>
      <w:proofErr w:type="spellStart"/>
      <w:r>
        <w:t>Beverton</w:t>
      </w:r>
      <w:proofErr w:type="spellEnd"/>
      <w:r>
        <w:t xml:space="preserve">-Holt spawner-recruit relationship was used with steepness (h) set at 0.9 and </w:t>
      </w:r>
      <w:proofErr w:type="spellStart"/>
      <w:r>
        <w:t>sigmaR</w:t>
      </w:r>
      <w:proofErr w:type="spellEnd"/>
      <w:r>
        <w:t xml:space="preserve"> (</w:t>
      </w:r>
      <w:proofErr w:type="spellStart"/>
      <w:r>
        <w:t>σ</w:t>
      </w:r>
      <w:r>
        <w:rPr>
          <w:vertAlign w:val="subscript"/>
        </w:rPr>
        <w:t>r</w:t>
      </w:r>
      <w:proofErr w:type="spellEnd"/>
      <w:r>
        <w:t>) rescaled to 0.42</w:t>
      </w:r>
      <w:ins w:id="161" w:author="KAI Mikihiko" w:date="2023-05-19T06:31:00Z">
        <w:r w:rsidR="008D0829">
          <w:t xml:space="preserve"> using the estimates in the SS3</w:t>
        </w:r>
      </w:ins>
      <w:r>
        <w:t>.</w:t>
      </w:r>
    </w:p>
    <w:p w14:paraId="3AAC079B" w14:textId="77777777" w:rsidR="00EB2A87" w:rsidRDefault="00161630">
      <w:pPr>
        <w:pStyle w:val="3"/>
      </w:pPr>
      <w:bookmarkStart w:id="162" w:name="data-observation-models"/>
      <w:bookmarkEnd w:id="145"/>
      <w:r>
        <w:t>Data Observation Models</w:t>
      </w:r>
    </w:p>
    <w:p w14:paraId="74AC952E" w14:textId="1EB3C2B8" w:rsidR="00EB2A87" w:rsidRDefault="00161630">
      <w:pPr>
        <w:pStyle w:val="FirstParagraph"/>
      </w:pPr>
      <w:r>
        <w:t xml:space="preserve">The assessment model fit three data components: 1) total catch; 2) relative abundance indices; and 3) length composition data. The observed total catches were assumed to be unbiased and relatively </w:t>
      </w:r>
      <w:proofErr w:type="gramStart"/>
      <w:r>
        <w:t>precise, and</w:t>
      </w:r>
      <w:proofErr w:type="gramEnd"/>
      <w:r>
        <w:t xml:space="preserve"> were fitted assuming a lognormal error distribution with standard error (SE) of 0.05. The relative abundance indices were assumed to have log-normally distributed errors with SE in log-space (log(SE)) which was </w:t>
      </w:r>
      <m:oMath>
        <m:r>
          <w:rPr>
            <w:rFonts w:ascii="Cambria Math" w:hAnsi="Cambria Math"/>
          </w:rPr>
          <m:t>log</m:t>
        </m:r>
        <m:d>
          <m:dPr>
            <m:ctrlPr>
              <w:rPr>
                <w:rFonts w:ascii="Cambria Math" w:hAnsi="Cambria Math"/>
              </w:rPr>
            </m:ctrlPr>
          </m:dPr>
          <m:e>
            <m:r>
              <w:rPr>
                <w:rFonts w:ascii="Cambria Math" w:hAnsi="Cambria Math"/>
              </w:rPr>
              <m:t>SE</m:t>
            </m:r>
          </m:e>
        </m:d>
        <m:r>
          <m:rPr>
            <m:sty m:val="p"/>
          </m:rPr>
          <w:rPr>
            <w:rFonts w:ascii="Cambria Math" w:hAnsi="Cambria Math"/>
          </w:rPr>
          <m:t>=</m:t>
        </m:r>
        <m:rad>
          <m:radPr>
            <m:degHide m:val="1"/>
            <m:ctrlPr>
              <w:rPr>
                <w:rFonts w:ascii="Cambria Math" w:hAnsi="Cambria Math"/>
              </w:rPr>
            </m:ctrlPr>
          </m:radPr>
          <m:deg/>
          <m:e>
            <m: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V</m:t>
                    </m:r>
                  </m:e>
                  <m:sup>
                    <m:r>
                      <w:rPr>
                        <w:rFonts w:ascii="Cambria Math" w:hAnsi="Cambria Math"/>
                      </w:rPr>
                      <m:t>2</m:t>
                    </m:r>
                  </m:sup>
                </m:sSup>
              </m:e>
            </m:d>
          </m:e>
        </m:rad>
      </m:oMath>
      <w:r>
        <w:t xml:space="preserve">, where CV is the standard error of the observation divided by the mean value of the observation and </w:t>
      </w:r>
      <m:oMath>
        <m:rad>
          <m:radPr>
            <m:degHide m:val="1"/>
            <m:ctrlPr>
              <w:ins w:id="163" w:author="KAI Mikihiko" w:date="2023-05-19T06:34:00Z">
                <w:rPr>
                  <w:rFonts w:ascii="Cambria Math" w:hAnsi="Cambria Math"/>
                  <w:i/>
                </w:rPr>
              </w:ins>
            </m:ctrlPr>
          </m:radPr>
          <m:deg/>
          <m:e/>
        </m:rad>
        <m:r>
          <w:ins w:id="164" w:author="KAI Mikihiko" w:date="2023-05-19T06:34:00Z">
            <w:rPr>
              <w:rFonts w:ascii="Cambria Math" w:hAnsi="Cambria Math"/>
            </w:rPr>
            <m:t xml:space="preserve"> (</m:t>
          </w:ins>
        </m:r>
      </m:oMath>
      <w:r>
        <w:t>sqrt</w:t>
      </w:r>
      <w:ins w:id="165" w:author="KAI Mikihiko" w:date="2023-05-19T06:34:00Z">
        <w:r w:rsidR="008D0829">
          <w:t>)</w:t>
        </w:r>
      </w:ins>
      <w:r>
        <w:t xml:space="preserve"> is the square root function.</w:t>
      </w:r>
    </w:p>
    <w:p w14:paraId="1BE3F7AE" w14:textId="77777777" w:rsidR="00EB2A87" w:rsidRDefault="00161630">
      <w:pPr>
        <w:pStyle w:val="a0"/>
      </w:pPr>
      <w:r>
        <w:t>Five CPUEs (S1, S2, S3, S4, and S8) were assigned to quarter one. S5 was assigned to quarter three and S6 and S7 were assigned to quarter 2</w:t>
      </w:r>
      <w:r w:rsidR="0088735C">
        <w:t>, which roughly coincided with the quarters in which the most catch was reported for each fleet</w:t>
      </w:r>
      <w:r>
        <w:t>. The CPUE indices were assumed to be linearly proportional to biomass where catchability (</w:t>
      </w:r>
      <w:r>
        <w:rPr>
          <w:i/>
          <w:iCs/>
        </w:rPr>
        <w:t>q</w:t>
      </w:r>
      <w:r>
        <w:t>) was assumed to be constant and occur in the first month of the quarter assigned.</w:t>
      </w:r>
    </w:p>
    <w:p w14:paraId="13A18C54" w14:textId="3B787268" w:rsidR="00EB2A87" w:rsidRDefault="00161630">
      <w:pPr>
        <w:pStyle w:val="a0"/>
      </w:pPr>
      <w:r>
        <w:t>The CVs for each CPUE index were assumed to be equal to their respective calculated SEs on the log scale (</w:t>
      </w:r>
      <w:r w:rsidRPr="008D0829">
        <w:rPr>
          <w:color w:val="548DD4" w:themeColor="text2" w:themeTint="99"/>
          <w:rPrChange w:id="166" w:author="KAI Mikihiko" w:date="2023-05-19T06:35:00Z">
            <w:rPr/>
          </w:rPrChange>
        </w:rPr>
        <w:t xml:space="preserve">Table </w:t>
      </w:r>
      <w:r w:rsidR="00AA68F8" w:rsidRPr="008D0829">
        <w:rPr>
          <w:color w:val="548DD4" w:themeColor="text2" w:themeTint="99"/>
          <w:rPrChange w:id="167" w:author="KAI Mikihiko" w:date="2023-05-19T06:35:00Z">
            <w:rPr/>
          </w:rPrChange>
        </w:rPr>
        <w:t>5</w:t>
      </w:r>
      <w:r>
        <w:t>). The minimum CV was scaled to a minimum of 0.2 and then re-weighted if the suggested variance was greater than the input variance based upon the Francis method using the root-mean-square error (RMSE, i.e., square root of the residual variance, Francis</w:t>
      </w:r>
      <w:ins w:id="168" w:author="KAI Mikihiko" w:date="2023-05-19T06:35:00Z">
        <w:r w:rsidR="008D0829">
          <w:t>,</w:t>
        </w:r>
      </w:ins>
      <w:r>
        <w:t xml:space="preserve"> 2011).</w:t>
      </w:r>
    </w:p>
    <w:p w14:paraId="37913C3F" w14:textId="77777777" w:rsidR="00EB2A87" w:rsidRDefault="00161630">
      <w:pPr>
        <w:pStyle w:val="a0"/>
      </w:pPr>
      <w:r>
        <w:t xml:space="preserve">The length composition data were assumed to have multinomial error distributions with the error variances determined by the effective sample sizes. Measurements of fish are usually not random samples from the entire population. Rather, they tend to be highly correlated within a set or trip (Pennington </w:t>
      </w:r>
      <w:r>
        <w:rPr>
          <w:i/>
          <w:iCs/>
        </w:rPr>
        <w:t>et al.</w:t>
      </w:r>
      <w:r>
        <w:t>, 2002). The effective sample size is usually substantially lower than the actual number of fish measured because the variance within each set or trip is substantially lower than the variance within a population. The effective sample size for all fleets was set equal to 1/10 of the total number of samples in each quarter, in alignment with previous assessments (ISC, 2018). In addition, quarters with fewer than 15 total samples were removed from the time series due to limited sample size and the maximum number of samples was set to 50 to reduce the influence of very large sample sizes, as agreed upon by the modeling sub-group.</w:t>
      </w:r>
    </w:p>
    <w:p w14:paraId="59C10C89" w14:textId="77777777" w:rsidR="00EB2A87" w:rsidRDefault="00161630">
      <w:pPr>
        <w:pStyle w:val="3"/>
      </w:pPr>
      <w:bookmarkStart w:id="169" w:name="estimation-of-fishery-selectivity"/>
      <w:bookmarkEnd w:id="162"/>
      <w:r>
        <w:t>Estimation of Fishery Selectivity</w:t>
      </w:r>
    </w:p>
    <w:p w14:paraId="5E0AC0D4" w14:textId="77777777" w:rsidR="00EB2A87" w:rsidRDefault="00161630">
      <w:pPr>
        <w:pStyle w:val="FirstParagraph"/>
      </w:pPr>
      <w:r>
        <w:t>Selectivity was estimated as a double-normal curve for all fleets, except for F2, the Chinese Taipei longline fishery, and F4, other IATTC fleets in the EPO, which were estimated as asymptotic logistic (</w:t>
      </w:r>
      <w:hyperlink w:anchor="fig-EOYselec">
        <w:r>
          <w:rPr>
            <w:rStyle w:val="ad"/>
          </w:rPr>
          <w:t>Figure 9</w:t>
        </w:r>
      </w:hyperlink>
      <w:r>
        <w:t>). Two fleets had time varying selectivity: F1 (</w:t>
      </w:r>
      <w:hyperlink w:anchor="fig-F1TVSelec">
        <w:r>
          <w:rPr>
            <w:rStyle w:val="ad"/>
          </w:rPr>
          <w:t>Figure 7</w:t>
        </w:r>
      </w:hyperlink>
      <w:r>
        <w:t>) and F2 (</w:t>
      </w:r>
      <w:hyperlink w:anchor="fig-F2TVSelec">
        <w:r>
          <w:rPr>
            <w:rStyle w:val="ad"/>
          </w:rPr>
          <w:t>Figure 8</w:t>
        </w:r>
      </w:hyperlink>
      <w:r>
        <w:t>). All other fleets were mirrored to the fleet that was believed to have the most similar selectivity pattern (</w:t>
      </w:r>
      <w:r w:rsidRPr="008D0829">
        <w:rPr>
          <w:color w:val="548DD4" w:themeColor="text2" w:themeTint="99"/>
          <w:rPrChange w:id="170" w:author="KAI Mikihiko" w:date="2023-05-19T06:37:00Z">
            <w:rPr/>
          </w:rPrChange>
        </w:rPr>
        <w:t xml:space="preserve">Table </w:t>
      </w:r>
      <w:r w:rsidR="00AA68F8" w:rsidRPr="008D0829">
        <w:rPr>
          <w:color w:val="548DD4" w:themeColor="text2" w:themeTint="99"/>
          <w:rPrChange w:id="171" w:author="KAI Mikihiko" w:date="2023-05-19T06:37:00Z">
            <w:rPr/>
          </w:rPrChange>
        </w:rPr>
        <w:t>6</w:t>
      </w:r>
      <w:r>
        <w:t>).</w:t>
      </w:r>
    </w:p>
    <w:p w14:paraId="5D9475C8" w14:textId="77777777" w:rsidR="00EB2A87" w:rsidRDefault="00161630">
      <w:pPr>
        <w:pStyle w:val="a0"/>
      </w:pPr>
      <w:r>
        <w:rPr>
          <w:b/>
          <w:bCs/>
          <w:i/>
          <w:iCs/>
        </w:rPr>
        <w:t>Data Weighting</w:t>
      </w:r>
    </w:p>
    <w:p w14:paraId="237761A9" w14:textId="7A9218D9" w:rsidR="00EB2A87" w:rsidRDefault="00161630">
      <w:pPr>
        <w:pStyle w:val="a0"/>
      </w:pPr>
      <w:r>
        <w:t>Index data were prioritized in this assessment based on the principles that relative abundance indices</w:t>
      </w:r>
      <w:ins w:id="172" w:author="KAI Mikihiko" w:date="2023-05-19T06:38:00Z">
        <w:r w:rsidR="008D0829">
          <w:t xml:space="preserve"> (CPUEs)</w:t>
        </w:r>
      </w:ins>
      <w:r>
        <w:t xml:space="preserve"> should be fitted well because abundance indices are a direct measure of population trends and scale, and that other data components such as composition data should not induce poor fits to the abundance indices (Francis, 2011).</w:t>
      </w:r>
    </w:p>
    <w:p w14:paraId="35EA485E" w14:textId="77777777" w:rsidR="00EB2A87" w:rsidRDefault="00161630">
      <w:pPr>
        <w:pStyle w:val="a0"/>
      </w:pPr>
      <w:r>
        <w:t>It is common practice to re-weight some or all data sets in two stages (Francis, 2011). Input length composition sample sizes and CPUE data iteratively re-weighted in stage 2, but only if the re-weighting decreased the sample size or increased the CV of the CPUE index.</w:t>
      </w:r>
    </w:p>
    <w:p w14:paraId="77E70BEC" w14:textId="77777777" w:rsidR="00EB2A87" w:rsidRDefault="00161630">
      <w:pPr>
        <w:pStyle w:val="3"/>
      </w:pPr>
      <w:bookmarkStart w:id="173" w:name="model-diagnostics"/>
      <w:bookmarkEnd w:id="169"/>
      <w:r>
        <w:t>Model Diagnostics</w:t>
      </w:r>
    </w:p>
    <w:p w14:paraId="75C14B67" w14:textId="6104D7AF" w:rsidR="00EB2A87" w:rsidRDefault="00161630">
      <w:pPr>
        <w:pStyle w:val="FirstParagraph"/>
      </w:pPr>
      <w:r>
        <w:t xml:space="preserve">Several diagnostics have been evaluated for their utility to identify data conflicts and model misspecification within integrated stock assessment models (Carvalho </w:t>
      </w:r>
      <w:r>
        <w:rPr>
          <w:i/>
          <w:iCs/>
        </w:rPr>
        <w:t>et al.</w:t>
      </w:r>
      <w:r>
        <w:t xml:space="preserve"> 2017</w:t>
      </w:r>
      <w:ins w:id="174" w:author="KAI Mikihiko" w:date="2023-05-19T06:39:00Z">
        <w:r w:rsidR="00E70160">
          <w:t>, 2021</w:t>
        </w:r>
      </w:ins>
      <w:r>
        <w:t xml:space="preserve">). However, Carvalho </w:t>
      </w:r>
      <w:r>
        <w:rPr>
          <w:i/>
          <w:iCs/>
        </w:rPr>
        <w:t>et al.</w:t>
      </w:r>
      <w:r>
        <w:t xml:space="preserve"> (2017) determined that there was no single diagnostic that worked well in all of the cases they evaluated. Instead, they recommend the use of a carefully selected range of diagnostics that proved to increase the ability to detect model misspecification.</w:t>
      </w:r>
    </w:p>
    <w:p w14:paraId="13769333" w14:textId="77777777" w:rsidR="00EB2A87" w:rsidRDefault="00161630">
      <w:pPr>
        <w:pStyle w:val="a0"/>
      </w:pPr>
      <w:r>
        <w:t xml:space="preserve">Key stock assessments diagnostics identified by Carvalho </w:t>
      </w:r>
      <w:r>
        <w:rPr>
          <w:i/>
          <w:iCs/>
        </w:rPr>
        <w:t>et al.</w:t>
      </w:r>
      <w:r>
        <w:t xml:space="preserve"> (2017) and Carvalho </w:t>
      </w:r>
      <w:r>
        <w:rPr>
          <w:i/>
          <w:iCs/>
        </w:rPr>
        <w:t>et al.</w:t>
      </w:r>
      <w:r>
        <w:t xml:space="preserve"> (2021) were implemented to evaluate the base case model.</w:t>
      </w:r>
    </w:p>
    <w:p w14:paraId="46F9CAD7" w14:textId="77777777" w:rsidR="00EB2A87" w:rsidRDefault="00161630">
      <w:pPr>
        <w:pStyle w:val="4"/>
      </w:pPr>
      <w:bookmarkStart w:id="175" w:name="retrospective-analysis"/>
      <w:r>
        <w:t>Retrospective analysis</w:t>
      </w:r>
    </w:p>
    <w:p w14:paraId="77E78699" w14:textId="77777777" w:rsidR="00EB2A87" w:rsidRDefault="00161630">
      <w:pPr>
        <w:pStyle w:val="FirstParagraph"/>
      </w:pPr>
      <w:r>
        <w:t xml:space="preserve">Retrospective analysis is a way to detect bias and model misspecification (Hurtado-Ferro </w:t>
      </w:r>
      <w:r>
        <w:rPr>
          <w:i/>
          <w:iCs/>
        </w:rPr>
        <w:t>et al.</w:t>
      </w:r>
      <w:r>
        <w:t xml:space="preserve"> 2014). A retrospective analysis was applied to the base-case model results. The diagnostic was implemented here by sequentially eliminating the five most recent years of data from the full stock assessment base case model (a 5 year “peel”) and then re-estimating all stock assessment model parameters from each peel and from the full model. Then </w:t>
      </w:r>
      <w:proofErr w:type="spellStart"/>
      <w:r>
        <w:t>Mohn’s</w:t>
      </w:r>
      <w:proofErr w:type="spellEnd"/>
      <w:r>
        <w:t xml:space="preserve"> rho was calculated for the biomass and fishing mortality peels, which measures the severity of the retrospective pattern (Hurtado-Ferro </w:t>
      </w:r>
      <w:r>
        <w:rPr>
          <w:i/>
          <w:iCs/>
        </w:rPr>
        <w:t>et al.</w:t>
      </w:r>
      <w:r>
        <w:t xml:space="preserve"> 2014). Values higher than 0.20 and lower than -0.15 can indicate problematic retrospective patterns and may point to model misspecification, data conflicts, or poor fits to the data.</w:t>
      </w:r>
    </w:p>
    <w:p w14:paraId="08239C63" w14:textId="77777777" w:rsidR="00EB2A87" w:rsidRDefault="00161630">
      <w:pPr>
        <w:pStyle w:val="4"/>
      </w:pPr>
      <w:bookmarkStart w:id="176" w:name="prediction-skill"/>
      <w:bookmarkEnd w:id="175"/>
      <w:r>
        <w:t>Prediction skill</w:t>
      </w:r>
    </w:p>
    <w:p w14:paraId="59333EBB" w14:textId="77777777" w:rsidR="00EB2A87" w:rsidRDefault="00161630">
      <w:pPr>
        <w:pStyle w:val="FirstParagraph"/>
      </w:pPr>
      <w:r>
        <w:t xml:space="preserve">In addition to evaluating the retrospective patterns of the model, understanding how well a model predicts future years is key to evaluating projections. To do so, hindcasting cross-validation was used to predict the next years’ observed data from the retrospective peel (Carvalho </w:t>
      </w:r>
      <w:r>
        <w:rPr>
          <w:i/>
          <w:iCs/>
        </w:rPr>
        <w:t>et al.,</w:t>
      </w:r>
      <w:r>
        <w:t xml:space="preserve"> 2021). Then the forecast bias is estimated by comparing the forecasted values from the retrospective peel to the full model. To evaluate the predictive skill, the mean absolute scaled error (MASE) is used to determine if the predicted value improves the model forecast compared to the baseline (Carvalho </w:t>
      </w:r>
      <w:r>
        <w:rPr>
          <w:i/>
          <w:iCs/>
        </w:rPr>
        <w:t>et al.,</w:t>
      </w:r>
      <w:r>
        <w:t xml:space="preserve"> 2021). A MASE score of &gt;1 indicates that the average model forecasts are worse than a random walk model, and a value of 0.5 indicates the model has prediction skill. The hindcasting cross-validation and MASE scores were calculated for the five CPUE indices in the last five years of the assessment.</w:t>
      </w:r>
    </w:p>
    <w:p w14:paraId="1DFA71B0" w14:textId="77777777" w:rsidR="00EB2A87" w:rsidRDefault="00161630">
      <w:pPr>
        <w:pStyle w:val="4"/>
      </w:pPr>
      <w:bookmarkStart w:id="177" w:name="r0-likelihood-profile"/>
      <w:bookmarkEnd w:id="176"/>
      <w:r>
        <w:t>R</w:t>
      </w:r>
      <w:r>
        <w:rPr>
          <w:vertAlign w:val="subscript"/>
        </w:rPr>
        <w:t>0</w:t>
      </w:r>
      <w:r>
        <w:t xml:space="preserve"> likelihood profile</w:t>
      </w:r>
    </w:p>
    <w:p w14:paraId="2BE83A0A" w14:textId="77656495" w:rsidR="00EB2A87" w:rsidRDefault="00161630">
      <w:pPr>
        <w:pStyle w:val="FirstParagraph"/>
      </w:pPr>
      <w:r>
        <w:t>An R</w:t>
      </w:r>
      <w:r>
        <w:rPr>
          <w:vertAlign w:val="subscript"/>
        </w:rPr>
        <w:t>0</w:t>
      </w:r>
      <w:r>
        <w:t xml:space="preserve"> likelihood component profile (Lee </w:t>
      </w:r>
      <w:r>
        <w:rPr>
          <w:i/>
          <w:iCs/>
        </w:rPr>
        <w:t>et al.</w:t>
      </w:r>
      <w:r>
        <w:t xml:space="preserve"> 2014) was applied to the base-case model results. The diagnostic was implemented here by sequentially fixing the equilibrium </w:t>
      </w:r>
      <w:ins w:id="178" w:author="KAI Mikihiko" w:date="2023-05-19T06:54:00Z">
        <w:r w:rsidR="007803A0">
          <w:t>virgin</w:t>
        </w:r>
      </w:ins>
      <w:ins w:id="179" w:author="KAI Mikihiko" w:date="2023-05-19T06:44:00Z">
        <w:r w:rsidR="00E70160">
          <w:t xml:space="preserve"> </w:t>
        </w:r>
      </w:ins>
      <w:r>
        <w:t>recruitment parameter, R</w:t>
      </w:r>
      <w:r>
        <w:rPr>
          <w:vertAlign w:val="subscript"/>
        </w:rPr>
        <w:t>0</w:t>
      </w:r>
      <w:r>
        <w:t>, on the natural log scale, log(R</w:t>
      </w:r>
      <w:r>
        <w:rPr>
          <w:vertAlign w:val="subscript"/>
        </w:rPr>
        <w:t>0</w:t>
      </w:r>
      <w:r>
        <w:t>), to a range of values. The relative change in negative log-likelihood units over the range of fixed values for log(R</w:t>
      </w:r>
      <w:r>
        <w:rPr>
          <w:vertAlign w:val="subscript"/>
        </w:rPr>
        <w:t>0</w:t>
      </w:r>
      <w:r>
        <w:t>) (the R</w:t>
      </w:r>
      <w:r>
        <w:rPr>
          <w:vertAlign w:val="subscript"/>
        </w:rPr>
        <w:t>0</w:t>
      </w:r>
      <w:r>
        <w:t xml:space="preserve"> profile) was compared among the SS</w:t>
      </w:r>
      <w:ins w:id="180" w:author="KAI Mikihiko" w:date="2023-05-19T06:49:00Z">
        <w:r w:rsidR="00E70160">
          <w:t>3</w:t>
        </w:r>
      </w:ins>
      <w:r>
        <w:t xml:space="preserve"> model likelihood components for CPUE, length-composition, initial equilibrium </w:t>
      </w:r>
      <w:proofErr w:type="gramStart"/>
      <w:r>
        <w:t>catch</w:t>
      </w:r>
      <w:proofErr w:type="gramEnd"/>
      <w:r>
        <w:t>, and recruitment deviations using two diagnostic tests. First, a relatively large change in negative log-likelihood units along the R</w:t>
      </w:r>
      <w:r>
        <w:rPr>
          <w:vertAlign w:val="subscript"/>
        </w:rPr>
        <w:t>0</w:t>
      </w:r>
      <w:r>
        <w:t xml:space="preserve"> profile was diagnostic of a relatively informative data source for that particular model. Second, a difference in the location of the minimum negative log-likelihood along the R</w:t>
      </w:r>
      <w:r>
        <w:rPr>
          <w:vertAlign w:val="subscript"/>
        </w:rPr>
        <w:t>0</w:t>
      </w:r>
      <w:r>
        <w:t xml:space="preserve"> profile among data sources was diagnostic of either conflict in the data or model misspecification (or both).</w:t>
      </w:r>
    </w:p>
    <w:p w14:paraId="070767F4" w14:textId="77777777" w:rsidR="00EB2A87" w:rsidRDefault="00161630">
      <w:pPr>
        <w:pStyle w:val="4"/>
      </w:pPr>
      <w:bookmarkStart w:id="181" w:name="age-structured-production-model"/>
      <w:bookmarkEnd w:id="177"/>
      <w:r>
        <w:t>Age-structured production model</w:t>
      </w:r>
    </w:p>
    <w:p w14:paraId="422BB8B5" w14:textId="6B4505F0" w:rsidR="00EB2A87" w:rsidRDefault="00161630">
      <w:pPr>
        <w:pStyle w:val="FirstParagraph"/>
      </w:pPr>
      <w:r>
        <w:t xml:space="preserve">An age-structured production model (ASPM; Maunder and </w:t>
      </w:r>
      <w:proofErr w:type="spellStart"/>
      <w:r>
        <w:t>Piner</w:t>
      </w:r>
      <w:proofErr w:type="spellEnd"/>
      <w:ins w:id="182" w:author="KAI Mikihiko" w:date="2023-05-19T06:45:00Z">
        <w:r w:rsidR="00E70160">
          <w:t>,</w:t>
        </w:r>
      </w:ins>
      <w:r>
        <w:t xml:space="preserve"> 2015; Carvalho </w:t>
      </w:r>
      <w:r>
        <w:rPr>
          <w:i/>
          <w:iCs/>
        </w:rPr>
        <w:t>et al.</w:t>
      </w:r>
      <w:ins w:id="183" w:author="KAI Mikihiko" w:date="2023-05-19T06:45:00Z">
        <w:r w:rsidR="00E70160">
          <w:rPr>
            <w:i/>
            <w:iCs/>
          </w:rPr>
          <w:t>,</w:t>
        </w:r>
      </w:ins>
      <w:r>
        <w:t xml:space="preserve"> 2017) was applied to the base-case model results.</w:t>
      </w:r>
    </w:p>
    <w:p w14:paraId="2259D305" w14:textId="77777777" w:rsidR="00EB2A87" w:rsidRDefault="00161630">
      <w:pPr>
        <w:pStyle w:val="a0"/>
      </w:pPr>
      <w:r>
        <w:t>The diagnostic was implemented here by fixing selectivity to its estimated values in the fully integrated stock assessment model, fixing recruitment equal to the stock recruitment curve obtained from the fully integrated stock assessment model, and then estimating the remaining parameters of the stock assessment model. Trends in relative spawning stock size were compared from the fully integrated stock assessment model and the ASPM.</w:t>
      </w:r>
    </w:p>
    <w:p w14:paraId="6B01236E" w14:textId="77777777" w:rsidR="00EB2A87" w:rsidRDefault="00161630">
      <w:pPr>
        <w:pStyle w:val="a0"/>
      </w:pPr>
      <w:r>
        <w:t xml:space="preserve">Carvalho </w:t>
      </w:r>
      <w:r>
        <w:rPr>
          <w:i/>
          <w:iCs/>
        </w:rPr>
        <w:t>et al.</w:t>
      </w:r>
      <w:r>
        <w:t xml:space="preserve"> (2017) suggest that if the ASPM is able to fit well to the indices of abundance that have good contrast (</w:t>
      </w:r>
      <w:proofErr w:type="gramStart"/>
      <w:r>
        <w:t>i.e.</w:t>
      </w:r>
      <w:proofErr w:type="gramEnd"/>
      <w:r>
        <w:t xml:space="preserve"> those that have declining and/or increasing trends), then this is evidence of the existence of a production function, and the indices will likely provide information about absolute abundance. On the other hand, Carvalho </w:t>
      </w:r>
      <w:r>
        <w:rPr>
          <w:i/>
          <w:iCs/>
        </w:rPr>
        <w:t>et al.</w:t>
      </w:r>
      <w:r>
        <w:t xml:space="preserve"> (2017) suggest that if there is not a good fit to the indices, then the catch data alone cannot explain the trajectories depicted in the indices of relative abundance. This can have several causes: (</w:t>
      </w:r>
      <w:proofErr w:type="spellStart"/>
      <w:r>
        <w:t>i</w:t>
      </w:r>
      <w:proofErr w:type="spellEnd"/>
      <w:r>
        <w:t>) the stock is recruitment-driven; (ii) the stock has not yet declined to the point at which catch is a major factor influencing abundance; (iii) the base-case model is incorrect; or (iv) the indices of relative abundance are not proportional to abundance.</w:t>
      </w:r>
    </w:p>
    <w:p w14:paraId="25B93124" w14:textId="77777777" w:rsidR="00EB2A87" w:rsidRDefault="00161630">
      <w:pPr>
        <w:pStyle w:val="4"/>
      </w:pPr>
      <w:bookmarkStart w:id="184" w:name="goodness-of-fit-indices-of-abundance"/>
      <w:bookmarkEnd w:id="181"/>
      <w:r>
        <w:t>Goodness-of-Fit Indices of Abundance</w:t>
      </w:r>
    </w:p>
    <w:p w14:paraId="4C9F076C" w14:textId="77777777" w:rsidR="00EB2A87" w:rsidRDefault="00161630">
      <w:pPr>
        <w:pStyle w:val="FirstParagraph"/>
      </w:pPr>
      <w:r>
        <w:t>Residuals are examined for patterns to evaluate whether the model assumptions have been met. Many statistics exist to evaluate the residuals for desirable properties. One way is to calculate, for each abundance index, the root-mean-square-error (RSME) was used as a goodness-of-fit diagnostic, with relatively low RMSE values (i.e., RMSE &lt; 0.3) being indicative of a good fit.</w:t>
      </w:r>
    </w:p>
    <w:p w14:paraId="0BEC8FCE" w14:textId="77777777" w:rsidR="00EB2A87" w:rsidRDefault="00161630">
      <w:pPr>
        <w:pStyle w:val="4"/>
      </w:pPr>
      <w:bookmarkStart w:id="185" w:name="goodness-of-fit-size-composition-data"/>
      <w:bookmarkEnd w:id="184"/>
      <w:r>
        <w:t>Goodness-of-Fit Size Composition Data</w:t>
      </w:r>
    </w:p>
    <w:p w14:paraId="0D5595F3" w14:textId="77777777" w:rsidR="00EB2A87" w:rsidRDefault="00161630">
      <w:pPr>
        <w:pStyle w:val="FirstParagraph"/>
      </w:pPr>
      <w:r>
        <w:t>Comparisons between the observed and expected mean values of composition data from Francis (2011) were used for model diagnostics. Pearson residuals for size composition data fits were also used as a model diagnostic.</w:t>
      </w:r>
    </w:p>
    <w:p w14:paraId="27664307" w14:textId="77777777" w:rsidR="00EB2A87" w:rsidRDefault="00161630">
      <w:pPr>
        <w:pStyle w:val="4"/>
      </w:pPr>
      <w:bookmarkStart w:id="186" w:name="runs-test"/>
      <w:bookmarkEnd w:id="185"/>
      <w:r>
        <w:t>Runs Test</w:t>
      </w:r>
    </w:p>
    <w:p w14:paraId="19261C6B" w14:textId="343059F1" w:rsidR="00EB2A87" w:rsidRDefault="00161630">
      <w:pPr>
        <w:pStyle w:val="FirstParagraph"/>
      </w:pPr>
      <w:r>
        <w:t xml:space="preserve">The runs test evaluates the residuals of the CPUE indices and size composition mean length trends. This is a nonparametric test for randomness in the sequence of residuals (Carvalho </w:t>
      </w:r>
      <w:r>
        <w:rPr>
          <w:i/>
          <w:iCs/>
        </w:rPr>
        <w:t>et al.</w:t>
      </w:r>
      <w:r>
        <w:t xml:space="preserve"> 2021, Wald and Wolfowitz</w:t>
      </w:r>
      <w:ins w:id="187" w:author="KAI Mikihiko" w:date="2023-05-19T06:48:00Z">
        <w:r w:rsidR="00E70160">
          <w:t>,</w:t>
        </w:r>
      </w:ins>
      <w:r>
        <w:t xml:space="preserve"> 1940). In other words, this test uses a 2-sided p-value to estimate the number of positive or negative residuals in a row (a “run”). CPUE or size composition data that fail the runs test indicate that there may be a pattern in the residuals and the model is unable to fit the data well or is mis</w:t>
      </w:r>
      <w:r w:rsidR="00691048">
        <w:t>s</w:t>
      </w:r>
      <w:r>
        <w:t>-specified.</w:t>
      </w:r>
    </w:p>
    <w:p w14:paraId="661CE32D" w14:textId="77777777" w:rsidR="00EB2A87" w:rsidRDefault="00161630">
      <w:pPr>
        <w:pStyle w:val="3"/>
      </w:pPr>
      <w:bookmarkStart w:id="188" w:name="future-projections"/>
      <w:bookmarkEnd w:id="173"/>
      <w:bookmarkEnd w:id="186"/>
      <w:r>
        <w:t>Future Projections</w:t>
      </w:r>
    </w:p>
    <w:p w14:paraId="7D4418ED" w14:textId="54B0004A" w:rsidR="00EB2A87" w:rsidRDefault="00161630">
      <w:pPr>
        <w:pStyle w:val="FirstParagraph"/>
      </w:pPr>
      <w:r>
        <w:t>Deterministic future projections were conducted in SS</w:t>
      </w:r>
      <w:ins w:id="189" w:author="KAI Mikihiko" w:date="2023-05-19T06:48:00Z">
        <w:r w:rsidR="00E70160">
          <w:t>3</w:t>
        </w:r>
      </w:ins>
      <w:r>
        <w:t xml:space="preserve"> to evaluate the impact of various levels of </w:t>
      </w:r>
      <w:del w:id="190" w:author="KAI Mikihiko" w:date="2023-05-19T06:51:00Z">
        <w:r w:rsidDel="007803A0">
          <w:delText>fishing mortality</w:delText>
        </w:r>
      </w:del>
      <w:ins w:id="191" w:author="KAI Mikihiko" w:date="2023-05-19T06:51:00Z">
        <w:r w:rsidR="007803A0">
          <w:t>F</w:t>
        </w:r>
      </w:ins>
      <w:r>
        <w:t xml:space="preserve"> on future SSB and yield. No recruitment deviations and log-bias adjustment were applied to the future projections in this study. Projections were based upon 100 bootstrap runs to estimate the uncertainty around future stock status. The future projection routine calculated the future SSB and yield that would occur while the specific </w:t>
      </w:r>
      <w:del w:id="192" w:author="KAI Mikihiko" w:date="2023-05-19T06:52:00Z">
        <w:r w:rsidDel="007803A0">
          <w:delText>fishing mortality</w:delText>
        </w:r>
      </w:del>
      <w:ins w:id="193" w:author="KAI Mikihiko" w:date="2023-05-19T06:52:00Z">
        <w:r w:rsidR="007803A0">
          <w:t>F</w:t>
        </w:r>
      </w:ins>
      <w:r>
        <w:t xml:space="preserve">, selectivity patterns, and relative </w:t>
      </w:r>
      <w:del w:id="194" w:author="KAI Mikihiko" w:date="2023-05-19T06:52:00Z">
        <w:r w:rsidDel="007803A0">
          <w:delText>fishing mortality</w:delText>
        </w:r>
      </w:del>
      <w:ins w:id="195" w:author="KAI Mikihiko" w:date="2023-05-19T06:52:00Z">
        <w:r w:rsidR="007803A0">
          <w:t>F</w:t>
        </w:r>
      </w:ins>
      <w:r>
        <w:t xml:space="preserve"> proportions depended on the specific harvest scenarios. The last three model years’ (2019-2021) selectivity patterns and relative </w:t>
      </w:r>
      <w:del w:id="196" w:author="KAI Mikihiko" w:date="2023-05-19T06:52:00Z">
        <w:r w:rsidDel="007803A0">
          <w:delText>fishing mortality rates</w:delText>
        </w:r>
      </w:del>
      <w:ins w:id="197" w:author="KAI Mikihiko" w:date="2023-05-19T06:52:00Z">
        <w:r w:rsidR="007803A0">
          <w:t>Fs</w:t>
        </w:r>
      </w:ins>
      <w:r>
        <w:t xml:space="preserve"> were used in the population future projections. It was assumed that future recruitment would be similar to the stock recruitment curve (S/R Curve).</w:t>
      </w:r>
      <w:ins w:id="198" w:author="KAI Mikihiko" w:date="2023-05-19T06:49:00Z">
        <w:r w:rsidR="007803A0">
          <w:t xml:space="preserve"> </w:t>
        </w:r>
      </w:ins>
      <w:del w:id="199" w:author="KAI Mikihiko" w:date="2023-05-19T06:52:00Z">
        <w:r w:rsidDel="007803A0">
          <w:rPr>
            <w:rFonts w:hint="eastAsia"/>
            <w:lang w:eastAsia="ja-JP"/>
          </w:rPr>
          <w:delText>The</w:delText>
        </w:r>
      </w:del>
      <w:ins w:id="200" w:author="KAI Mikihiko" w:date="2023-05-19T06:52:00Z">
        <w:r w:rsidR="007803A0">
          <w:rPr>
            <w:rFonts w:hint="eastAsia"/>
            <w:lang w:eastAsia="ja-JP"/>
          </w:rPr>
          <w:t>The</w:t>
        </w:r>
      </w:ins>
      <w:r>
        <w:t xml:space="preserve"> projections started in 2022 and continued through 2031 under five different harvest scenarios:</w:t>
      </w:r>
    </w:p>
    <w:p w14:paraId="387D254C" w14:textId="3E414262" w:rsidR="00EB2A87" w:rsidRDefault="00161630">
      <w:pPr>
        <w:numPr>
          <w:ilvl w:val="0"/>
          <w:numId w:val="2"/>
        </w:numPr>
      </w:pPr>
      <w:r>
        <w:rPr>
          <w:b/>
          <w:bCs/>
          <w:u w:val="single"/>
        </w:rPr>
        <w:t>2008-2010 F Scenario</w:t>
      </w:r>
      <w:r>
        <w:t xml:space="preserve"> </w:t>
      </w:r>
      <w:r>
        <w:rPr>
          <w:b/>
          <w:bCs/>
        </w:rPr>
        <w:t>(F</w:t>
      </w:r>
      <w:r>
        <w:rPr>
          <w:b/>
          <w:bCs/>
          <w:vertAlign w:val="subscript"/>
        </w:rPr>
        <w:t>2008-2010</w:t>
      </w:r>
      <w:r>
        <w:rPr>
          <w:b/>
          <w:bCs/>
        </w:rPr>
        <w:t>)</w:t>
      </w:r>
      <w:r>
        <w:t>: Use the average fishing intensity (</w:t>
      </w:r>
      <w:ins w:id="201" w:author="KAI Mikihiko" w:date="2023-05-19T06:50:00Z">
        <w:r w:rsidR="007803A0">
          <w:t>1-</w:t>
        </w:r>
      </w:ins>
      <w:r>
        <w:t xml:space="preserve">SPR) from 2008-2010 and apply the corresponding </w:t>
      </w:r>
      <w:del w:id="202" w:author="KAI Mikihiko" w:date="2023-05-19T06:50:00Z">
        <w:r w:rsidDel="007803A0">
          <w:delText>fishing mortality rate</w:delText>
        </w:r>
      </w:del>
      <w:ins w:id="203" w:author="KAI Mikihiko" w:date="2023-05-19T06:50:00Z">
        <w:r w:rsidR="007803A0">
          <w:t>F</w:t>
        </w:r>
      </w:ins>
      <w:r>
        <w:t xml:space="preserve"> to the stock estimates beginning in 2022; this corresponds to the proposed NP SWO </w:t>
      </w:r>
      <w:proofErr w:type="gramStart"/>
      <w:r>
        <w:t>CMM;</w:t>
      </w:r>
      <w:proofErr w:type="gramEnd"/>
    </w:p>
    <w:p w14:paraId="340CAF59" w14:textId="6DF0D5A7" w:rsidR="00EB2A87" w:rsidRDefault="00161630">
      <w:pPr>
        <w:numPr>
          <w:ilvl w:val="0"/>
          <w:numId w:val="2"/>
        </w:numPr>
      </w:pPr>
      <w:r>
        <w:rPr>
          <w:b/>
          <w:bCs/>
          <w:u w:val="single"/>
        </w:rPr>
        <w:t>F</w:t>
      </w:r>
      <w:r>
        <w:rPr>
          <w:b/>
          <w:bCs/>
          <w:u w:val="single"/>
          <w:vertAlign w:val="subscript"/>
        </w:rPr>
        <w:t>MSY</w:t>
      </w:r>
      <w:r>
        <w:rPr>
          <w:b/>
          <w:bCs/>
          <w:u w:val="single"/>
        </w:rPr>
        <w:t xml:space="preserve"> Scenario</w:t>
      </w:r>
      <w:r>
        <w:t xml:space="preserve"> </w:t>
      </w:r>
      <w:r>
        <w:rPr>
          <w:b/>
          <w:bCs/>
        </w:rPr>
        <w:t>(F</w:t>
      </w:r>
      <w:r>
        <w:rPr>
          <w:b/>
          <w:bCs/>
          <w:vertAlign w:val="subscript"/>
        </w:rPr>
        <w:t>MSY</w:t>
      </w:r>
      <w:r>
        <w:rPr>
          <w:b/>
          <w:bCs/>
        </w:rPr>
        <w:t>)</w:t>
      </w:r>
      <w:r>
        <w:t>: Apply the estimate of the F</w:t>
      </w:r>
      <w:r>
        <w:rPr>
          <w:vertAlign w:val="subscript"/>
        </w:rPr>
        <w:t>MSY</w:t>
      </w:r>
      <w:r>
        <w:t xml:space="preserve"> </w:t>
      </w:r>
      <w:del w:id="204" w:author="KAI Mikihiko" w:date="2023-05-19T06:51:00Z">
        <w:r w:rsidDel="007803A0">
          <w:delText xml:space="preserve">fishing mortality rate </w:delText>
        </w:r>
      </w:del>
      <w:r>
        <w:t xml:space="preserve">to the stock estimates beginning in </w:t>
      </w:r>
      <w:proofErr w:type="gramStart"/>
      <w:r>
        <w:t>2022;</w:t>
      </w:r>
      <w:proofErr w:type="gramEnd"/>
    </w:p>
    <w:p w14:paraId="65AFC1E5" w14:textId="77777777" w:rsidR="00EB2A87" w:rsidRDefault="00161630">
      <w:pPr>
        <w:numPr>
          <w:ilvl w:val="0"/>
          <w:numId w:val="2"/>
        </w:numPr>
      </w:pPr>
      <w:r>
        <w:rPr>
          <w:b/>
          <w:bCs/>
          <w:u w:val="single"/>
        </w:rPr>
        <w:t>Status Quo F Scenario</w:t>
      </w:r>
      <w:r>
        <w:t xml:space="preserve"> </w:t>
      </w:r>
      <w:r>
        <w:rPr>
          <w:b/>
          <w:bCs/>
        </w:rPr>
        <w:t>(</w:t>
      </w:r>
      <w:proofErr w:type="spellStart"/>
      <w:r>
        <w:rPr>
          <w:b/>
          <w:bCs/>
        </w:rPr>
        <w:t>F</w:t>
      </w:r>
      <w:r>
        <w:rPr>
          <w:b/>
          <w:bCs/>
          <w:vertAlign w:val="subscript"/>
        </w:rPr>
        <w:t>StatusQuo</w:t>
      </w:r>
      <w:proofErr w:type="spellEnd"/>
      <w:r>
        <w:rPr>
          <w:b/>
          <w:bCs/>
        </w:rPr>
        <w:t>)</w:t>
      </w:r>
      <w:r>
        <w:t xml:space="preserve">: This is the average F (age 1-10) during </w:t>
      </w:r>
      <w:proofErr w:type="gramStart"/>
      <w:r>
        <w:t>2019-2021;</w:t>
      </w:r>
      <w:proofErr w:type="gramEnd"/>
    </w:p>
    <w:p w14:paraId="22AE62DB" w14:textId="6C34AC6C" w:rsidR="00EB2A87" w:rsidRDefault="00161630">
      <w:pPr>
        <w:numPr>
          <w:ilvl w:val="0"/>
          <w:numId w:val="2"/>
        </w:numPr>
      </w:pPr>
      <w:r>
        <w:rPr>
          <w:b/>
          <w:bCs/>
          <w:u w:val="single"/>
        </w:rPr>
        <w:t>Low F Scenario</w:t>
      </w:r>
      <w:r>
        <w:t xml:space="preserve"> </w:t>
      </w:r>
      <w:r>
        <w:rPr>
          <w:b/>
          <w:bCs/>
        </w:rPr>
        <w:t>(</w:t>
      </w:r>
      <w:proofErr w:type="spellStart"/>
      <w:r>
        <w:rPr>
          <w:b/>
          <w:bCs/>
        </w:rPr>
        <w:t>F</w:t>
      </w:r>
      <w:r>
        <w:rPr>
          <w:b/>
          <w:bCs/>
          <w:vertAlign w:val="subscript"/>
        </w:rPr>
        <w:t>Low</w:t>
      </w:r>
      <w:proofErr w:type="spellEnd"/>
      <w:r>
        <w:rPr>
          <w:b/>
          <w:bCs/>
        </w:rPr>
        <w:t>)</w:t>
      </w:r>
      <w:r>
        <w:t>: Apply an F</w:t>
      </w:r>
      <w:r>
        <w:rPr>
          <w:vertAlign w:val="subscript"/>
        </w:rPr>
        <w:t>SPR30%</w:t>
      </w:r>
      <w:r>
        <w:t xml:space="preserve"> </w:t>
      </w:r>
      <w:del w:id="205" w:author="KAI Mikihiko" w:date="2023-05-19T06:51:00Z">
        <w:r w:rsidDel="007803A0">
          <w:delText xml:space="preserve">fishing mortality rate </w:delText>
        </w:r>
      </w:del>
      <w:r>
        <w:t xml:space="preserve">to the stock estimates beginning in </w:t>
      </w:r>
      <w:proofErr w:type="gramStart"/>
      <w:r>
        <w:t>2022;</w:t>
      </w:r>
      <w:proofErr w:type="gramEnd"/>
    </w:p>
    <w:p w14:paraId="17133E48" w14:textId="77777777" w:rsidR="00EB2A87" w:rsidRDefault="0088735C">
      <w:pPr>
        <w:numPr>
          <w:ilvl w:val="0"/>
          <w:numId w:val="2"/>
        </w:numPr>
      </w:pPr>
      <w:r>
        <w:rPr>
          <w:b/>
          <w:bCs/>
          <w:u w:val="single"/>
        </w:rPr>
        <w:t>F</w:t>
      </w:r>
      <w:r w:rsidR="00161630" w:rsidRPr="0088735C">
        <w:rPr>
          <w:b/>
          <w:bCs/>
          <w:u w:val="single"/>
          <w:vertAlign w:val="subscript"/>
        </w:rPr>
        <w:t>20%SSBF=0</w:t>
      </w:r>
      <w:r w:rsidR="00161630" w:rsidRPr="0088735C">
        <w:rPr>
          <w:vertAlign w:val="subscript"/>
        </w:rPr>
        <w:t xml:space="preserve"> </w:t>
      </w:r>
      <w:r w:rsidR="00161630">
        <w:rPr>
          <w:b/>
          <w:bCs/>
          <w:u w:val="single"/>
        </w:rPr>
        <w:t>Scenario</w:t>
      </w:r>
      <w:r w:rsidR="00161630">
        <w:t xml:space="preserve"> </w:t>
      </w:r>
      <w:r w:rsidR="00161630">
        <w:rPr>
          <w:b/>
          <w:bCs/>
        </w:rPr>
        <w:t>(</w:t>
      </w:r>
      <w:proofErr w:type="spellStart"/>
      <w:r w:rsidR="00161630">
        <w:rPr>
          <w:b/>
          <w:bCs/>
        </w:rPr>
        <w:t>F</w:t>
      </w:r>
      <w:r w:rsidR="00161630">
        <w:rPr>
          <w:b/>
          <w:bCs/>
          <w:vertAlign w:val="subscript"/>
        </w:rPr>
        <w:t>Btgt</w:t>
      </w:r>
      <w:proofErr w:type="spellEnd"/>
      <w:r>
        <w:rPr>
          <w:b/>
          <w:bCs/>
        </w:rPr>
        <w:t>):</w:t>
      </w:r>
      <w:r w:rsidR="00161630">
        <w:t xml:space="preserve"> Apply the estimate of F which produces 20%SSB</w:t>
      </w:r>
      <w:r w:rsidR="00161630">
        <w:rPr>
          <w:vertAlign w:val="subscript"/>
        </w:rPr>
        <w:t>F=0</w:t>
      </w:r>
      <w:r w:rsidR="00161630">
        <w:t xml:space="preserve"> based upon the average of the last five years dynamic B0, which roughly corresponds to F</w:t>
      </w:r>
      <w:r w:rsidR="00161630">
        <w:rPr>
          <w:vertAlign w:val="subscript"/>
        </w:rPr>
        <w:t>19%</w:t>
      </w:r>
      <w:r w:rsidR="00161630">
        <w:t>.</w:t>
      </w:r>
    </w:p>
    <w:p w14:paraId="58491803" w14:textId="77777777" w:rsidR="00EB2A87" w:rsidRDefault="00161630">
      <w:pPr>
        <w:pStyle w:val="2"/>
      </w:pPr>
      <w:bookmarkStart w:id="206" w:name="results"/>
      <w:bookmarkEnd w:id="96"/>
      <w:bookmarkEnd w:id="188"/>
      <w:r>
        <w:t>Results</w:t>
      </w:r>
    </w:p>
    <w:p w14:paraId="072B0C5A" w14:textId="77777777" w:rsidR="00EB2A87" w:rsidRDefault="00161630">
      <w:pPr>
        <w:pStyle w:val="3"/>
      </w:pPr>
      <w:bookmarkStart w:id="207" w:name="base-case-model"/>
      <w:r>
        <w:t>Base Case Model</w:t>
      </w:r>
    </w:p>
    <w:p w14:paraId="19858355" w14:textId="4AB858D2" w:rsidR="00EB2A87" w:rsidRDefault="00161630">
      <w:pPr>
        <w:pStyle w:val="FirstParagraph"/>
      </w:pPr>
      <w:r>
        <w:t xml:space="preserve">Results for the base case model provided estimates of biological reference points for NP SWO and included trends in estimates of total stock biomass, </w:t>
      </w:r>
      <w:del w:id="208" w:author="KAI Mikihiko" w:date="2023-05-19T06:53:00Z">
        <w:r w:rsidDel="007803A0">
          <w:delText>spawning stock biomass</w:delText>
        </w:r>
      </w:del>
      <w:ins w:id="209" w:author="KAI Mikihiko" w:date="2023-05-19T06:53:00Z">
        <w:r w:rsidR="007803A0">
          <w:t>SSB</w:t>
        </w:r>
      </w:ins>
      <w:r>
        <w:t xml:space="preserve">, recruitment, and </w:t>
      </w:r>
      <w:del w:id="210" w:author="KAI Mikihiko" w:date="2023-05-19T06:53:00Z">
        <w:r w:rsidDel="007803A0">
          <w:delText>fishing mortality</w:delText>
        </w:r>
      </w:del>
      <w:ins w:id="211" w:author="KAI Mikihiko" w:date="2023-05-19T06:53:00Z">
        <w:r w:rsidR="007803A0">
          <w:t>F</w:t>
        </w:r>
      </w:ins>
      <w:r>
        <w:t>, along with a Kobe plot indicating stock status over time.</w:t>
      </w:r>
    </w:p>
    <w:p w14:paraId="320C14EB" w14:textId="77777777" w:rsidR="00EB2A87" w:rsidRDefault="00161630">
      <w:pPr>
        <w:pStyle w:val="3"/>
      </w:pPr>
      <w:bookmarkStart w:id="212" w:name="model-convergence"/>
      <w:bookmarkEnd w:id="207"/>
      <w:r>
        <w:t>Model Convergence</w:t>
      </w:r>
    </w:p>
    <w:p w14:paraId="148B4853" w14:textId="7524FB1D" w:rsidR="00EB2A87" w:rsidRDefault="00161630">
      <w:pPr>
        <w:pStyle w:val="FirstParagraph"/>
      </w:pPr>
      <w:r>
        <w:t xml:space="preserve">All estimated parameters in the base case model were within the set bounds, and the final gradient of the model was &lt;0.0001 and the hessian matrix for the parameter estimates was positive definite, which indicated that the model had </w:t>
      </w:r>
      <w:proofErr w:type="spellStart"/>
      <w:r>
        <w:t>converged</w:t>
      </w:r>
      <w:proofErr w:type="spellEnd"/>
      <w:r>
        <w:t xml:space="preserve"> to a local or global minimum. Results from 100 model runs with different random initial starting values for estimated parameters using the internal “jitter” routine in SS</w:t>
      </w:r>
      <w:ins w:id="213" w:author="KAI Mikihiko" w:date="2023-05-19T06:53:00Z">
        <w:r w:rsidR="007803A0">
          <w:t>3</w:t>
        </w:r>
      </w:ins>
      <w:r>
        <w:t xml:space="preserve"> supported the result that a global minimum was obtained (i.e., there was no evidence of a lack of convergence to a global minimum, </w:t>
      </w:r>
      <w:hyperlink w:anchor="fig-jitter">
        <w:r>
          <w:rPr>
            <w:rStyle w:val="ad"/>
          </w:rPr>
          <w:t>Figure 10</w:t>
        </w:r>
      </w:hyperlink>
      <w:r>
        <w:t>).</w:t>
      </w:r>
    </w:p>
    <w:p w14:paraId="3E626089" w14:textId="77777777" w:rsidR="00EB2A87" w:rsidRDefault="00161630">
      <w:pPr>
        <w:pStyle w:val="3"/>
      </w:pPr>
      <w:bookmarkStart w:id="214" w:name="model-diagnostics-1"/>
      <w:bookmarkEnd w:id="212"/>
      <w:r>
        <w:t>Model Diagnostics</w:t>
      </w:r>
    </w:p>
    <w:p w14:paraId="5F1E2D14" w14:textId="500A47FA" w:rsidR="00EB2A87" w:rsidRDefault="00000000">
      <w:pPr>
        <w:pStyle w:val="FirstParagraph"/>
      </w:pPr>
      <w:hyperlink w:anchor="fig-OverallLikelihood">
        <w:r w:rsidR="00161630">
          <w:rPr>
            <w:rStyle w:val="ad"/>
          </w:rPr>
          <w:t>Figure 11</w:t>
        </w:r>
      </w:hyperlink>
      <w:r w:rsidR="00161630">
        <w:t xml:space="preserve"> showed the results of the likelihood profile on virgin recruitment (ln(R</w:t>
      </w:r>
      <w:r w:rsidR="00161630">
        <w:rPr>
          <w:vertAlign w:val="subscript"/>
        </w:rPr>
        <w:t>0</w:t>
      </w:r>
      <w:r w:rsidR="00161630">
        <w:t>))</w:t>
      </w:r>
      <w:ins w:id="215" w:author="KAI Mikihiko" w:date="2023-05-19T06:54:00Z">
        <w:r w:rsidR="007803A0">
          <w:t xml:space="preserve"> </w:t>
        </w:r>
      </w:ins>
      <w:r w:rsidR="00161630">
        <w:t xml:space="preserve">for each data component. Detailed information on changes in negative log-likelihoods among the various fishery data sources are shown in </w:t>
      </w:r>
      <w:r w:rsidR="00161630" w:rsidRPr="007803A0">
        <w:rPr>
          <w:color w:val="548DD4" w:themeColor="text2" w:themeTint="99"/>
          <w:rPrChange w:id="216" w:author="KAI Mikihiko" w:date="2023-05-19T06:55:00Z">
            <w:rPr/>
          </w:rPrChange>
        </w:rPr>
        <w:t xml:space="preserve">Tables </w:t>
      </w:r>
      <w:r w:rsidR="00AA68F8" w:rsidRPr="007803A0">
        <w:rPr>
          <w:color w:val="548DD4" w:themeColor="text2" w:themeTint="99"/>
          <w:rPrChange w:id="217" w:author="KAI Mikihiko" w:date="2023-05-19T06:55:00Z">
            <w:rPr/>
          </w:rPrChange>
        </w:rPr>
        <w:t>7</w:t>
      </w:r>
      <w:r w:rsidR="00161630">
        <w:t xml:space="preserve"> and </w:t>
      </w:r>
      <w:r w:rsidR="00AA68F8" w:rsidRPr="007803A0">
        <w:rPr>
          <w:color w:val="548DD4" w:themeColor="text2" w:themeTint="99"/>
          <w:rPrChange w:id="218" w:author="KAI Mikihiko" w:date="2023-05-19T06:55:00Z">
            <w:rPr/>
          </w:rPrChange>
        </w:rPr>
        <w:t>8</w:t>
      </w:r>
      <w:r w:rsidR="00161630">
        <w:t xml:space="preserve"> and </w:t>
      </w:r>
      <w:r>
        <w:fldChar w:fldCharType="begin"/>
      </w:r>
      <w:r>
        <w:instrText>HYPERLINK \l "fig-CPUELikelihood" \h</w:instrText>
      </w:r>
      <w:r>
        <w:fldChar w:fldCharType="separate"/>
      </w:r>
      <w:r w:rsidR="00161630">
        <w:rPr>
          <w:rStyle w:val="ad"/>
        </w:rPr>
        <w:t>Figure</w:t>
      </w:r>
      <w:ins w:id="219" w:author="KAI Mikihiko" w:date="2023-05-19T06:55:00Z">
        <w:r w:rsidR="007803A0">
          <w:rPr>
            <w:rStyle w:val="ad"/>
          </w:rPr>
          <w:t>s</w:t>
        </w:r>
      </w:ins>
      <w:r w:rsidR="00161630">
        <w:rPr>
          <w:rStyle w:val="ad"/>
        </w:rPr>
        <w:t> 12</w:t>
      </w:r>
      <w:r>
        <w:rPr>
          <w:rStyle w:val="ad"/>
        </w:rPr>
        <w:fldChar w:fldCharType="end"/>
      </w:r>
      <w:r w:rsidR="00161630">
        <w:t xml:space="preserve"> and </w:t>
      </w:r>
      <w:r>
        <w:fldChar w:fldCharType="begin"/>
      </w:r>
      <w:r>
        <w:instrText>HYPERLINK \l "fig-SizeLikelihood" \h</w:instrText>
      </w:r>
      <w:r>
        <w:fldChar w:fldCharType="separate"/>
      </w:r>
      <w:del w:id="220" w:author="KAI Mikihiko" w:date="2023-05-19T06:55:00Z">
        <w:r w:rsidR="00161630" w:rsidDel="007803A0">
          <w:rPr>
            <w:rStyle w:val="ad"/>
          </w:rPr>
          <w:delText>Figure </w:delText>
        </w:r>
      </w:del>
      <w:r w:rsidR="00161630">
        <w:rPr>
          <w:rStyle w:val="ad"/>
        </w:rPr>
        <w:t>13</w:t>
      </w:r>
      <w:r>
        <w:rPr>
          <w:rStyle w:val="ad"/>
        </w:rPr>
        <w:fldChar w:fldCharType="end"/>
      </w:r>
      <w:r w:rsidR="00161630">
        <w:t>.</w:t>
      </w:r>
    </w:p>
    <w:p w14:paraId="23B432C8" w14:textId="77777777" w:rsidR="00EB2A87" w:rsidRDefault="00161630">
      <w:pPr>
        <w:pStyle w:val="a0"/>
      </w:pPr>
      <w:r>
        <w:t>Changes in the likelihood of each data component indicated how informative that data component was to the overall estimated model fit. Ideally, relative abundance indices should be the primary sources of information on the population scale in a model (Francis, 2011).</w:t>
      </w:r>
    </w:p>
    <w:p w14:paraId="530CE651" w14:textId="69185C00" w:rsidR="00EB2A87" w:rsidRDefault="00161630">
      <w:pPr>
        <w:pStyle w:val="a0"/>
      </w:pPr>
      <w:r>
        <w:t xml:space="preserve">There </w:t>
      </w:r>
      <w:del w:id="221" w:author="KAI Mikihiko" w:date="2023-05-19T06:56:00Z">
        <w:r w:rsidDel="007803A0">
          <w:delText xml:space="preserve">was </w:delText>
        </w:r>
      </w:del>
      <w:ins w:id="222" w:author="KAI Mikihiko" w:date="2023-05-19T06:56:00Z">
        <w:r w:rsidR="007803A0">
          <w:t xml:space="preserve">were </w:t>
        </w:r>
      </w:ins>
      <w:del w:id="223" w:author="KAI Mikihiko" w:date="2023-05-19T06:56:00Z">
        <w:r w:rsidDel="007803A0">
          <w:delText xml:space="preserve">a </w:delText>
        </w:r>
      </w:del>
      <w:r>
        <w:t xml:space="preserve">reasonable </w:t>
      </w:r>
      <w:del w:id="224" w:author="KAI Mikihiko" w:date="2023-05-19T06:56:00Z">
        <w:r w:rsidDel="007803A0">
          <w:delText>about</w:delText>
        </w:r>
      </w:del>
      <w:del w:id="225" w:author="KAI Mikihiko" w:date="2023-05-19T06:55:00Z">
        <w:r w:rsidDel="007803A0">
          <w:delText xml:space="preserve"> of</w:delText>
        </w:r>
      </w:del>
      <w:del w:id="226" w:author="KAI Mikihiko" w:date="2023-05-19T06:56:00Z">
        <w:r w:rsidDel="007803A0">
          <w:delText xml:space="preserve"> </w:delText>
        </w:r>
      </w:del>
      <w:r>
        <w:t xml:space="preserve">information </w:t>
      </w:r>
      <w:ins w:id="227" w:author="KAI Mikihiko" w:date="2023-05-19T06:56:00Z">
        <w:r w:rsidR="007803A0">
          <w:t>about</w:t>
        </w:r>
      </w:ins>
      <w:del w:id="228" w:author="KAI Mikihiko" w:date="2023-05-19T06:56:00Z">
        <w:r w:rsidDel="007803A0">
          <w:delText>in</w:delText>
        </w:r>
      </w:del>
      <w:r>
        <w:t xml:space="preserve"> the size data and survey (CPUE) data to inform the lower bound of R</w:t>
      </w:r>
      <w:r>
        <w:rPr>
          <w:vertAlign w:val="subscript"/>
        </w:rPr>
        <w:t>0</w:t>
      </w:r>
      <w:r>
        <w:t>, but only the size composition data contributed to an estimate of the upper bound of R</w:t>
      </w:r>
      <w:r>
        <w:rPr>
          <w:vertAlign w:val="subscript"/>
        </w:rPr>
        <w:t>0</w:t>
      </w:r>
      <w:r>
        <w:t xml:space="preserve"> (</w:t>
      </w:r>
      <w:hyperlink w:anchor="fig-OverallLikelihood">
        <w:r>
          <w:rPr>
            <w:rStyle w:val="ad"/>
          </w:rPr>
          <w:t>Figure 11</w:t>
        </w:r>
      </w:hyperlink>
      <w:r>
        <w:t>). Generally, all the data agreed upon the maximum likelihood estimate of ln(R</w:t>
      </w:r>
      <w:r>
        <w:rPr>
          <w:vertAlign w:val="subscript"/>
        </w:rPr>
        <w:t>0</w:t>
      </w:r>
      <w:r>
        <w:t>) = 6.84. The Chinese Taipei size composition data contributed the most to the estimate of ln(R</w:t>
      </w:r>
      <w:r>
        <w:rPr>
          <w:vertAlign w:val="subscript"/>
        </w:rPr>
        <w:t>0</w:t>
      </w:r>
      <w:r>
        <w:t>) (</w:t>
      </w:r>
      <w:hyperlink w:anchor="fig-SizeLikelihood">
        <w:r>
          <w:rPr>
            <w:rStyle w:val="ad"/>
          </w:rPr>
          <w:t>Figure 13</w:t>
        </w:r>
      </w:hyperlink>
      <w:r>
        <w:t>), and the Japanese longline late CPUE index in area 1 and the US longline deep-set sector CPUE index contributed to most</w:t>
      </w:r>
      <w:r w:rsidR="00AA68F8">
        <w:t xml:space="preserve"> to the survey estimate of ln(R</w:t>
      </w:r>
      <w:r w:rsidRPr="00AA68F8">
        <w:rPr>
          <w:vertAlign w:val="subscript"/>
        </w:rPr>
        <w:t>0</w:t>
      </w:r>
      <w:r>
        <w:t>) (</w:t>
      </w:r>
      <w:hyperlink w:anchor="fig-CPUELikelihood">
        <w:r>
          <w:rPr>
            <w:rStyle w:val="ad"/>
          </w:rPr>
          <w:t>Figure 12</w:t>
        </w:r>
      </w:hyperlink>
      <w:r>
        <w:t>).</w:t>
      </w:r>
    </w:p>
    <w:p w14:paraId="30EC8C17" w14:textId="77777777" w:rsidR="00EB2A87" w:rsidRDefault="00161630">
      <w:pPr>
        <w:pStyle w:val="a0"/>
      </w:pPr>
      <w:r>
        <w:t>There were some differences in the location of the minimum negative log-likelihood along the R</w:t>
      </w:r>
      <w:r>
        <w:rPr>
          <w:vertAlign w:val="subscript"/>
        </w:rPr>
        <w:t>0</w:t>
      </w:r>
      <w:r>
        <w:t xml:space="preserve"> profile observed among data likelihood components for the base case model. The two-stage Francis approach seemed to have reduced the </w:t>
      </w:r>
      <w:proofErr w:type="gramStart"/>
      <w:r>
        <w:t>conflict, but</w:t>
      </w:r>
      <w:proofErr w:type="gramEnd"/>
      <w:r>
        <w:t xml:space="preserve"> did not eliminate it.</w:t>
      </w:r>
    </w:p>
    <w:p w14:paraId="7DC71FF3" w14:textId="77777777" w:rsidR="00EB2A87" w:rsidRDefault="00161630">
      <w:pPr>
        <w:pStyle w:val="4"/>
      </w:pPr>
      <w:bookmarkStart w:id="229" w:name="goodness-of-fit-indices-of-abundance-1"/>
      <w:r>
        <w:t>Goodness-of-Fit Indices of Abundance</w:t>
      </w:r>
    </w:p>
    <w:p w14:paraId="5B21A60F" w14:textId="77777777" w:rsidR="00EB2A87" w:rsidRDefault="00161630">
      <w:pPr>
        <w:pStyle w:val="FirstParagraph"/>
      </w:pPr>
      <w:r>
        <w:t xml:space="preserve">Goodness-of-fit diagnostics were presented in </w:t>
      </w:r>
      <w:r w:rsidRPr="007803A0">
        <w:rPr>
          <w:color w:val="548DD4" w:themeColor="text2" w:themeTint="99"/>
          <w:rPrChange w:id="230" w:author="KAI Mikihiko" w:date="2023-05-19T06:57:00Z">
            <w:rPr/>
          </w:rPrChange>
        </w:rPr>
        <w:t xml:space="preserve">Table </w:t>
      </w:r>
      <w:r w:rsidR="00AA68F8" w:rsidRPr="007803A0">
        <w:rPr>
          <w:color w:val="548DD4" w:themeColor="text2" w:themeTint="99"/>
          <w:rPrChange w:id="231" w:author="KAI Mikihiko" w:date="2023-05-19T06:57:00Z">
            <w:rPr/>
          </w:rPrChange>
        </w:rPr>
        <w:t>5</w:t>
      </w:r>
      <w:r>
        <w:t xml:space="preserve">, and plots of predicted and observed CPUE by fishery for the base case model were shown in </w:t>
      </w:r>
      <w:hyperlink w:anchor="fig-ExpCPUE">
        <w:r>
          <w:rPr>
            <w:rStyle w:val="ad"/>
          </w:rPr>
          <w:t>Figure 14</w:t>
        </w:r>
      </w:hyperlink>
      <w:r>
        <w:t>.</w:t>
      </w:r>
    </w:p>
    <w:p w14:paraId="34EC8629" w14:textId="77777777" w:rsidR="00EB2A87" w:rsidRDefault="00161630">
      <w:pPr>
        <w:pStyle w:val="a0"/>
      </w:pPr>
      <w:r>
        <w:t xml:space="preserve">The fit to the CPUE indices can be summarized into two groups by the contribution to the total likelihood (contributed group of S1, S2, S3, S4, S6, and S7; uncontributed group of S5 and S8). </w:t>
      </w:r>
      <w:r w:rsidRPr="007803A0">
        <w:rPr>
          <w:color w:val="548DD4" w:themeColor="text2" w:themeTint="99"/>
          <w:rPrChange w:id="232" w:author="KAI Mikihiko" w:date="2023-05-19T06:58:00Z">
            <w:rPr/>
          </w:rPrChange>
        </w:rPr>
        <w:t xml:space="preserve">Table </w:t>
      </w:r>
      <w:r w:rsidR="00AA68F8" w:rsidRPr="007803A0">
        <w:rPr>
          <w:color w:val="548DD4" w:themeColor="text2" w:themeTint="99"/>
          <w:rPrChange w:id="233" w:author="KAI Mikihiko" w:date="2023-05-19T06:58:00Z">
            <w:rPr/>
          </w:rPrChange>
        </w:rPr>
        <w:t>5</w:t>
      </w:r>
      <w:r>
        <w:t xml:space="preserve"> showed that RMSE was smaller than 0.3 for all indices except for S5. This result indicates that the model fit</w:t>
      </w:r>
      <w:r w:rsidR="0088735C">
        <w:t>s</w:t>
      </w:r>
      <w:r>
        <w:t xml:space="preserve"> to these CPUE indices were good.</w:t>
      </w:r>
    </w:p>
    <w:p w14:paraId="70E39E45" w14:textId="77777777" w:rsidR="00EB2A87" w:rsidRDefault="00161630">
      <w:pPr>
        <w:pStyle w:val="4"/>
      </w:pPr>
      <w:bookmarkStart w:id="234" w:name="Xf9ce7631cfa87549b2630027ffea0fb1d919f1c"/>
      <w:bookmarkEnd w:id="229"/>
      <w:r>
        <w:t>Residuals Analysis of Size Composition Data</w:t>
      </w:r>
    </w:p>
    <w:p w14:paraId="673BB2ED" w14:textId="77777777" w:rsidR="00EB2A87" w:rsidRDefault="00161630">
      <w:pPr>
        <w:pStyle w:val="FirstParagraph"/>
      </w:pPr>
      <w:r>
        <w:t xml:space="preserve">Comparisons between the observed and expected mean values of length composition data from Francis (2011) were used for model diagnostics. </w:t>
      </w:r>
      <w:hyperlink w:anchor="fig-SizeCompFits">
        <w:r>
          <w:rPr>
            <w:rStyle w:val="ad"/>
          </w:rPr>
          <w:t>Figure 15</w:t>
        </w:r>
      </w:hyperlink>
      <w:r>
        <w:t xml:space="preserve"> shows the 95% credible intervals for mean value for the nine length composition data sets. The model fit passed through almost all of the credible intervals.</w:t>
      </w:r>
    </w:p>
    <w:p w14:paraId="784C23A8" w14:textId="77777777" w:rsidR="00EB2A87" w:rsidRDefault="00161630">
      <w:pPr>
        <w:pStyle w:val="a0"/>
      </w:pPr>
      <w:r>
        <w:t>Fits to the annual length compositions by fleet could be improved (</w:t>
      </w:r>
      <w:hyperlink w:anchor="fig-SizeCompResid">
        <w:r>
          <w:rPr>
            <w:rStyle w:val="ad"/>
          </w:rPr>
          <w:t>Figure 16</w:t>
        </w:r>
      </w:hyperlink>
      <w:r>
        <w:t>), with few obvious systematic patterns observed in the residuals (e.g., patterns of positive or negative residuals) making it difficult to objectively determine how to improve the fits. This is an important area for future model development. For example, more flexible selectivity curves (or time blocks) in combination with alternative binning of length composition data could be examined in the future to account for the jagged distributions observed in seasonal length compositions. Alternatively, different area stratification of fleets could be explored in the future to either increase sample size or smooth the length-frequency distributions. In this assessment both of these options were explored for several of the fleets, including the IATTC EPO size data and the US LL data, especially the deep-set sector which was ultimately excluded from the base-case model, however the BILLWG ultimately selected a simpler model as improving the fit to the size data often required additional parameters, while accepting a slightly degraded fit to the data allowed the focus to remain on improving the CPUE fit and maintaining as many degrees of freedom in the model as possible.</w:t>
      </w:r>
    </w:p>
    <w:p w14:paraId="1C00E403" w14:textId="18E96B91" w:rsidR="00EB2A87" w:rsidRDefault="00161630">
      <w:pPr>
        <w:pStyle w:val="a0"/>
      </w:pPr>
      <w:r>
        <w:t xml:space="preserve">Assuming standardized residuals were normally distributed, 95% of the measurements would fall within 2 standard deviations of the mean. The majority of Pearson residuals did meet this </w:t>
      </w:r>
      <w:del w:id="235" w:author="KAI Mikihiko" w:date="2023-05-19T07:00:00Z">
        <w:r w:rsidDel="00CA79B0">
          <w:delText>criteria</w:delText>
        </w:r>
      </w:del>
      <w:ins w:id="236" w:author="KAI Mikihiko" w:date="2023-05-19T07:00:00Z">
        <w:r w:rsidR="00CA79B0">
          <w:t>criterion</w:t>
        </w:r>
      </w:ins>
      <w:r>
        <w:t>, although F3 and F8, the U.S. longline shallow-set data in the early and late periods showed stronger residual patterns when compared to the other fleets (</w:t>
      </w:r>
      <w:hyperlink w:anchor="fig-SizeCompResid">
        <w:r>
          <w:rPr>
            <w:rStyle w:val="ad"/>
          </w:rPr>
          <w:t>Figure 16</w:t>
        </w:r>
      </w:hyperlink>
      <w:r>
        <w:t>).</w:t>
      </w:r>
    </w:p>
    <w:p w14:paraId="693803DB" w14:textId="77777777" w:rsidR="00EB2A87" w:rsidRDefault="00161630">
      <w:pPr>
        <w:pStyle w:val="a0"/>
      </w:pPr>
      <w:r>
        <w:t>Overall, the model fit the length modes in length composition data aggregated by fishery fairly well using the input effective sample sizes (</w:t>
      </w:r>
      <w:hyperlink w:anchor="fig-SizeAggFits">
        <w:r>
          <w:rPr>
            <w:rStyle w:val="ad"/>
          </w:rPr>
          <w:t>Figure 17</w:t>
        </w:r>
      </w:hyperlink>
      <w:r>
        <w:t>). However, F4 still showed some misfit.</w:t>
      </w:r>
    </w:p>
    <w:p w14:paraId="24F8CE50" w14:textId="77777777" w:rsidR="00EB2A87" w:rsidRDefault="00161630">
      <w:pPr>
        <w:pStyle w:val="4"/>
      </w:pPr>
      <w:bookmarkStart w:id="237" w:name="runs-test-1"/>
      <w:bookmarkEnd w:id="234"/>
      <w:r>
        <w:t xml:space="preserve">Runs </w:t>
      </w:r>
      <w:proofErr w:type="gramStart"/>
      <w:r>
        <w:t>test</w:t>
      </w:r>
      <w:proofErr w:type="gramEnd"/>
    </w:p>
    <w:p w14:paraId="780FA029" w14:textId="38A956A4" w:rsidR="00EB2A87" w:rsidRDefault="00161630">
      <w:pPr>
        <w:pStyle w:val="FirstParagraph"/>
      </w:pPr>
      <w:r>
        <w:t>The CPUE indices for all fleets included in the likelihood (S1 - S4, and S7) passed runs test (</w:t>
      </w:r>
      <w:hyperlink w:anchor="fig-CPUERunstest">
        <w:r>
          <w:rPr>
            <w:rStyle w:val="ad"/>
          </w:rPr>
          <w:t>Figure 18</w:t>
        </w:r>
      </w:hyperlink>
      <w:r>
        <w:t>) that indicated the model fitted well. S5 and S8 were not fit in the likelihood, so we expect some misfit. S6 is not fit as a survey/CPUE index, so the interpretation of the runs test for this fleet is less straightforward as there are many data sources that contribute to estimating recruitment. The length composition data for five fleets passed the runs test (</w:t>
      </w:r>
      <w:hyperlink w:anchor="fig-SizeRunsTest">
        <w:r>
          <w:rPr>
            <w:rStyle w:val="ad"/>
          </w:rPr>
          <w:t>Figure 19</w:t>
        </w:r>
      </w:hyperlink>
      <w:r>
        <w:t>). The length-composition data for F</w:t>
      </w:r>
      <w:del w:id="238" w:author="KAI Mikihiko" w:date="2023-05-19T07:01:00Z">
        <w:r w:rsidDel="00CA79B0">
          <w:delText>0</w:delText>
        </w:r>
      </w:del>
      <w:r>
        <w:t>1 Japanese LL area 1 late could pass the runs test if an additional time block is included in the selectivity estimates. However, this also increased the number of parameters estimated and did not change the overall model result. The BILLWG agreed that the priority was to fit the CPUE data and therefore estimated the F</w:t>
      </w:r>
      <w:del w:id="239" w:author="KAI Mikihiko" w:date="2023-05-19T07:02:00Z">
        <w:r w:rsidDel="00CA79B0">
          <w:delText>0</w:delText>
        </w:r>
      </w:del>
      <w:r>
        <w:t>1 size data without the second time block. F4 IATTC size data also failed the runs test. This fleet is an aggregate of many fleets and gears catching swordfish in the EPO. This means that the selectivity of the fleet is unlikely to be consistent between years or quarters and would cau</w:t>
      </w:r>
      <w:r w:rsidR="009750D6">
        <w:t>se problems when fitting. In ad</w:t>
      </w:r>
      <w:r>
        <w:t>dition, the aggre</w:t>
      </w:r>
      <w:r w:rsidR="009750D6">
        <w:t>g</w:t>
      </w:r>
      <w:r>
        <w:t>ate distribution of the size composition data for this fleet has sharp peaks at a few size classes, which causes issues in estimating selectivity and indicates that these data should be evaluated more closely for inclusion in the future.</w:t>
      </w:r>
    </w:p>
    <w:p w14:paraId="0A804194" w14:textId="77777777" w:rsidR="00EB2A87" w:rsidRDefault="00161630">
      <w:pPr>
        <w:pStyle w:val="4"/>
      </w:pPr>
      <w:bookmarkStart w:id="240" w:name="retrospective-analysis-1"/>
      <w:bookmarkEnd w:id="237"/>
      <w:r>
        <w:t>Retrospective Analysis</w:t>
      </w:r>
    </w:p>
    <w:p w14:paraId="756087D4" w14:textId="77777777" w:rsidR="00EB2A87" w:rsidRDefault="00161630">
      <w:pPr>
        <w:pStyle w:val="FirstParagraph"/>
      </w:pPr>
      <w:r>
        <w:t xml:space="preserve">A retrospective analysis was conducted for the last 5 years of the assessment time horizon to evaluate whether there were any strong changes in parameter estimates through time. The results of the retrospective analysis are shown in </w:t>
      </w:r>
      <w:hyperlink w:anchor="fig-retros">
        <w:r>
          <w:rPr>
            <w:rStyle w:val="ad"/>
          </w:rPr>
          <w:t>Figure 20</w:t>
        </w:r>
      </w:hyperlink>
      <w:r>
        <w:t xml:space="preserve">. The trajectories of estimated SSB and F showed that there was a slight tendency of overestimation for SSB in recent years and underestimation for F. In addition, the </w:t>
      </w:r>
      <w:proofErr w:type="spellStart"/>
      <w:r>
        <w:t>Mohn’s</w:t>
      </w:r>
      <w:proofErr w:type="spellEnd"/>
      <w:r>
        <w:t xml:space="preserve"> rho for SSB (-0.14) and F (0.14) fell within the range of acceptable values (-0.15 to 0.20), suggesting that the retrospective pattern is not substantial.</w:t>
      </w:r>
    </w:p>
    <w:p w14:paraId="1347D1A5" w14:textId="77777777" w:rsidR="00EB2A87" w:rsidRDefault="00161630">
      <w:pPr>
        <w:pStyle w:val="4"/>
      </w:pPr>
      <w:bookmarkStart w:id="241" w:name="prediciton-skill"/>
      <w:bookmarkEnd w:id="240"/>
      <w:r>
        <w:t>Predict</w:t>
      </w:r>
      <w:r w:rsidR="00691048">
        <w:t>i</w:t>
      </w:r>
      <w:r>
        <w:t>on skill</w:t>
      </w:r>
    </w:p>
    <w:p w14:paraId="454263B5" w14:textId="77777777" w:rsidR="00EB2A87" w:rsidRDefault="00161630">
      <w:pPr>
        <w:pStyle w:val="FirstParagraph"/>
      </w:pPr>
      <w:r>
        <w:t>Results of the hindcast with cross-validation indicate that of the five CPUE indices at the end of the assessment horizon, only the Japanese LL area 2 fleet had reasonable predictive ability (MASE = 0.85), with all other fleets MASE &gt; 1 (</w:t>
      </w:r>
      <w:hyperlink w:anchor="fig-CPUEHCxval">
        <w:r>
          <w:rPr>
            <w:rStyle w:val="ad"/>
          </w:rPr>
          <w:t>Figure 21</w:t>
        </w:r>
      </w:hyperlink>
      <w:r>
        <w:t>). Comparing the predictive ability of the size composition data, two fleets had good predictive ability (MASE &lt;0.5, F3 and F9), one had good</w:t>
      </w:r>
      <w:r w:rsidR="00724C18">
        <w:t xml:space="preserve"> predictive ability (0.5&lt;MASE &lt;1,</w:t>
      </w:r>
      <w:r>
        <w:t xml:space="preserve"> F2) and two had poor predictive ability (MASE &lt;1, F1 and F7, </w:t>
      </w:r>
      <w:hyperlink w:anchor="fig-LenHCxval">
        <w:r>
          <w:rPr>
            <w:rStyle w:val="ad"/>
          </w:rPr>
          <w:t>Figure 22</w:t>
        </w:r>
      </w:hyperlink>
      <w:r>
        <w:t>).</w:t>
      </w:r>
    </w:p>
    <w:p w14:paraId="1EF7FC82" w14:textId="77777777" w:rsidR="00EB2A87" w:rsidRDefault="00161630">
      <w:pPr>
        <w:pStyle w:val="4"/>
      </w:pPr>
      <w:bookmarkStart w:id="242" w:name="age-structured-production-model-1"/>
      <w:bookmarkEnd w:id="241"/>
      <w:r>
        <w:t>Age-structured production model</w:t>
      </w:r>
    </w:p>
    <w:p w14:paraId="2A9ED454" w14:textId="77777777" w:rsidR="00EB2A87" w:rsidRDefault="00161630">
      <w:pPr>
        <w:pStyle w:val="FirstParagraph"/>
      </w:pPr>
      <w:r>
        <w:t>Results from the ASPM model showed a similar population trend as the full model although the scale of the ASPM is larger than the base-case model (</w:t>
      </w:r>
      <w:hyperlink w:anchor="fig-ASPM">
        <w:r>
          <w:rPr>
            <w:rStyle w:val="ad"/>
          </w:rPr>
          <w:t>Figure 23</w:t>
        </w:r>
      </w:hyperlink>
      <w:r>
        <w:t>). This suggests that while the Catch and CPUE data do provide information for the production function, the size composition data provide information about the overall scale of the population.</w:t>
      </w:r>
    </w:p>
    <w:p w14:paraId="2A4470D6" w14:textId="77777777" w:rsidR="00EB2A87" w:rsidRDefault="00161630">
      <w:pPr>
        <w:pStyle w:val="3"/>
      </w:pPr>
      <w:bookmarkStart w:id="243" w:name="stock-assessment-results"/>
      <w:bookmarkEnd w:id="214"/>
      <w:bookmarkEnd w:id="242"/>
      <w:r>
        <w:t>Stock Assessment Results</w:t>
      </w:r>
    </w:p>
    <w:p w14:paraId="1EA97ED0" w14:textId="738C4682" w:rsidR="00EB2A87" w:rsidRDefault="00161630">
      <w:pPr>
        <w:pStyle w:val="FirstParagraph"/>
      </w:pPr>
      <w:r>
        <w:t>Estimates of population biomass (estimated biomass of age 1 and older fish at the beginning of the year) fluctuated around an average of 82</w:t>
      </w:r>
      <w:r w:rsidR="00724C18">
        <w:t>,</w:t>
      </w:r>
      <w:r>
        <w:t>800 mt during 1975-2021 and was estimated to be 88</w:t>
      </w:r>
      <w:r w:rsidR="00724C18">
        <w:t>,</w:t>
      </w:r>
      <w:r>
        <w:t>800 mt in 2021 (</w:t>
      </w:r>
      <w:ins w:id="244" w:author="KAI Mikihiko [2]" w:date="2023-05-19T09:08:00Z">
        <w:r w:rsidR="00710CAE" w:rsidRPr="00D46682">
          <w:rPr>
            <w:color w:val="548DD4" w:themeColor="text2" w:themeTint="99"/>
          </w:rPr>
          <w:t>Table 9</w:t>
        </w:r>
        <w:r w:rsidR="00710CAE">
          <w:t xml:space="preserve"> and</w:t>
        </w:r>
        <w:r w:rsidR="00710CAE">
          <w:t xml:space="preserve"> </w:t>
        </w:r>
      </w:ins>
      <w:hyperlink w:anchor="fig-summarybiomass2-1">
        <w:r w:rsidR="00724C18">
          <w:rPr>
            <w:rStyle w:val="ad"/>
          </w:rPr>
          <w:t>Figure 24</w:t>
        </w:r>
        <w:r>
          <w:rPr>
            <w:rStyle w:val="ad"/>
          </w:rPr>
          <w:t>a</w:t>
        </w:r>
      </w:hyperlink>
      <w:r>
        <w:t>). Overall, population biomass has increased slightly over time.</w:t>
      </w:r>
    </w:p>
    <w:p w14:paraId="6772A676" w14:textId="6CF13382" w:rsidR="00EB2A87" w:rsidRDefault="00161630">
      <w:pPr>
        <w:pStyle w:val="a0"/>
      </w:pPr>
      <w:r>
        <w:t xml:space="preserve">Initial estimates of female </w:t>
      </w:r>
      <w:del w:id="245" w:author="KAI Mikihiko" w:date="2023-05-19T07:04:00Z">
        <w:r w:rsidDel="00CA79B0">
          <w:delText>spawning stock biomass (</w:delText>
        </w:r>
      </w:del>
      <w:r>
        <w:t>SSB</w:t>
      </w:r>
      <w:del w:id="246" w:author="KAI Mikihiko" w:date="2023-05-19T07:04:00Z">
        <w:r w:rsidDel="00CA79B0">
          <w:delText>)</w:delText>
        </w:r>
      </w:del>
      <w:r>
        <w:t xml:space="preserve"> averaged around 27</w:t>
      </w:r>
      <w:r w:rsidR="00724C18">
        <w:t>,</w:t>
      </w:r>
      <w:r>
        <w:t xml:space="preserve">600 mt in the late 1970s. </w:t>
      </w:r>
      <w:ins w:id="247" w:author="KAI Mikihiko" w:date="2023-05-19T07:05:00Z">
        <w:r w:rsidR="00CA79B0">
          <w:t xml:space="preserve">The </w:t>
        </w:r>
      </w:ins>
      <w:r>
        <w:t>SSB was at its highest level of 35</w:t>
      </w:r>
      <w:r w:rsidR="00724C18">
        <w:t>,778</w:t>
      </w:r>
      <w:r>
        <w:t xml:space="preserve"> </w:t>
      </w:r>
      <w:del w:id="248" w:author="KAI Mikihiko" w:date="2023-05-19T07:04:00Z">
        <w:r w:rsidDel="00CA79B0">
          <w:delText>metric tons</w:delText>
        </w:r>
      </w:del>
      <w:ins w:id="249" w:author="KAI Mikihiko" w:date="2023-05-19T07:04:00Z">
        <w:r w:rsidR="00CA79B0">
          <w:t>mt</w:t>
        </w:r>
      </w:ins>
      <w:r>
        <w:t xml:space="preserve"> in </w:t>
      </w:r>
      <w:proofErr w:type="gramStart"/>
      <w:r>
        <w:t>2021, and</w:t>
      </w:r>
      <w:proofErr w:type="gramEnd"/>
      <w:r>
        <w:t xml:space="preserve"> was at its minimum of 22</w:t>
      </w:r>
      <w:r w:rsidR="00724C18">
        <w:t>,</w:t>
      </w:r>
      <w:r>
        <w:t xml:space="preserve">415 mt in 1981. Overall, </w:t>
      </w:r>
      <w:del w:id="250" w:author="KAI Mikihiko" w:date="2023-05-19T07:04:00Z">
        <w:r w:rsidDel="00CA79B0">
          <w:delText>spawning stock biomass</w:delText>
        </w:r>
      </w:del>
      <w:ins w:id="251" w:author="KAI Mikihiko" w:date="2023-05-19T07:04:00Z">
        <w:r w:rsidR="00CA79B0">
          <w:t>the SSB</w:t>
        </w:r>
      </w:ins>
      <w:r>
        <w:t xml:space="preserve"> has been relatively stable and above SSB</w:t>
      </w:r>
      <w:r>
        <w:rPr>
          <w:vertAlign w:val="subscript"/>
        </w:rPr>
        <w:t>MSY</w:t>
      </w:r>
      <w:r>
        <w:t xml:space="preserve"> for the entirety of the assessment period (</w:t>
      </w:r>
      <w:ins w:id="252" w:author="KAI Mikihiko [2]" w:date="2023-05-19T09:08:00Z">
        <w:r w:rsidR="00710CAE" w:rsidRPr="00D46682">
          <w:rPr>
            <w:color w:val="548DD4" w:themeColor="text2" w:themeTint="99"/>
          </w:rPr>
          <w:t>Table 9</w:t>
        </w:r>
        <w:r w:rsidR="00710CAE">
          <w:t xml:space="preserve"> and</w:t>
        </w:r>
        <w:r w:rsidR="00710CAE">
          <w:t xml:space="preserve"> </w:t>
        </w:r>
      </w:ins>
      <w:hyperlink w:anchor="fig-summarybiomass2-2">
        <w:r w:rsidR="00724C18">
          <w:rPr>
            <w:rStyle w:val="ad"/>
          </w:rPr>
          <w:t>Figure 24</w:t>
        </w:r>
        <w:r>
          <w:rPr>
            <w:rStyle w:val="ad"/>
          </w:rPr>
          <w:t>b</w:t>
        </w:r>
      </w:hyperlink>
      <w:r>
        <w:t>).</w:t>
      </w:r>
    </w:p>
    <w:p w14:paraId="3468DFD9" w14:textId="7F627238" w:rsidR="00EB2A87" w:rsidRDefault="00161630">
      <w:pPr>
        <w:pStyle w:val="a0"/>
      </w:pPr>
      <w:r>
        <w:t xml:space="preserve">Estimated </w:t>
      </w:r>
      <w:del w:id="253" w:author="KAI Mikihiko" w:date="2023-05-19T07:05:00Z">
        <w:r w:rsidDel="00CA79B0">
          <w:delText>fishing mortality</w:delText>
        </w:r>
      </w:del>
      <w:ins w:id="254" w:author="KAI Mikihiko" w:date="2023-05-19T07:05:00Z">
        <w:r w:rsidR="00CA79B0">
          <w:t>F</w:t>
        </w:r>
      </w:ins>
      <w:r>
        <w:t xml:space="preserve"> (arithmetic average of F for ages 1 – 10) decreased from 0.17 year</w:t>
      </w:r>
      <w:r>
        <w:rPr>
          <w:vertAlign w:val="superscript"/>
        </w:rPr>
        <w:t>-1</w:t>
      </w:r>
      <w:r w:rsidR="00724C18">
        <w:t xml:space="preserve"> in 1978 to a minimum of 0.09</w:t>
      </w:r>
      <w:r>
        <w:t xml:space="preserve"> year</w:t>
      </w:r>
      <w:r>
        <w:rPr>
          <w:vertAlign w:val="superscript"/>
        </w:rPr>
        <w:t>-1</w:t>
      </w:r>
      <w:r>
        <w:t xml:space="preserve"> in 2021 (</w:t>
      </w:r>
      <w:r w:rsidRPr="00710CAE">
        <w:rPr>
          <w:color w:val="548DD4" w:themeColor="text2" w:themeTint="99"/>
          <w:rPrChange w:id="255" w:author="KAI Mikihiko [2]" w:date="2023-05-19T09:09:00Z">
            <w:rPr/>
          </w:rPrChange>
        </w:rPr>
        <w:t xml:space="preserve">Table </w:t>
      </w:r>
      <w:r w:rsidR="009750D6" w:rsidRPr="00710CAE">
        <w:rPr>
          <w:color w:val="548DD4" w:themeColor="text2" w:themeTint="99"/>
          <w:rPrChange w:id="256" w:author="KAI Mikihiko [2]" w:date="2023-05-19T09:09:00Z">
            <w:rPr/>
          </w:rPrChange>
        </w:rPr>
        <w:t>9</w:t>
      </w:r>
      <w:r>
        <w:t xml:space="preserve"> and </w:t>
      </w:r>
      <w:hyperlink w:anchor="fig-summarybiomass2-3">
        <w:r>
          <w:rPr>
            <w:rStyle w:val="ad"/>
          </w:rPr>
          <w:t>Figure</w:t>
        </w:r>
        <w:r w:rsidR="00724C18">
          <w:rPr>
            <w:rStyle w:val="ad"/>
          </w:rPr>
          <w:t> 24</w:t>
        </w:r>
        <w:r>
          <w:rPr>
            <w:rStyle w:val="ad"/>
          </w:rPr>
          <w:t>c</w:t>
        </w:r>
      </w:hyperlink>
      <w:r>
        <w:t>). It averaged roughly F=0.0</w:t>
      </w:r>
      <w:r w:rsidR="00724C18">
        <w:t>9</w:t>
      </w:r>
      <w:r>
        <w:t xml:space="preserve"> during 2019-2021 or about 51% of F</w:t>
      </w:r>
      <w:r>
        <w:rPr>
          <w:vertAlign w:val="subscript"/>
        </w:rPr>
        <w:t>MSY</w:t>
      </w:r>
      <w:r>
        <w:t xml:space="preserve"> with a relative fishing mortality of F/F</w:t>
      </w:r>
      <w:r>
        <w:rPr>
          <w:vertAlign w:val="subscript"/>
        </w:rPr>
        <w:t>MSY</w:t>
      </w:r>
      <w:r>
        <w:t xml:space="preserve"> = 0.0</w:t>
      </w:r>
      <w:r w:rsidR="00724C18">
        <w:t>9</w:t>
      </w:r>
      <w:r>
        <w:t xml:space="preserve"> in 2021. Fishing mortality has been below F</w:t>
      </w:r>
      <w:r>
        <w:rPr>
          <w:vertAlign w:val="subscript"/>
        </w:rPr>
        <w:t>MSY</w:t>
      </w:r>
      <w:r>
        <w:t xml:space="preserve"> since the beginning of the assessment time period and has had a declining trend with the exception of a high peak in 1998 </w:t>
      </w:r>
      <w:r w:rsidR="009750D6">
        <w:t>coinciding</w:t>
      </w:r>
      <w:r>
        <w:t xml:space="preserve"> with high catch by the US LL fleet.</w:t>
      </w:r>
    </w:p>
    <w:p w14:paraId="36605FA6" w14:textId="0834A097" w:rsidR="00EB2A87" w:rsidRDefault="00161630">
      <w:pPr>
        <w:pStyle w:val="a0"/>
      </w:pPr>
      <w:r>
        <w:t>Recruitment (age-0 fish) estimates averaged approximately 838</w:t>
      </w:r>
      <w:r w:rsidR="00724C18">
        <w:t>,</w:t>
      </w:r>
      <w:r>
        <w:t xml:space="preserve">000 </w:t>
      </w:r>
      <w:ins w:id="257" w:author="KAI Mikihiko" w:date="2023-05-19T07:06:00Z">
        <w:r w:rsidR="00CA79B0">
          <w:t xml:space="preserve">individuals </w:t>
        </w:r>
      </w:ins>
      <w:r>
        <w:t>during 1975-2021. While the overall pattern of recruitment varied, there was no apparent trend in recruitment strength over time (</w:t>
      </w:r>
      <w:r w:rsidR="009750D6" w:rsidRPr="00710CAE">
        <w:rPr>
          <w:color w:val="548DD4" w:themeColor="text2" w:themeTint="99"/>
          <w:rPrChange w:id="258" w:author="KAI Mikihiko [2]" w:date="2023-05-19T09:04:00Z">
            <w:rPr/>
          </w:rPrChange>
        </w:rPr>
        <w:t>T</w:t>
      </w:r>
      <w:r w:rsidRPr="00710CAE">
        <w:rPr>
          <w:color w:val="548DD4" w:themeColor="text2" w:themeTint="99"/>
          <w:rPrChange w:id="259" w:author="KAI Mikihiko [2]" w:date="2023-05-19T09:04:00Z">
            <w:rPr/>
          </w:rPrChange>
        </w:rPr>
        <w:t xml:space="preserve">able </w:t>
      </w:r>
      <w:r w:rsidR="009750D6" w:rsidRPr="00710CAE">
        <w:rPr>
          <w:color w:val="548DD4" w:themeColor="text2" w:themeTint="99"/>
          <w:rPrChange w:id="260" w:author="KAI Mikihiko [2]" w:date="2023-05-19T09:04:00Z">
            <w:rPr/>
          </w:rPrChange>
        </w:rPr>
        <w:t>9</w:t>
      </w:r>
      <w:r w:rsidR="009750D6">
        <w:t xml:space="preserve"> and</w:t>
      </w:r>
      <w:r>
        <w:t xml:space="preserve"> </w:t>
      </w:r>
      <w:hyperlink w:anchor="fig-summarybiomass2-4">
        <w:r w:rsidR="00724C18">
          <w:rPr>
            <w:rStyle w:val="ad"/>
          </w:rPr>
          <w:t>Figure 24</w:t>
        </w:r>
        <w:r>
          <w:rPr>
            <w:rStyle w:val="ad"/>
          </w:rPr>
          <w:t>d</w:t>
        </w:r>
      </w:hyperlink>
      <w:r>
        <w:t>). Overall, total annual catches are declining, catch per unit effort is increasing, and recruitment is relatively stable.</w:t>
      </w:r>
    </w:p>
    <w:p w14:paraId="2A4238A6" w14:textId="77777777" w:rsidR="00EB2A87" w:rsidRDefault="00161630">
      <w:pPr>
        <w:pStyle w:val="3"/>
      </w:pPr>
      <w:bookmarkStart w:id="261" w:name="biological-reference-points"/>
      <w:bookmarkEnd w:id="243"/>
      <w:r>
        <w:t>Biological Reference Points</w:t>
      </w:r>
    </w:p>
    <w:p w14:paraId="49840DDF" w14:textId="3F9E4520" w:rsidR="00EB2A87" w:rsidRDefault="00161630">
      <w:pPr>
        <w:pStyle w:val="FirstParagraph"/>
      </w:pPr>
      <w:r>
        <w:t>MSY-based biological reference points were computed for the base case model with SS</w:t>
      </w:r>
      <w:ins w:id="262" w:author="KAI Mikihiko" w:date="2023-05-19T07:07:00Z">
        <w:r w:rsidR="00CA79B0">
          <w:t>3</w:t>
        </w:r>
      </w:ins>
      <w:r>
        <w:t xml:space="preserve"> (</w:t>
      </w:r>
      <w:r w:rsidRPr="00710CAE">
        <w:rPr>
          <w:color w:val="548DD4" w:themeColor="text2" w:themeTint="99"/>
          <w:rPrChange w:id="263" w:author="KAI Mikihiko [2]" w:date="2023-05-19T09:09:00Z">
            <w:rPr/>
          </w:rPrChange>
        </w:rPr>
        <w:t xml:space="preserve">Table </w:t>
      </w:r>
      <w:r w:rsidR="009750D6" w:rsidRPr="00710CAE">
        <w:rPr>
          <w:color w:val="548DD4" w:themeColor="text2" w:themeTint="99"/>
          <w:rPrChange w:id="264" w:author="KAI Mikihiko [2]" w:date="2023-05-19T09:09:00Z">
            <w:rPr/>
          </w:rPrChange>
        </w:rPr>
        <w:t>10</w:t>
      </w:r>
      <w:r>
        <w:t xml:space="preserve">). The point estimate of </w:t>
      </w:r>
      <w:ins w:id="265" w:author="KAI Mikihiko [2]" w:date="2023-05-19T09:03:00Z">
        <w:r w:rsidR="00710CAE">
          <w:rPr>
            <w:rFonts w:hint="eastAsia"/>
            <w:lang w:eastAsia="ja-JP"/>
          </w:rPr>
          <w:t>MSY</w:t>
        </w:r>
        <w:r w:rsidR="00710CAE">
          <w:rPr>
            <w:lang w:eastAsia="ja-JP"/>
          </w:rPr>
          <w:t xml:space="preserve"> </w:t>
        </w:r>
        <w:r w:rsidR="00710CAE">
          <w:rPr>
            <w:rFonts w:hint="eastAsia"/>
            <w:lang w:eastAsia="ja-JP"/>
          </w:rPr>
          <w:t>(</w:t>
        </w:r>
        <w:r w:rsidR="00710CAE">
          <w:rPr>
            <w:lang w:eastAsia="ja-JP"/>
          </w:rPr>
          <w:t>C</w:t>
        </w:r>
        <w:r w:rsidR="00710CAE" w:rsidRPr="00710CAE">
          <w:rPr>
            <w:vertAlign w:val="subscript"/>
            <w:lang w:eastAsia="ja-JP"/>
            <w:rPrChange w:id="266" w:author="KAI Mikihiko [2]" w:date="2023-05-19T09:04:00Z">
              <w:rPr>
                <w:lang w:eastAsia="ja-JP"/>
              </w:rPr>
            </w:rPrChange>
          </w:rPr>
          <w:t>MSY</w:t>
        </w:r>
        <w:r w:rsidR="00710CAE">
          <w:rPr>
            <w:lang w:eastAsia="ja-JP"/>
          </w:rPr>
          <w:t xml:space="preserve">: </w:t>
        </w:r>
      </w:ins>
      <w:r>
        <w:t>annual catch at F</w:t>
      </w:r>
      <w:r>
        <w:rPr>
          <w:vertAlign w:val="subscript"/>
        </w:rPr>
        <w:t>MSY</w:t>
      </w:r>
      <w:del w:id="267" w:author="KAI Mikihiko [2]" w:date="2023-05-19T09:03:00Z">
        <w:r w:rsidDel="00710CAE">
          <w:delText xml:space="preserve"> </w:delText>
        </w:r>
      </w:del>
      <w:ins w:id="268" w:author="KAI Mikihiko [2]" w:date="2023-05-19T09:03:00Z">
        <w:r w:rsidR="00710CAE">
          <w:t xml:space="preserve">) </w:t>
        </w:r>
      </w:ins>
      <w:r>
        <w:t>was calculated to be 14</w:t>
      </w:r>
      <w:r w:rsidR="00724C18">
        <w:t>,</w:t>
      </w:r>
      <w:r>
        <w:t xml:space="preserve">924 mt. The point estimate of the </w:t>
      </w:r>
      <w:del w:id="269" w:author="KAI Mikihiko [2]" w:date="2023-05-19T09:04:00Z">
        <w:r w:rsidDel="00710CAE">
          <w:delText>spawning biomass</w:delText>
        </w:r>
      </w:del>
      <w:ins w:id="270" w:author="KAI Mikihiko [2]" w:date="2023-05-19T09:04:00Z">
        <w:r w:rsidR="00710CAE">
          <w:t>SSB</w:t>
        </w:r>
      </w:ins>
      <w:r>
        <w:t xml:space="preserve"> to produce MSY (adult female biomass) was </w:t>
      </w:r>
      <w:commentRangeStart w:id="271"/>
      <w:r>
        <w:t>16</w:t>
      </w:r>
      <w:r w:rsidR="00724C18">
        <w:t>,</w:t>
      </w:r>
      <w:r>
        <w:t>388</w:t>
      </w:r>
      <w:commentRangeEnd w:id="271"/>
      <w:r w:rsidR="00710CAE">
        <w:rPr>
          <w:rStyle w:val="af1"/>
        </w:rPr>
        <w:commentReference w:id="271"/>
      </w:r>
      <w:r>
        <w:t xml:space="preserve"> mt.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14:paraId="6A150E7C" w14:textId="77777777" w:rsidR="00EB2A87" w:rsidRDefault="00161630">
      <w:pPr>
        <w:pStyle w:val="3"/>
      </w:pPr>
      <w:bookmarkStart w:id="272" w:name="stock-status"/>
      <w:bookmarkEnd w:id="261"/>
      <w:r>
        <w:t>Stock Status</w:t>
      </w:r>
    </w:p>
    <w:p w14:paraId="44D98928" w14:textId="77777777" w:rsidR="00EB2A87" w:rsidRDefault="00161630">
      <w:pPr>
        <w:pStyle w:val="FirstParagraph"/>
      </w:pPr>
      <w:r>
        <w:t>There are no defined reference points for North Pacific swordfish in the Western and Central Pacific Fisheries Commission (WCPFC), therefore stock status is based upon maximum sustainable yi</w:t>
      </w:r>
      <w:r w:rsidR="009750D6">
        <w:t>e</w:t>
      </w:r>
      <w:r>
        <w:t>ld (MSY) refer</w:t>
      </w:r>
      <w:r w:rsidR="009750D6">
        <w:t>e</w:t>
      </w:r>
      <w:r>
        <w:t>nce points. The current or recent 3-year average spawning biomass of 34</w:t>
      </w:r>
      <w:r w:rsidR="00724C18">
        <w:t>,</w:t>
      </w:r>
      <w:r>
        <w:t>900 mt (average for 2019-2021) was 2.5 times greater than SSB</w:t>
      </w:r>
      <w:r>
        <w:rPr>
          <w:vertAlign w:val="subscript"/>
        </w:rPr>
        <w:t>MSY</w:t>
      </w:r>
      <w:r>
        <w:t xml:space="preserve"> and the current fishing mortality</w:t>
      </w:r>
      <w:r w:rsidR="00724C18">
        <w:t xml:space="preserve"> of</w:t>
      </w:r>
      <w:commentRangeStart w:id="273"/>
      <w:r w:rsidR="00724C18">
        <w:t xml:space="preserve"> 0.09</w:t>
      </w:r>
      <w:commentRangeEnd w:id="273"/>
      <w:r w:rsidR="007F18F7">
        <w:rPr>
          <w:rStyle w:val="af1"/>
        </w:rPr>
        <w:commentReference w:id="273"/>
      </w:r>
      <w:r>
        <w:t xml:space="preserve"> (average for ages 1 – 10 during 2019-2021)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 (</w:t>
      </w:r>
      <w:hyperlink w:anchor="fig-Kobe2">
        <w:r>
          <w:rPr>
            <w:rStyle w:val="ad"/>
          </w:rPr>
          <w:t>Figure 25</w:t>
        </w:r>
      </w:hyperlink>
      <w:r>
        <w:t>).</w:t>
      </w:r>
    </w:p>
    <w:p w14:paraId="686FA2C3" w14:textId="77777777" w:rsidR="00EB2A87" w:rsidRDefault="00161630">
      <w:pPr>
        <w:pStyle w:val="3"/>
      </w:pPr>
      <w:bookmarkStart w:id="274" w:name="sensitivity-analyses"/>
      <w:bookmarkEnd w:id="272"/>
      <w:r>
        <w:t>Sensitivity Analyses</w:t>
      </w:r>
    </w:p>
    <w:p w14:paraId="1DC40DE0" w14:textId="77777777" w:rsidR="00EB2A87" w:rsidRDefault="00161630">
      <w:pPr>
        <w:pStyle w:val="FirstParagraph"/>
      </w:pPr>
      <w:commentRangeStart w:id="275"/>
      <w:r>
        <w:t>In the April 2023 BILLWG workshop, the BILLWG agreed to conduct a series of sensitivity analyses (</w:t>
      </w:r>
      <w:r w:rsidRPr="007F18F7">
        <w:rPr>
          <w:color w:val="548DD4" w:themeColor="text2" w:themeTint="99"/>
          <w:rPrChange w:id="276" w:author="KAI Mikihiko [2]" w:date="2023-05-19T09:13:00Z">
            <w:rPr/>
          </w:rPrChange>
        </w:rPr>
        <w:t>Table 1</w:t>
      </w:r>
      <w:r w:rsidR="009750D6" w:rsidRPr="007F18F7">
        <w:rPr>
          <w:color w:val="548DD4" w:themeColor="text2" w:themeTint="99"/>
          <w:rPrChange w:id="277" w:author="KAI Mikihiko [2]" w:date="2023-05-19T09:13:00Z">
            <w:rPr/>
          </w:rPrChange>
        </w:rPr>
        <w:t>1</w:t>
      </w:r>
      <w:r>
        <w:t>) to examine the effects of plausible alternative model assumptions and data input to the stock status. These analyses were:</w:t>
      </w:r>
    </w:p>
    <w:p w14:paraId="05550798" w14:textId="77777777" w:rsidR="00EB2A87" w:rsidRDefault="00161630">
      <w:pPr>
        <w:numPr>
          <w:ilvl w:val="0"/>
          <w:numId w:val="3"/>
        </w:numPr>
      </w:pPr>
      <w:r>
        <w:rPr>
          <w:b/>
          <w:bCs/>
          <w:u w:val="single"/>
        </w:rPr>
        <w:t>Sensitivity analysis on natural mortality</w:t>
      </w:r>
      <w:r>
        <w:t xml:space="preserve">: The BILLWG conducted two sensitivity analyses for natural mortality (M)-at-age. These were a low M scenario where </w:t>
      </w:r>
      <w:proofErr w:type="spellStart"/>
      <w:r>
        <w:t>Ms</w:t>
      </w:r>
      <w:proofErr w:type="spellEnd"/>
      <w:r>
        <w:t xml:space="preserve">-at-ages were 10% lower than those of the base-case model and a high M scenario where </w:t>
      </w:r>
      <w:proofErr w:type="spellStart"/>
      <w:r>
        <w:t>Ms</w:t>
      </w:r>
      <w:proofErr w:type="spellEnd"/>
      <w:r>
        <w:t>-at-ages were 10% higher than those of the base case model.</w:t>
      </w:r>
    </w:p>
    <w:p w14:paraId="2A11150E" w14:textId="77777777" w:rsidR="00EB2A87" w:rsidRDefault="00161630">
      <w:pPr>
        <w:numPr>
          <w:ilvl w:val="0"/>
          <w:numId w:val="3"/>
        </w:numPr>
      </w:pPr>
      <w:r>
        <w:rPr>
          <w:b/>
          <w:bCs/>
          <w:u w:val="single"/>
        </w:rPr>
        <w:t>Sensitivity analysis on steepness</w:t>
      </w:r>
      <w:r>
        <w:t>: The BILLWG conducted three additional sensitivity runs on steepness (h). Steepness was fixed at higher value (h=0.99), lower value (h=0.81), and much lower value (h=0.70) compared to the base-case value (h=0.9).</w:t>
      </w:r>
    </w:p>
    <w:p w14:paraId="6C6194D2" w14:textId="77777777" w:rsidR="00EB2A87" w:rsidRDefault="00161630">
      <w:pPr>
        <w:numPr>
          <w:ilvl w:val="0"/>
          <w:numId w:val="3"/>
        </w:numPr>
      </w:pPr>
      <w:r>
        <w:rPr>
          <w:b/>
          <w:bCs/>
          <w:u w:val="single"/>
        </w:rPr>
        <w:t>Sensitivity analysis on growth</w:t>
      </w:r>
      <w:r>
        <w:t xml:space="preserve">: Two sensitivity runs on growth were conducted, one increasing the size at age Amax by 10% and one using an alternative growth curve from Sun </w:t>
      </w:r>
      <w:r>
        <w:rPr>
          <w:i/>
          <w:iCs/>
        </w:rPr>
        <w:t>et al.,</w:t>
      </w:r>
      <w:r>
        <w:t xml:space="preserve"> (2002).</w:t>
      </w:r>
    </w:p>
    <w:p w14:paraId="76973B37" w14:textId="77777777" w:rsidR="00EB2A87" w:rsidRDefault="00161630">
      <w:pPr>
        <w:numPr>
          <w:ilvl w:val="0"/>
          <w:numId w:val="3"/>
        </w:numPr>
      </w:pPr>
      <w:r>
        <w:rPr>
          <w:b/>
          <w:bCs/>
          <w:u w:val="single"/>
        </w:rPr>
        <w:t>Sensitivity analysis on maturity</w:t>
      </w:r>
      <w:r>
        <w:t xml:space="preserve">: The BILLWG conducted three sensitivity runs on the maturity ogive. The maturity ogive was fixed at the values 10% higher and lower than the base-case value and used an alternative ogive from Wang </w:t>
      </w:r>
      <w:r>
        <w:rPr>
          <w:i/>
          <w:iCs/>
        </w:rPr>
        <w:t>et al.,</w:t>
      </w:r>
      <w:r>
        <w:t xml:space="preserve"> (2003).</w:t>
      </w:r>
    </w:p>
    <w:p w14:paraId="22C7A1CC" w14:textId="193D272D" w:rsidR="00EB2A87" w:rsidRDefault="00161630">
      <w:pPr>
        <w:numPr>
          <w:ilvl w:val="0"/>
          <w:numId w:val="3"/>
        </w:numPr>
      </w:pPr>
      <w:r>
        <w:rPr>
          <w:b/>
          <w:bCs/>
          <w:u w:val="single"/>
        </w:rPr>
        <w:t>Sensitivity analysis on catch</w:t>
      </w:r>
      <w:r>
        <w:t>: The BILLWG conducted three sensitivity runs on catch and stock structure. One removed the Vietnam and Chinese catch. Two others addressed stock structure concerns, one including all catch in the North Pacific including between the equator and 10</w:t>
      </w:r>
      <w:ins w:id="278" w:author="KAI Mikihiko [2]" w:date="2023-05-19T09:14:00Z">
        <w:r w:rsidR="007F18F7">
          <w:t>°</w:t>
        </w:r>
      </w:ins>
      <w:r>
        <w:t>N in the EPO and one including th</w:t>
      </w:r>
      <w:r w:rsidR="009750D6">
        <w:t>e “orphan” catch between 165°W a</w:t>
      </w:r>
      <w:r>
        <w:t>n</w:t>
      </w:r>
      <w:r w:rsidR="009750D6">
        <w:t>d</w:t>
      </w:r>
      <w:r>
        <w:t xml:space="preserve"> 150</w:t>
      </w:r>
      <w:r w:rsidR="009750D6">
        <w:t>°</w:t>
      </w:r>
      <w:r>
        <w:t>W and the equator and 5</w:t>
      </w:r>
      <w:r w:rsidR="009750D6">
        <w:t>°</w:t>
      </w:r>
      <w:r>
        <w:t>N that is not included in any base-case assessment for the three Pacific swordfish stocks.</w:t>
      </w:r>
    </w:p>
    <w:p w14:paraId="5F96C97A" w14:textId="77777777" w:rsidR="00EB2A87" w:rsidRDefault="00161630">
      <w:pPr>
        <w:numPr>
          <w:ilvl w:val="0"/>
          <w:numId w:val="3"/>
        </w:numPr>
      </w:pPr>
      <w:r>
        <w:rPr>
          <w:b/>
          <w:bCs/>
          <w:u w:val="single"/>
        </w:rPr>
        <w:t>Sensitivity analysis on modeling structure</w:t>
      </w:r>
      <w:r>
        <w:t>: The BILLWG conducted eleven additional sensitivity runs to explore the effects of changes in the model assumptions made during the model development: 1) a model setting A</w:t>
      </w:r>
      <w:r>
        <w:rPr>
          <w:vertAlign w:val="subscript"/>
        </w:rPr>
        <w:t>min</w:t>
      </w:r>
      <w:r>
        <w:t xml:space="preserve"> to 1 which was used in the 2018 assessment; 2) a model without the inclusion of the S8 US deep-set LL recruitment index; 3) a model with the selectivity pattern for Chinese Taipei longline size data set as double normal; 4.) a model including the size data from the US deep-set LL fleet; 5.) six models using a single CPUE index to inform relative abundance, and 7.) a mod</w:t>
      </w:r>
      <w:r w:rsidR="00691048">
        <w:t>el including all the CPUE indic</w:t>
      </w:r>
      <w:r>
        <w:t>es available.</w:t>
      </w:r>
      <w:commentRangeEnd w:id="275"/>
      <w:r w:rsidR="007F18F7">
        <w:rPr>
          <w:rStyle w:val="af1"/>
        </w:rPr>
        <w:commentReference w:id="275"/>
      </w:r>
    </w:p>
    <w:p w14:paraId="36BC3A44" w14:textId="77777777" w:rsidR="00EB2A87" w:rsidRDefault="00161630">
      <w:pPr>
        <w:pStyle w:val="a0"/>
      </w:pPr>
      <w:r>
        <w:t>The BILLWG completed all 24 sensitivity runs and compared the SSB and the F trajectories to those of the base-case model (</w:t>
      </w:r>
      <w:hyperlink w:anchor="fig-Sensitivity">
        <w:r>
          <w:rPr>
            <w:rStyle w:val="ad"/>
          </w:rPr>
          <w:t>Figure 26</w:t>
        </w:r>
      </w:hyperlink>
      <w:r>
        <w:t>). The BILLWG also produced a Kobe plot to compare the stock status of the recent years among 24 sensitivity runs. The result showed that there was</w:t>
      </w:r>
      <w:r w:rsidR="00724C18">
        <w:t xml:space="preserve"> no</w:t>
      </w:r>
      <w:r>
        <w:t xml:space="preserve"> clear pattern of the stock status (improvement or deterioration, </w:t>
      </w:r>
      <w:hyperlink w:anchor="fig-sensitvityKobe">
        <w:r>
          <w:rPr>
            <w:rStyle w:val="ad"/>
          </w:rPr>
          <w:t>Figure 27</w:t>
        </w:r>
      </w:hyperlink>
      <w:r>
        <w:t>).</w:t>
      </w:r>
    </w:p>
    <w:p w14:paraId="6E142096" w14:textId="77777777" w:rsidR="00EB2A87" w:rsidRDefault="00161630">
      <w:pPr>
        <w:pStyle w:val="a0"/>
      </w:pPr>
      <w:r>
        <w:t>The sensitivity analyses run for this assessment indicated that the model is not very sensitivity to alternative parameterizations, alternative catch time series, and alternative model configurations. All of the sensitivities run indicated the stock was not overfished and overfishing was not occu</w:t>
      </w:r>
      <w:r w:rsidR="009750D6">
        <w:t>r</w:t>
      </w:r>
      <w:r>
        <w:t>ring, with the majority of the runs overlapping considerably with the base-case model (</w:t>
      </w:r>
      <w:hyperlink w:anchor="fig-sensitvityKobe">
        <w:r>
          <w:rPr>
            <w:rStyle w:val="ad"/>
          </w:rPr>
          <w:t>Figure 27</w:t>
        </w:r>
      </w:hyperlink>
      <w:r>
        <w:t>).</w:t>
      </w:r>
    </w:p>
    <w:p w14:paraId="15330B30" w14:textId="77777777" w:rsidR="00EB2A87" w:rsidRDefault="00161630">
      <w:pPr>
        <w:pStyle w:val="3"/>
      </w:pPr>
      <w:bookmarkStart w:id="279" w:name="stock-projections"/>
      <w:bookmarkEnd w:id="274"/>
      <w:r>
        <w:t>Stock Projections</w:t>
      </w:r>
    </w:p>
    <w:p w14:paraId="6240EB1B" w14:textId="3F9134A7" w:rsidR="00EB2A87" w:rsidRDefault="00161630">
      <w:pPr>
        <w:pStyle w:val="FirstParagraph"/>
      </w:pPr>
      <w:r>
        <w:t>Future projection showed the trajectories of SSB and catch as well as those mean values during 2022-2031 for five scenarios (</w:t>
      </w:r>
      <w:r w:rsidRPr="007F18F7">
        <w:rPr>
          <w:color w:val="548DD4" w:themeColor="text2" w:themeTint="99"/>
          <w:rPrChange w:id="280" w:author="KAI Mikihiko [2]" w:date="2023-05-19T09:17:00Z">
            <w:rPr/>
          </w:rPrChange>
        </w:rPr>
        <w:t>Table 1</w:t>
      </w:r>
      <w:r w:rsidR="009750D6" w:rsidRPr="007F18F7">
        <w:rPr>
          <w:color w:val="548DD4" w:themeColor="text2" w:themeTint="99"/>
          <w:rPrChange w:id="281" w:author="KAI Mikihiko [2]" w:date="2023-05-19T09:17:00Z">
            <w:rPr/>
          </w:rPrChange>
        </w:rPr>
        <w:t>2</w:t>
      </w:r>
      <w:r>
        <w:t xml:space="preserve"> and </w:t>
      </w:r>
      <w:r w:rsidR="00000000">
        <w:fldChar w:fldCharType="begin"/>
      </w:r>
      <w:r w:rsidR="00000000">
        <w:instrText>HYPERLINK \l "fig-projectionssb" \h</w:instrText>
      </w:r>
      <w:r w:rsidR="00000000">
        <w:fldChar w:fldCharType="separate"/>
      </w:r>
      <w:r>
        <w:rPr>
          <w:rStyle w:val="ad"/>
        </w:rPr>
        <w:t>Figure</w:t>
      </w:r>
      <w:ins w:id="282" w:author="KAI Mikihiko [2]" w:date="2023-05-19T09:18:00Z">
        <w:r w:rsidR="007F18F7">
          <w:rPr>
            <w:rStyle w:val="ad"/>
          </w:rPr>
          <w:t>s</w:t>
        </w:r>
      </w:ins>
      <w:r>
        <w:rPr>
          <w:rStyle w:val="ad"/>
        </w:rPr>
        <w:t> 28</w:t>
      </w:r>
      <w:r w:rsidR="00000000">
        <w:rPr>
          <w:rStyle w:val="ad"/>
        </w:rPr>
        <w:fldChar w:fldCharType="end"/>
      </w:r>
      <w:r>
        <w:t xml:space="preserve"> and </w:t>
      </w:r>
      <w:r w:rsidR="00000000">
        <w:fldChar w:fldCharType="begin"/>
      </w:r>
      <w:r w:rsidR="00000000">
        <w:instrText>HYPERLINK \l "fig-projectioncatch" \h</w:instrText>
      </w:r>
      <w:r w:rsidR="00000000">
        <w:fldChar w:fldCharType="separate"/>
      </w:r>
      <w:del w:id="283" w:author="KAI Mikihiko [2]" w:date="2023-05-19T09:17:00Z">
        <w:r w:rsidDel="007F18F7">
          <w:rPr>
            <w:rStyle w:val="ad"/>
          </w:rPr>
          <w:delText>Figure </w:delText>
        </w:r>
      </w:del>
      <w:r>
        <w:rPr>
          <w:rStyle w:val="ad"/>
        </w:rPr>
        <w:t>29</w:t>
      </w:r>
      <w:r w:rsidR="00000000">
        <w:rPr>
          <w:rStyle w:val="ad"/>
        </w:rPr>
        <w:fldChar w:fldCharType="end"/>
      </w:r>
      <w:r>
        <w:t>). For each scenario, in</w:t>
      </w:r>
      <w:r w:rsidR="009750D6">
        <w:t>i</w:t>
      </w:r>
      <w:r>
        <w:t xml:space="preserve">tial SSB and catch increase as all projections use higher Fs than the </w:t>
      </w:r>
      <w:del w:id="284" w:author="KAI Mikihiko [2]" w:date="2023-05-19T09:18:00Z">
        <w:r w:rsidDel="007F18F7">
          <w:delText>fishing mortality</w:delText>
        </w:r>
      </w:del>
      <w:ins w:id="285" w:author="KAI Mikihiko [2]" w:date="2023-05-19T09:18:00Z">
        <w:r w:rsidR="007F18F7">
          <w:t>F</w:t>
        </w:r>
      </w:ins>
      <w:r>
        <w:t xml:space="preserve"> in the final year of th</w:t>
      </w:r>
      <w:r w:rsidR="00724C18">
        <w:t xml:space="preserve">e assessment. For scenario 3, </w:t>
      </w:r>
      <w:proofErr w:type="spellStart"/>
      <w:r w:rsidR="00724C18">
        <w:t>F</w:t>
      </w:r>
      <w:r w:rsidRPr="00724C18">
        <w:rPr>
          <w:vertAlign w:val="subscript"/>
        </w:rPr>
        <w:t>status</w:t>
      </w:r>
      <w:proofErr w:type="spellEnd"/>
      <w:r w:rsidRPr="00724C18">
        <w:rPr>
          <w:vertAlign w:val="subscript"/>
        </w:rPr>
        <w:t xml:space="preserve"> quo</w:t>
      </w:r>
      <w:r>
        <w:t xml:space="preserve">, SSB continues to increase until 2031. For all other scenarios, catch begins to decrease then stabilize, but projections suggest that the stock can withstand additional fishing pressure in the next 10 years without decreasing SSB below MSY levels. In all scenarios, catch would increase due to the increase in </w:t>
      </w:r>
      <w:del w:id="286" w:author="KAI Mikihiko [2]" w:date="2023-05-19T09:18:00Z">
        <w:r w:rsidDel="007F18F7">
          <w:delText>fishing mortality</w:delText>
        </w:r>
      </w:del>
      <w:ins w:id="287" w:author="KAI Mikihiko [2]" w:date="2023-05-19T09:18:00Z">
        <w:r w:rsidR="007F18F7">
          <w:t>F</w:t>
        </w:r>
      </w:ins>
      <w:r>
        <w:t>.</w:t>
      </w:r>
    </w:p>
    <w:p w14:paraId="6F884D43" w14:textId="77777777" w:rsidR="00EB2A87" w:rsidRDefault="00161630">
      <w:pPr>
        <w:pStyle w:val="2"/>
      </w:pPr>
      <w:bookmarkStart w:id="288" w:name="conclusions"/>
      <w:bookmarkEnd w:id="206"/>
      <w:bookmarkEnd w:id="279"/>
      <w:r>
        <w:t>Conclusions</w:t>
      </w:r>
    </w:p>
    <w:p w14:paraId="5B08F71A" w14:textId="77777777" w:rsidR="00EB2A87" w:rsidRDefault="00161630">
      <w:pPr>
        <w:pStyle w:val="3"/>
      </w:pPr>
      <w:bookmarkStart w:id="289" w:name="conservation-information"/>
      <w:r>
        <w:t>Conservation information</w:t>
      </w:r>
    </w:p>
    <w:p w14:paraId="01FC92B7" w14:textId="77777777" w:rsidR="00EB2A87" w:rsidRDefault="00161630">
      <w:pPr>
        <w:pStyle w:val="FirstParagraph"/>
      </w:pPr>
      <w:r>
        <w:t>The NP SWO stock has produced annual yields of around 11</w:t>
      </w:r>
      <w:r w:rsidR="00724C18">
        <w:t>,</w:t>
      </w:r>
      <w:r>
        <w:t>500 mt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14:paraId="51952A08" w14:textId="77777777" w:rsidR="00EB2A87" w:rsidRDefault="00161630">
      <w:pPr>
        <w:pStyle w:val="2"/>
      </w:pPr>
      <w:bookmarkStart w:id="290" w:name="acknowledgments"/>
      <w:bookmarkEnd w:id="288"/>
      <w:bookmarkEnd w:id="289"/>
      <w:r>
        <w:t>Acknowledgments</w:t>
      </w:r>
    </w:p>
    <w:p w14:paraId="627A4D8C" w14:textId="77777777" w:rsidR="00EB2A87" w:rsidRDefault="00161630">
      <w:pPr>
        <w:pStyle w:val="FirstParagraph"/>
      </w:pPr>
      <w:r>
        <w:t>We thank the fishery stakeholders, data providers, and participants in the ISC Billfish Working Group meetings for their help in preparing and providing information for this assessment of North Pacific swordfish.</w:t>
      </w:r>
    </w:p>
    <w:p w14:paraId="08FDE022" w14:textId="77777777" w:rsidR="00675BA1" w:rsidRDefault="00675BA1">
      <w:pPr>
        <w:pStyle w:val="2"/>
      </w:pPr>
      <w:bookmarkStart w:id="291" w:name="tables"/>
      <w:bookmarkEnd w:id="290"/>
      <w:r>
        <w:t>References</w:t>
      </w:r>
    </w:p>
    <w:p w14:paraId="0E8C3DE3" w14:textId="77777777" w:rsidR="00675BA1" w:rsidRDefault="00675BA1" w:rsidP="00675BA1">
      <w:pPr>
        <w:rPr>
          <w:rFonts w:ascii="Times New Roman" w:eastAsia="Calibri" w:hAnsi="Times New Roman" w:cs="Times New Roman"/>
          <w:b/>
        </w:rPr>
      </w:pPr>
    </w:p>
    <w:p w14:paraId="352EF685" w14:textId="77777777" w:rsidR="00691048" w:rsidRPr="00C911D6" w:rsidRDefault="00691048" w:rsidP="00691048">
      <w:pPr>
        <w:pStyle w:val="Literature"/>
        <w:rPr>
          <w:bCs/>
          <w:iCs/>
          <w:szCs w:val="24"/>
        </w:rPr>
      </w:pPr>
      <w:proofErr w:type="spellStart"/>
      <w:r w:rsidRPr="00C911D6">
        <w:rPr>
          <w:bCs/>
          <w:iCs/>
          <w:szCs w:val="24"/>
        </w:rPr>
        <w:t>Bohaboy</w:t>
      </w:r>
      <w:proofErr w:type="spellEnd"/>
      <w:r w:rsidRPr="00C911D6">
        <w:rPr>
          <w:bCs/>
          <w:iCs/>
          <w:szCs w:val="24"/>
        </w:rPr>
        <w:t>, E. and Sculley M. (2023). Standardization of Western and Central North Pacific swordfish (</w:t>
      </w:r>
      <w:r w:rsidRPr="00C911D6">
        <w:rPr>
          <w:bCs/>
          <w:i/>
          <w:iCs/>
          <w:szCs w:val="24"/>
        </w:rPr>
        <w:t>Xiphias gladius</w:t>
      </w:r>
      <w:r w:rsidRPr="00C911D6">
        <w:rPr>
          <w:bCs/>
          <w:iCs/>
          <w:szCs w:val="24"/>
        </w:rPr>
        <w:t>) Catch Per Unit Effort in the Hawai’i longline fishery from 1995-2021. ISC/22/BILLWG-02/02.</w:t>
      </w:r>
    </w:p>
    <w:p w14:paraId="65B429FA" w14:textId="77777777" w:rsidR="00691048" w:rsidRPr="00C911D6" w:rsidRDefault="00691048" w:rsidP="00691048">
      <w:pPr>
        <w:pStyle w:val="Literature"/>
        <w:rPr>
          <w:bCs/>
          <w:iCs/>
          <w:szCs w:val="24"/>
        </w:rPr>
      </w:pPr>
      <w:proofErr w:type="spellStart"/>
      <w:r w:rsidRPr="00C911D6">
        <w:rPr>
          <w:bCs/>
          <w:iCs/>
          <w:szCs w:val="24"/>
        </w:rPr>
        <w:t>Brodziak</w:t>
      </w:r>
      <w:proofErr w:type="spellEnd"/>
      <w:r w:rsidRPr="00C911D6">
        <w:rPr>
          <w:bCs/>
          <w:iCs/>
          <w:szCs w:val="24"/>
        </w:rPr>
        <w:t xml:space="preserve">, J. (2020). On the </w:t>
      </w:r>
      <w:proofErr w:type="gramStart"/>
      <w:r w:rsidRPr="00C911D6">
        <w:rPr>
          <w:bCs/>
          <w:iCs/>
          <w:szCs w:val="24"/>
        </w:rPr>
        <w:t>probably</w:t>
      </w:r>
      <w:proofErr w:type="gramEnd"/>
      <w:r w:rsidRPr="00C911D6">
        <w:rPr>
          <w:bCs/>
          <w:iCs/>
          <w:szCs w:val="24"/>
        </w:rPr>
        <w:t xml:space="preserve"> distribution of stock-recruitment steepness for Western and Central North Pacific swordfish. ISC/20/BILLWG-01/06.</w:t>
      </w:r>
    </w:p>
    <w:p w14:paraId="4BBB379B" w14:textId="77777777" w:rsidR="00691048" w:rsidRPr="00C911D6" w:rsidRDefault="00691048" w:rsidP="00691048">
      <w:pPr>
        <w:spacing w:after="240"/>
        <w:ind w:left="720" w:hanging="720"/>
        <w:rPr>
          <w:rFonts w:ascii="Times New Roman" w:eastAsia="Calibri" w:hAnsi="Times New Roman" w:cs="Times New Roman"/>
          <w:bCs/>
          <w:iCs/>
        </w:rPr>
      </w:pPr>
      <w:r w:rsidRPr="00C911D6">
        <w:rPr>
          <w:rFonts w:ascii="Times New Roman" w:eastAsia="Calibri" w:hAnsi="Times New Roman" w:cs="Times New Roman"/>
          <w:bCs/>
          <w:iCs/>
        </w:rPr>
        <w:t xml:space="preserve">Carvalho, F., Punt, A. E., Chang, Y.-J., Maunder, M. N., and </w:t>
      </w:r>
      <w:proofErr w:type="spellStart"/>
      <w:r w:rsidRPr="00C911D6">
        <w:rPr>
          <w:rFonts w:ascii="Times New Roman" w:eastAsia="Calibri" w:hAnsi="Times New Roman" w:cs="Times New Roman"/>
          <w:bCs/>
          <w:iCs/>
        </w:rPr>
        <w:t>Piner</w:t>
      </w:r>
      <w:proofErr w:type="spellEnd"/>
      <w:r w:rsidRPr="00C911D6">
        <w:rPr>
          <w:rFonts w:ascii="Times New Roman" w:eastAsia="Calibri" w:hAnsi="Times New Roman" w:cs="Times New Roman"/>
          <w:bCs/>
          <w:iCs/>
        </w:rPr>
        <w:t>, K. R. (2017). Can diagnostic tests help identify model misspecification in integrated stock assessments? Fisheries Research, 192: 28-40.</w:t>
      </w:r>
    </w:p>
    <w:p w14:paraId="685122B4" w14:textId="77777777" w:rsidR="00691048" w:rsidRPr="00C911D6" w:rsidRDefault="00691048" w:rsidP="00691048">
      <w:pPr>
        <w:spacing w:after="240"/>
        <w:ind w:left="720" w:hanging="720"/>
        <w:rPr>
          <w:rFonts w:ascii="Times New Roman" w:eastAsia="Calibri" w:hAnsi="Times New Roman" w:cs="Times New Roman"/>
          <w:bCs/>
          <w:iCs/>
        </w:rPr>
      </w:pPr>
      <w:r w:rsidRPr="00C911D6">
        <w:rPr>
          <w:rFonts w:ascii="Times New Roman" w:eastAsia="Calibri" w:hAnsi="Times New Roman" w:cs="Times New Roman"/>
          <w:bCs/>
          <w:iCs/>
        </w:rPr>
        <w:t xml:space="preserve">Carvalho, F., Winker, H., Courtney, D., </w:t>
      </w:r>
      <w:proofErr w:type="spellStart"/>
      <w:r w:rsidRPr="00C911D6">
        <w:rPr>
          <w:rFonts w:ascii="Times New Roman" w:eastAsia="Calibri" w:hAnsi="Times New Roman" w:cs="Times New Roman"/>
          <w:bCs/>
          <w:iCs/>
        </w:rPr>
        <w:t>Kapur</w:t>
      </w:r>
      <w:proofErr w:type="spellEnd"/>
      <w:r w:rsidRPr="00C911D6">
        <w:rPr>
          <w:rFonts w:ascii="Times New Roman" w:eastAsia="Calibri" w:hAnsi="Times New Roman" w:cs="Times New Roman"/>
          <w:bCs/>
          <w:iCs/>
        </w:rPr>
        <w:t xml:space="preserve">, M., Kell, L., Cardinale, M. Schirripa, M., </w:t>
      </w:r>
      <w:proofErr w:type="spellStart"/>
      <w:r w:rsidRPr="00C911D6">
        <w:rPr>
          <w:rFonts w:ascii="Times New Roman" w:eastAsia="Calibri" w:hAnsi="Times New Roman" w:cs="Times New Roman"/>
          <w:bCs/>
          <w:iCs/>
        </w:rPr>
        <w:t>Kitakado</w:t>
      </w:r>
      <w:proofErr w:type="spellEnd"/>
      <w:r w:rsidRPr="00C911D6">
        <w:rPr>
          <w:rFonts w:ascii="Times New Roman" w:eastAsia="Calibri" w:hAnsi="Times New Roman" w:cs="Times New Roman"/>
          <w:bCs/>
          <w:iCs/>
        </w:rPr>
        <w:t xml:space="preserve">, T., </w:t>
      </w:r>
      <w:proofErr w:type="spellStart"/>
      <w:r w:rsidRPr="00C911D6">
        <w:rPr>
          <w:rFonts w:ascii="Times New Roman" w:eastAsia="Calibri" w:hAnsi="Times New Roman" w:cs="Times New Roman"/>
          <w:bCs/>
          <w:iCs/>
        </w:rPr>
        <w:t>Yemane</w:t>
      </w:r>
      <w:proofErr w:type="spellEnd"/>
      <w:r w:rsidRPr="00C911D6">
        <w:rPr>
          <w:rFonts w:ascii="Times New Roman" w:eastAsia="Calibri" w:hAnsi="Times New Roman" w:cs="Times New Roman"/>
          <w:bCs/>
          <w:iCs/>
        </w:rPr>
        <w:t xml:space="preserve">, D., </w:t>
      </w:r>
      <w:proofErr w:type="spellStart"/>
      <w:r w:rsidRPr="00C911D6">
        <w:rPr>
          <w:rFonts w:ascii="Times New Roman" w:eastAsia="Calibri" w:hAnsi="Times New Roman" w:cs="Times New Roman"/>
          <w:bCs/>
          <w:iCs/>
        </w:rPr>
        <w:t>Piner</w:t>
      </w:r>
      <w:proofErr w:type="spellEnd"/>
      <w:r w:rsidRPr="00C911D6">
        <w:rPr>
          <w:rFonts w:ascii="Times New Roman" w:eastAsia="Calibri" w:hAnsi="Times New Roman" w:cs="Times New Roman"/>
          <w:bCs/>
          <w:iCs/>
        </w:rPr>
        <w:t xml:space="preserve">, K.R., Maunder, M.N., Taylor, I., Wetzel C.R., Doering, K. Johnson, K.F. and </w:t>
      </w:r>
      <w:proofErr w:type="spellStart"/>
      <w:r w:rsidRPr="00C911D6">
        <w:rPr>
          <w:rFonts w:ascii="Times New Roman" w:eastAsia="Calibri" w:hAnsi="Times New Roman" w:cs="Times New Roman"/>
          <w:bCs/>
          <w:iCs/>
        </w:rPr>
        <w:t>Methot</w:t>
      </w:r>
      <w:proofErr w:type="spellEnd"/>
      <w:r w:rsidRPr="00C911D6">
        <w:rPr>
          <w:rFonts w:ascii="Times New Roman" w:eastAsia="Calibri" w:hAnsi="Times New Roman" w:cs="Times New Roman"/>
          <w:bCs/>
          <w:iCs/>
        </w:rPr>
        <w:t>, R.D. (2021). A cookbook for using model diagnostics in integrated stock assessments. Doi: 10.1016/j.fishres.2021.105959</w:t>
      </w:r>
    </w:p>
    <w:p w14:paraId="0BAD34BA" w14:textId="77777777" w:rsidR="00691048" w:rsidRPr="00C911D6" w:rsidRDefault="00691048" w:rsidP="00691048">
      <w:pPr>
        <w:pStyle w:val="Literature"/>
        <w:rPr>
          <w:bCs/>
          <w:iCs/>
          <w:szCs w:val="24"/>
        </w:rPr>
      </w:pPr>
      <w:r w:rsidRPr="00C911D6">
        <w:rPr>
          <w:bCs/>
          <w:iCs/>
          <w:szCs w:val="24"/>
        </w:rPr>
        <w:t xml:space="preserve">DeMartini, E.E., Uchiyama, J.H., Humphreys Jr., R.L., </w:t>
      </w:r>
      <w:proofErr w:type="spellStart"/>
      <w:r w:rsidRPr="00C911D6">
        <w:rPr>
          <w:bCs/>
          <w:iCs/>
          <w:szCs w:val="24"/>
        </w:rPr>
        <w:t>Sampaga</w:t>
      </w:r>
      <w:proofErr w:type="spellEnd"/>
      <w:r w:rsidRPr="00C911D6">
        <w:rPr>
          <w:bCs/>
          <w:iCs/>
          <w:szCs w:val="24"/>
        </w:rPr>
        <w:t>, J.D. and Williams, H.A. (2007). Age and growth of swordfish (</w:t>
      </w:r>
      <w:r w:rsidRPr="00C911D6">
        <w:rPr>
          <w:bCs/>
          <w:i/>
          <w:iCs/>
          <w:szCs w:val="24"/>
        </w:rPr>
        <w:t>Xiphias gladius</w:t>
      </w:r>
      <w:r w:rsidRPr="00C911D6">
        <w:rPr>
          <w:bCs/>
          <w:iCs/>
          <w:szCs w:val="24"/>
        </w:rPr>
        <w:t>) caught by the Hawaii-based pelagic longline fishery. Fish. Bull. 105:356-367.</w:t>
      </w:r>
    </w:p>
    <w:p w14:paraId="0ECC752D" w14:textId="77777777" w:rsidR="00691048" w:rsidRPr="00C911D6" w:rsidRDefault="00691048" w:rsidP="00691048">
      <w:pPr>
        <w:pStyle w:val="Literature"/>
        <w:rPr>
          <w:bCs/>
          <w:iCs/>
          <w:szCs w:val="24"/>
        </w:rPr>
      </w:pPr>
      <w:r w:rsidRPr="00C911D6">
        <w:rPr>
          <w:bCs/>
          <w:iCs/>
          <w:szCs w:val="24"/>
        </w:rPr>
        <w:t>Francis, R. I. C. C. (2011). Data weighting in statistical fisheries stock assessment models. Canadian Journal of Fisheries and Aquatic Sciences 68(6): 1124-1138.</w:t>
      </w:r>
    </w:p>
    <w:p w14:paraId="54B7FC43" w14:textId="77777777" w:rsidR="00691048" w:rsidRPr="00C911D6" w:rsidRDefault="00691048" w:rsidP="00691048">
      <w:pPr>
        <w:pStyle w:val="Literature"/>
        <w:rPr>
          <w:bCs/>
          <w:iCs/>
          <w:szCs w:val="24"/>
        </w:rPr>
      </w:pPr>
      <w:r w:rsidRPr="00C911D6">
        <w:rPr>
          <w:bCs/>
          <w:iCs/>
          <w:szCs w:val="24"/>
        </w:rPr>
        <w:t>Hsu, J. and Chang, Y-J. (2023). Catch, length data and standardized CPUE of swordfish caught by the Taiwanese fisheries in North Pacific Ocean. ISC/22/BILLWG-02/07.</w:t>
      </w:r>
    </w:p>
    <w:p w14:paraId="31558A08" w14:textId="77777777"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 xml:space="preserve">Hurtado-Ferro, F., </w:t>
      </w:r>
      <w:proofErr w:type="spellStart"/>
      <w:r w:rsidRPr="00C911D6">
        <w:rPr>
          <w:rFonts w:ascii="Times New Roman" w:hAnsi="Times New Roman" w:cs="Times New Roman"/>
        </w:rPr>
        <w:t>Szuwalski</w:t>
      </w:r>
      <w:proofErr w:type="spellEnd"/>
      <w:r w:rsidRPr="00C911D6">
        <w:rPr>
          <w:rFonts w:ascii="Times New Roman" w:hAnsi="Times New Roman" w:cs="Times New Roman"/>
        </w:rPr>
        <w:t xml:space="preserve">, C. S., Valero, J. L., Anderson, S. C., Cunningham, C. J., Johnson, K. F., </w:t>
      </w:r>
      <w:proofErr w:type="spellStart"/>
      <w:r w:rsidRPr="00C911D6">
        <w:rPr>
          <w:rFonts w:ascii="Times New Roman" w:hAnsi="Times New Roman" w:cs="Times New Roman"/>
        </w:rPr>
        <w:t>Licandeo</w:t>
      </w:r>
      <w:proofErr w:type="spellEnd"/>
      <w:r w:rsidRPr="00C911D6">
        <w:rPr>
          <w:rFonts w:ascii="Times New Roman" w:hAnsi="Times New Roman" w:cs="Times New Roman"/>
        </w:rPr>
        <w:t xml:space="preserve">, R., </w:t>
      </w:r>
      <w:proofErr w:type="spellStart"/>
      <w:r w:rsidRPr="00C911D6">
        <w:rPr>
          <w:rFonts w:ascii="Times New Roman" w:hAnsi="Times New Roman" w:cs="Times New Roman"/>
        </w:rPr>
        <w:t>McGilliard</w:t>
      </w:r>
      <w:proofErr w:type="spellEnd"/>
      <w:r w:rsidRPr="00C911D6">
        <w:rPr>
          <w:rFonts w:ascii="Times New Roman" w:hAnsi="Times New Roman" w:cs="Times New Roman"/>
        </w:rPr>
        <w:t xml:space="preserve">, C.R., </w:t>
      </w:r>
      <w:proofErr w:type="spellStart"/>
      <w:r w:rsidRPr="00C911D6">
        <w:rPr>
          <w:rFonts w:ascii="Times New Roman" w:hAnsi="Times New Roman" w:cs="Times New Roman"/>
        </w:rPr>
        <w:t>Monnahan</w:t>
      </w:r>
      <w:proofErr w:type="spellEnd"/>
      <w:r w:rsidRPr="00C911D6">
        <w:rPr>
          <w:rFonts w:ascii="Times New Roman" w:hAnsi="Times New Roman" w:cs="Times New Roman"/>
        </w:rPr>
        <w:t>, C.C., Muradian, M.L., Ono, K., Vert-Pre, K.A. Whitten, A.R., and Punt, A.E. (2015). Looking in the rear-view mirror: bias and retrospective patterns in integrated, age-structured stock assessment models. ICES Journal of Marine Science, 72: 99-110.</w:t>
      </w:r>
    </w:p>
    <w:p w14:paraId="399D19C4" w14:textId="77777777" w:rsidR="00691048" w:rsidRPr="00C911D6" w:rsidRDefault="00691048" w:rsidP="00691048">
      <w:pPr>
        <w:rPr>
          <w:rFonts w:ascii="Times New Roman" w:eastAsia="Calibri" w:hAnsi="Times New Roman" w:cs="Times New Roman"/>
          <w:bCs/>
          <w:iCs/>
        </w:rPr>
      </w:pPr>
      <w:r w:rsidRPr="00C911D6">
        <w:rPr>
          <w:rFonts w:ascii="Times New Roman" w:eastAsia="Calibri" w:hAnsi="Times New Roman" w:cs="Times New Roman"/>
          <w:bCs/>
          <w:iCs/>
        </w:rPr>
        <w:t xml:space="preserve">International Scientific Committee for Tuna and Tuna-Like Species in the North Pacific [ISC]. (2018). Stock assessment of swordfish in the North Pacific Ocean in 2018, Report of the Billfish Working Group Stock Assessment Workshop. </w:t>
      </w:r>
    </w:p>
    <w:p w14:paraId="5AF24B45" w14:textId="77777777" w:rsidR="00691048" w:rsidRPr="00C911D6" w:rsidRDefault="00691048" w:rsidP="00691048">
      <w:pPr>
        <w:pStyle w:val="Web"/>
        <w:spacing w:beforeLines="50" w:before="120" w:beforeAutospacing="0" w:afterLines="50" w:after="120" w:afterAutospacing="0"/>
        <w:ind w:left="720" w:hanging="720"/>
        <w:rPr>
          <w:rFonts w:ascii="Times New Roman" w:hAnsi="Times New Roman" w:cs="Times New Roman"/>
        </w:rPr>
      </w:pPr>
      <w:r w:rsidRPr="00C911D6">
        <w:rPr>
          <w:rFonts w:ascii="Times New Roman" w:eastAsia="Calibri" w:hAnsi="Times New Roman" w:cs="Times New Roman"/>
          <w:bCs/>
          <w:iCs/>
        </w:rPr>
        <w:t>International Scientific Committee for Tuna and Tuna-Like Species in the North Pacific [ISC].</w:t>
      </w:r>
      <w:r w:rsidRPr="00C911D6">
        <w:rPr>
          <w:rFonts w:ascii="Times New Roman" w:hAnsi="Times New Roman" w:cs="Times New Roman"/>
        </w:rPr>
        <w:t xml:space="preserve"> (2023). Report of the Billfish Working Group Workshop. 13, 15-18 December 2023.</w:t>
      </w:r>
    </w:p>
    <w:p w14:paraId="1C3E7275" w14:textId="77777777" w:rsidR="00691048" w:rsidRPr="00C911D6" w:rsidRDefault="00691048" w:rsidP="00691048">
      <w:pPr>
        <w:pStyle w:val="Web"/>
        <w:spacing w:beforeLines="50" w:before="120" w:beforeAutospacing="0" w:afterLines="50" w:after="120" w:afterAutospacing="0"/>
        <w:ind w:left="720" w:hanging="720"/>
        <w:rPr>
          <w:rFonts w:ascii="Times New Roman" w:hAnsi="Times New Roman" w:cs="Times New Roman"/>
        </w:rPr>
      </w:pPr>
      <w:proofErr w:type="spellStart"/>
      <w:r w:rsidRPr="00C911D6">
        <w:rPr>
          <w:rFonts w:ascii="Times New Roman" w:hAnsi="Times New Roman" w:cs="Times New Roman"/>
        </w:rPr>
        <w:t>Jusup</w:t>
      </w:r>
      <w:proofErr w:type="spellEnd"/>
      <w:r w:rsidRPr="00C911D6">
        <w:rPr>
          <w:rFonts w:ascii="Times New Roman" w:hAnsi="Times New Roman" w:cs="Times New Roman"/>
        </w:rPr>
        <w:t xml:space="preserve">, M., Koike, H. and </w:t>
      </w:r>
      <w:proofErr w:type="spellStart"/>
      <w:r w:rsidRPr="00C911D6">
        <w:rPr>
          <w:rFonts w:ascii="Times New Roman" w:hAnsi="Times New Roman" w:cs="Times New Roman"/>
        </w:rPr>
        <w:t>Ijima</w:t>
      </w:r>
      <w:proofErr w:type="spellEnd"/>
      <w:r w:rsidRPr="00C911D6">
        <w:rPr>
          <w:rFonts w:ascii="Times New Roman" w:hAnsi="Times New Roman" w:cs="Times New Roman"/>
        </w:rPr>
        <w:t>, H. (2023). CPUE Standardization for Pacific Swordfish (</w:t>
      </w:r>
      <w:r w:rsidRPr="00E937C4">
        <w:rPr>
          <w:rFonts w:ascii="Times New Roman" w:hAnsi="Times New Roman" w:cs="Times New Roman"/>
          <w:i/>
        </w:rPr>
        <w:t>Xiphias gladius</w:t>
      </w:r>
      <w:r w:rsidRPr="00C911D6">
        <w:rPr>
          <w:rFonts w:ascii="Times New Roman" w:hAnsi="Times New Roman" w:cs="Times New Roman"/>
        </w:rPr>
        <w:t>) caught by the Japanese longline fishery: A GLMM analysis using the R software package R-INLA. ISC/22/BILLWG-02/06</w:t>
      </w:r>
    </w:p>
    <w:p w14:paraId="22B9A48F" w14:textId="77777777" w:rsidR="00691048" w:rsidRPr="00C911D6" w:rsidRDefault="00691048" w:rsidP="00691048">
      <w:pPr>
        <w:pStyle w:val="Web"/>
        <w:spacing w:beforeLines="50" w:before="120" w:beforeAutospacing="0" w:afterLines="50" w:after="120" w:afterAutospacing="0"/>
        <w:ind w:left="720" w:hanging="720"/>
        <w:rPr>
          <w:rFonts w:ascii="Times New Roman" w:hAnsi="Times New Roman" w:cs="Times New Roman"/>
        </w:rPr>
      </w:pPr>
      <w:proofErr w:type="spellStart"/>
      <w:r w:rsidRPr="00C911D6">
        <w:rPr>
          <w:rFonts w:ascii="Times New Roman" w:hAnsi="Times New Roman" w:cs="Times New Roman"/>
        </w:rPr>
        <w:t>Kanaiwa</w:t>
      </w:r>
      <w:proofErr w:type="spellEnd"/>
      <w:r w:rsidRPr="00C911D6">
        <w:rPr>
          <w:rFonts w:ascii="Times New Roman" w:hAnsi="Times New Roman" w:cs="Times New Roman"/>
        </w:rPr>
        <w:t xml:space="preserve"> M. and </w:t>
      </w:r>
      <w:proofErr w:type="spellStart"/>
      <w:r w:rsidRPr="00C911D6">
        <w:rPr>
          <w:rFonts w:ascii="Times New Roman" w:hAnsi="Times New Roman" w:cs="Times New Roman"/>
        </w:rPr>
        <w:t>Ijima</w:t>
      </w:r>
      <w:proofErr w:type="spellEnd"/>
      <w:r w:rsidRPr="00C911D6">
        <w:rPr>
          <w:rFonts w:ascii="Times New Roman" w:hAnsi="Times New Roman" w:cs="Times New Roman"/>
        </w:rPr>
        <w:t xml:space="preserve"> H. (2018). Abundance indices of Swordfish (</w:t>
      </w:r>
      <w:r w:rsidRPr="00E937C4">
        <w:rPr>
          <w:rFonts w:ascii="Times New Roman" w:hAnsi="Times New Roman" w:cs="Times New Roman"/>
          <w:i/>
        </w:rPr>
        <w:t>Xiphias gladius</w:t>
      </w:r>
      <w:r w:rsidRPr="00C911D6">
        <w:rPr>
          <w:rFonts w:ascii="Times New Roman" w:hAnsi="Times New Roman" w:cs="Times New Roman"/>
        </w:rPr>
        <w:t>) by the Japanese offshore and distant-water longline fishery in the North-Western Central Pacific. ISC/18/BILLWG-01/07.</w:t>
      </w:r>
    </w:p>
    <w:p w14:paraId="46EAC250" w14:textId="77777777" w:rsidR="00691048" w:rsidRPr="00C911D6" w:rsidRDefault="00691048" w:rsidP="00691048">
      <w:pPr>
        <w:pStyle w:val="Web"/>
        <w:spacing w:beforeLines="50" w:before="120" w:beforeAutospacing="0" w:afterLines="50" w:after="120" w:afterAutospacing="0"/>
        <w:ind w:left="720" w:hanging="720"/>
        <w:rPr>
          <w:rFonts w:ascii="Times New Roman" w:hAnsi="Times New Roman" w:cs="Times New Roman"/>
          <w:bCs/>
        </w:rPr>
      </w:pPr>
      <w:proofErr w:type="spellStart"/>
      <w:r w:rsidRPr="00C911D6">
        <w:rPr>
          <w:rFonts w:ascii="Times New Roman" w:hAnsi="Times New Roman" w:cs="Times New Roman"/>
        </w:rPr>
        <w:t>Kapur</w:t>
      </w:r>
      <w:proofErr w:type="spellEnd"/>
      <w:r w:rsidRPr="00C911D6">
        <w:rPr>
          <w:rFonts w:ascii="Times New Roman" w:hAnsi="Times New Roman" w:cs="Times New Roman"/>
        </w:rPr>
        <w:t xml:space="preserve">, M., </w:t>
      </w:r>
      <w:proofErr w:type="spellStart"/>
      <w:r w:rsidRPr="00C911D6">
        <w:rPr>
          <w:rFonts w:ascii="Times New Roman" w:hAnsi="Times New Roman" w:cs="Times New Roman"/>
        </w:rPr>
        <w:t>Brodziak</w:t>
      </w:r>
      <w:proofErr w:type="spellEnd"/>
      <w:r w:rsidRPr="00C911D6">
        <w:rPr>
          <w:rFonts w:ascii="Times New Roman" w:hAnsi="Times New Roman" w:cs="Times New Roman"/>
        </w:rPr>
        <w:t xml:space="preserve">, J. Fletcher, E. and </w:t>
      </w:r>
      <w:proofErr w:type="spellStart"/>
      <w:r w:rsidRPr="00C911D6">
        <w:rPr>
          <w:rFonts w:ascii="Times New Roman" w:hAnsi="Times New Roman" w:cs="Times New Roman"/>
        </w:rPr>
        <w:t>Yau</w:t>
      </w:r>
      <w:proofErr w:type="spellEnd"/>
      <w:r w:rsidRPr="00C911D6">
        <w:rPr>
          <w:rFonts w:ascii="Times New Roman" w:hAnsi="Times New Roman" w:cs="Times New Roman"/>
        </w:rPr>
        <w:t>, A. (2017). Summary of Life History and Stock Assessment Results for Pacific Blue Marlin, Western and Central North Pacific Striped Marlin, and North Pacific Swordfish. ISC/17/BILLWG-01/02.</w:t>
      </w:r>
    </w:p>
    <w:p w14:paraId="372D5207"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Lee, H.-H., K. R. </w:t>
      </w:r>
      <w:proofErr w:type="spellStart"/>
      <w:r w:rsidRPr="00C911D6">
        <w:rPr>
          <w:rFonts w:ascii="Times New Roman" w:eastAsia="Calibri" w:hAnsi="Times New Roman" w:cs="Times New Roman"/>
          <w:szCs w:val="22"/>
        </w:rPr>
        <w:t>Piner</w:t>
      </w:r>
      <w:proofErr w:type="spellEnd"/>
      <w:r w:rsidRPr="00C911D6">
        <w:rPr>
          <w:rFonts w:ascii="Times New Roman" w:eastAsia="Calibri" w:hAnsi="Times New Roman" w:cs="Times New Roman"/>
          <w:szCs w:val="22"/>
        </w:rPr>
        <w:t xml:space="preserve">, R. D. </w:t>
      </w:r>
      <w:proofErr w:type="spellStart"/>
      <w:r w:rsidRPr="00C911D6">
        <w:rPr>
          <w:rFonts w:ascii="Times New Roman" w:eastAsia="Calibri" w:hAnsi="Times New Roman" w:cs="Times New Roman"/>
          <w:szCs w:val="22"/>
        </w:rPr>
        <w:t>Methot</w:t>
      </w:r>
      <w:proofErr w:type="spellEnd"/>
      <w:r w:rsidRPr="00C911D6">
        <w:rPr>
          <w:rFonts w:ascii="Times New Roman" w:eastAsia="Calibri" w:hAnsi="Times New Roman" w:cs="Times New Roman"/>
          <w:szCs w:val="22"/>
        </w:rPr>
        <w:t xml:space="preserve"> Jr and M. N. Maunder (2014). Use of likelihood profiling over a global scaling parameter to structure the population dynamics model: An example using blue marlin in the Pacific Ocean. Fisheries Research 158: 138-146.</w:t>
      </w:r>
    </w:p>
    <w:p w14:paraId="60B09DA6" w14:textId="77777777"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 xml:space="preserve">Maunder, M. N., and </w:t>
      </w:r>
      <w:proofErr w:type="spellStart"/>
      <w:r w:rsidRPr="00C911D6">
        <w:rPr>
          <w:rFonts w:ascii="Times New Roman" w:hAnsi="Times New Roman" w:cs="Times New Roman"/>
        </w:rPr>
        <w:t>Piner</w:t>
      </w:r>
      <w:proofErr w:type="spellEnd"/>
      <w:r w:rsidRPr="00C911D6">
        <w:rPr>
          <w:rFonts w:ascii="Times New Roman" w:hAnsi="Times New Roman" w:cs="Times New Roman"/>
        </w:rPr>
        <w:t>, K. R. (2015). Contemporary fisheries stock assessment: many issues still remain. ICES Journal of Marine Science, 72: 7-18.</w:t>
      </w:r>
    </w:p>
    <w:p w14:paraId="729CD19A" w14:textId="77777777" w:rsidR="00691048" w:rsidRPr="00C911D6" w:rsidRDefault="00691048" w:rsidP="00691048">
      <w:pPr>
        <w:spacing w:after="240"/>
        <w:ind w:left="720" w:hanging="720"/>
        <w:rPr>
          <w:rFonts w:ascii="Times New Roman" w:eastAsia="Calibri" w:hAnsi="Times New Roman" w:cs="Times New Roman"/>
          <w:szCs w:val="22"/>
        </w:rPr>
      </w:pPr>
      <w:proofErr w:type="spellStart"/>
      <w:r w:rsidRPr="00C911D6">
        <w:rPr>
          <w:rFonts w:ascii="Times New Roman" w:eastAsia="Calibri" w:hAnsi="Times New Roman" w:cs="Times New Roman"/>
          <w:szCs w:val="22"/>
        </w:rPr>
        <w:t>Methot</w:t>
      </w:r>
      <w:proofErr w:type="spellEnd"/>
      <w:r w:rsidRPr="00C911D6">
        <w:rPr>
          <w:rFonts w:ascii="Times New Roman" w:eastAsia="Calibri" w:hAnsi="Times New Roman" w:cs="Times New Roman"/>
          <w:szCs w:val="22"/>
        </w:rPr>
        <w:t xml:space="preserve"> Jr, R. D. and C. R. Wetzel (2013). Stock synthesis: A biological and statistical framework for fish stock assessment and fishery management. Fisheries Research </w:t>
      </w:r>
      <w:r w:rsidRPr="00C911D6">
        <w:rPr>
          <w:rFonts w:ascii="Times New Roman" w:eastAsia="Calibri" w:hAnsi="Times New Roman" w:cs="Times New Roman"/>
          <w:bCs/>
          <w:szCs w:val="22"/>
        </w:rPr>
        <w:t>142</w:t>
      </w:r>
      <w:r w:rsidRPr="00C911D6">
        <w:rPr>
          <w:rFonts w:ascii="Times New Roman" w:eastAsia="Calibri" w:hAnsi="Times New Roman" w:cs="Times New Roman"/>
          <w:szCs w:val="22"/>
        </w:rPr>
        <w:t>: 86-99.</w:t>
      </w:r>
    </w:p>
    <w:p w14:paraId="0521FB28"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Nishikawa, Y., M. </w:t>
      </w:r>
      <w:proofErr w:type="spellStart"/>
      <w:proofErr w:type="gramStart"/>
      <w:r w:rsidRPr="00C911D6">
        <w:rPr>
          <w:rFonts w:ascii="Times New Roman" w:eastAsia="Calibri" w:hAnsi="Times New Roman" w:cs="Times New Roman"/>
          <w:szCs w:val="22"/>
        </w:rPr>
        <w:t>Honma</w:t>
      </w:r>
      <w:proofErr w:type="spellEnd"/>
      <w:r w:rsidRPr="00C911D6">
        <w:rPr>
          <w:rFonts w:ascii="Times New Roman" w:eastAsia="Calibri" w:hAnsi="Times New Roman" w:cs="Times New Roman"/>
          <w:szCs w:val="22"/>
        </w:rPr>
        <w:t xml:space="preserve"> ,</w:t>
      </w:r>
      <w:proofErr w:type="gramEnd"/>
      <w:r w:rsidRPr="00C911D6">
        <w:rPr>
          <w:rFonts w:ascii="Times New Roman" w:eastAsia="Calibri" w:hAnsi="Times New Roman" w:cs="Times New Roman"/>
          <w:szCs w:val="22"/>
        </w:rPr>
        <w:t xml:space="preserve"> S. </w:t>
      </w:r>
      <w:proofErr w:type="spellStart"/>
      <w:r w:rsidRPr="00C911D6">
        <w:rPr>
          <w:rFonts w:ascii="Times New Roman" w:eastAsia="Calibri" w:hAnsi="Times New Roman" w:cs="Times New Roman"/>
          <w:szCs w:val="22"/>
        </w:rPr>
        <w:t>Ueyanagi</w:t>
      </w:r>
      <w:proofErr w:type="spellEnd"/>
      <w:r w:rsidRPr="00C911D6">
        <w:rPr>
          <w:rFonts w:ascii="Times New Roman" w:eastAsia="Calibri" w:hAnsi="Times New Roman" w:cs="Times New Roman"/>
          <w:szCs w:val="22"/>
        </w:rPr>
        <w:t xml:space="preserve"> , S. </w:t>
      </w:r>
      <w:proofErr w:type="spellStart"/>
      <w:r w:rsidRPr="00C911D6">
        <w:rPr>
          <w:rFonts w:ascii="Times New Roman" w:eastAsia="Calibri" w:hAnsi="Times New Roman" w:cs="Times New Roman"/>
          <w:szCs w:val="22"/>
        </w:rPr>
        <w:t>Kikkawa</w:t>
      </w:r>
      <w:proofErr w:type="spellEnd"/>
      <w:r w:rsidRPr="00C911D6">
        <w:rPr>
          <w:rFonts w:ascii="Times New Roman" w:eastAsia="Calibri" w:hAnsi="Times New Roman" w:cs="Times New Roman"/>
          <w:szCs w:val="22"/>
        </w:rPr>
        <w:t xml:space="preserve">. </w:t>
      </w:r>
      <w:r w:rsidR="00054104">
        <w:rPr>
          <w:rFonts w:ascii="Times New Roman" w:eastAsia="Calibri" w:hAnsi="Times New Roman" w:cs="Times New Roman"/>
          <w:szCs w:val="22"/>
        </w:rPr>
        <w:t>(</w:t>
      </w:r>
      <w:r w:rsidRPr="00C911D6">
        <w:rPr>
          <w:rFonts w:ascii="Times New Roman" w:eastAsia="Calibri" w:hAnsi="Times New Roman" w:cs="Times New Roman"/>
          <w:szCs w:val="22"/>
        </w:rPr>
        <w:t>1985</w:t>
      </w:r>
      <w:r w:rsidR="00054104">
        <w:rPr>
          <w:rFonts w:ascii="Times New Roman" w:eastAsia="Calibri" w:hAnsi="Times New Roman" w:cs="Times New Roman"/>
          <w:szCs w:val="22"/>
        </w:rPr>
        <w:t>)</w:t>
      </w:r>
      <w:r w:rsidRPr="00C911D6">
        <w:rPr>
          <w:rFonts w:ascii="Times New Roman" w:eastAsia="Calibri" w:hAnsi="Times New Roman" w:cs="Times New Roman"/>
          <w:szCs w:val="22"/>
        </w:rPr>
        <w:t>. Average distribution of larvae of oceanic species of scombroid fishes, 1956-1981. Far Seas Fish. Res. Lab., S Series 12, 99p.</w:t>
      </w:r>
    </w:p>
    <w:p w14:paraId="03ACEAE7" w14:textId="77777777" w:rsidR="00691048" w:rsidRPr="00C911D6" w:rsidRDefault="00691048" w:rsidP="00691048">
      <w:pPr>
        <w:ind w:left="720" w:hanging="720"/>
        <w:rPr>
          <w:rFonts w:ascii="Times New Roman" w:eastAsia="Calibri" w:hAnsi="Times New Roman" w:cs="Times New Roman"/>
        </w:rPr>
      </w:pPr>
      <w:r w:rsidRPr="00C911D6">
        <w:rPr>
          <w:rFonts w:ascii="Times New Roman" w:eastAsia="Calibri" w:hAnsi="Times New Roman" w:cs="Times New Roman"/>
        </w:rPr>
        <w:t xml:space="preserve">Pennington, M., Burmeister, L. M., and </w:t>
      </w:r>
      <w:proofErr w:type="spellStart"/>
      <w:r w:rsidRPr="00C911D6">
        <w:rPr>
          <w:rFonts w:ascii="Times New Roman" w:eastAsia="Calibri" w:hAnsi="Times New Roman" w:cs="Times New Roman"/>
        </w:rPr>
        <w:t>Hjellvik</w:t>
      </w:r>
      <w:proofErr w:type="spellEnd"/>
      <w:r w:rsidRPr="00C911D6">
        <w:rPr>
          <w:rFonts w:ascii="Times New Roman" w:eastAsia="Calibri" w:hAnsi="Times New Roman" w:cs="Times New Roman"/>
        </w:rPr>
        <w:t>, V. (2002). Assessing the precision of frequency distributions estimated from trawl-survey samples. Fishery Bulletin, US, 100: 74–81.</w:t>
      </w:r>
    </w:p>
    <w:p w14:paraId="1BBC4A54" w14:textId="77777777" w:rsidR="00691048" w:rsidRPr="00C911D6" w:rsidRDefault="00691048" w:rsidP="00691048">
      <w:pPr>
        <w:ind w:left="720" w:hanging="720"/>
        <w:rPr>
          <w:rFonts w:ascii="Times New Roman" w:eastAsia="Calibri" w:hAnsi="Times New Roman" w:cs="Times New Roman"/>
        </w:rPr>
      </w:pPr>
      <w:r w:rsidRPr="00C911D6">
        <w:rPr>
          <w:rFonts w:ascii="Times New Roman" w:eastAsia="Calibri" w:hAnsi="Times New Roman" w:cs="Times New Roman"/>
        </w:rPr>
        <w:t xml:space="preserve">Sun, C-L., Wang, S-P. and Yeh, S-Z. </w:t>
      </w:r>
      <w:r w:rsidR="00054104">
        <w:rPr>
          <w:rFonts w:ascii="Times New Roman" w:eastAsia="Calibri" w:hAnsi="Times New Roman" w:cs="Times New Roman"/>
        </w:rPr>
        <w:t>(</w:t>
      </w:r>
      <w:r w:rsidRPr="00C911D6">
        <w:rPr>
          <w:rFonts w:ascii="Times New Roman" w:eastAsia="Calibri" w:hAnsi="Times New Roman" w:cs="Times New Roman"/>
        </w:rPr>
        <w:t>2002</w:t>
      </w:r>
      <w:r w:rsidR="00054104">
        <w:rPr>
          <w:rFonts w:ascii="Times New Roman" w:eastAsia="Calibri" w:hAnsi="Times New Roman" w:cs="Times New Roman"/>
        </w:rPr>
        <w:t>)</w:t>
      </w:r>
      <w:r w:rsidRPr="00C911D6">
        <w:rPr>
          <w:rFonts w:ascii="Times New Roman" w:eastAsia="Calibri" w:hAnsi="Times New Roman" w:cs="Times New Roman"/>
        </w:rPr>
        <w:t>. Age and growth of the swordfish (</w:t>
      </w:r>
      <w:r w:rsidRPr="00E937C4">
        <w:rPr>
          <w:rFonts w:ascii="Times New Roman" w:eastAsia="Calibri" w:hAnsi="Times New Roman" w:cs="Times New Roman"/>
          <w:i/>
        </w:rPr>
        <w:t>Xiphias gladius</w:t>
      </w:r>
      <w:r w:rsidRPr="00C911D6">
        <w:rPr>
          <w:rFonts w:ascii="Times New Roman" w:eastAsia="Calibri" w:hAnsi="Times New Roman" w:cs="Times New Roman"/>
        </w:rPr>
        <w:t xml:space="preserve"> L.) in the waters around Taiwan determined from anal-fin rays. Fishery Bulletin, 100(4), pp. 822-835.</w:t>
      </w:r>
    </w:p>
    <w:p w14:paraId="217C4B04" w14:textId="77777777" w:rsidR="00691048" w:rsidRPr="00C911D6"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Wald, A., and Wolfowitz, J. (1940). On a test whether two samples are from the same population. Annals of Mathematical Statistics, Institute of Mathematical Statistics11: 147-162.</w:t>
      </w:r>
    </w:p>
    <w:p w14:paraId="38568B68" w14:textId="77777777" w:rsidR="00691048"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 xml:space="preserve">Wang, S-P., Sun, C-L., Yeh, S-Z. </w:t>
      </w:r>
      <w:r w:rsidR="00054104">
        <w:rPr>
          <w:rFonts w:ascii="Times New Roman" w:eastAsia="Calibri" w:hAnsi="Times New Roman" w:cs="Times New Roman"/>
        </w:rPr>
        <w:t>(</w:t>
      </w:r>
      <w:r w:rsidRPr="00C911D6">
        <w:rPr>
          <w:rFonts w:ascii="Times New Roman" w:eastAsia="Calibri" w:hAnsi="Times New Roman" w:cs="Times New Roman"/>
        </w:rPr>
        <w:t>2003</w:t>
      </w:r>
      <w:r w:rsidR="00054104">
        <w:rPr>
          <w:rFonts w:ascii="Times New Roman" w:eastAsia="Calibri" w:hAnsi="Times New Roman" w:cs="Times New Roman"/>
        </w:rPr>
        <w:t>)</w:t>
      </w:r>
      <w:r w:rsidRPr="00C911D6">
        <w:rPr>
          <w:rFonts w:ascii="Times New Roman" w:eastAsia="Calibri" w:hAnsi="Times New Roman" w:cs="Times New Roman"/>
        </w:rPr>
        <w:t>. Sex ratios and sexual maturity of swordfish (</w:t>
      </w:r>
      <w:r w:rsidRPr="00E937C4">
        <w:rPr>
          <w:rFonts w:ascii="Times New Roman" w:eastAsia="Calibri" w:hAnsi="Times New Roman" w:cs="Times New Roman"/>
          <w:i/>
        </w:rPr>
        <w:t xml:space="preserve">Xiphias </w:t>
      </w:r>
      <w:r w:rsidRPr="00C911D6">
        <w:rPr>
          <w:rFonts w:ascii="Times New Roman" w:eastAsia="Calibri" w:hAnsi="Times New Roman" w:cs="Times New Roman"/>
        </w:rPr>
        <w:t>gladius L.) in the waters of Taiwan. Zoological Studies. 42(4): 529-539.</w:t>
      </w:r>
    </w:p>
    <w:p w14:paraId="6B2EDC09" w14:textId="77777777" w:rsidR="00691048" w:rsidRPr="005C669A" w:rsidRDefault="00691048" w:rsidP="00691048">
      <w:pPr>
        <w:spacing w:after="240"/>
        <w:ind w:left="720" w:hanging="720"/>
        <w:rPr>
          <w:rFonts w:ascii="Times New Roman" w:eastAsia="Calibri" w:hAnsi="Times New Roman" w:cs="Times New Roman"/>
        </w:rPr>
      </w:pPr>
      <w:r w:rsidRPr="00691048">
        <w:rPr>
          <w:rFonts w:ascii="Times New Roman" w:eastAsia="Calibri" w:hAnsi="Times New Roman" w:cs="Times New Roman"/>
          <w:highlight w:val="yellow"/>
        </w:rPr>
        <w:t>Need: WCPFC yearbook citation and IATTC citation</w:t>
      </w:r>
    </w:p>
    <w:p w14:paraId="7FBC3B81" w14:textId="77777777" w:rsidR="00F6634B" w:rsidRDefault="00F6634B">
      <w:r>
        <w:br w:type="page"/>
      </w:r>
    </w:p>
    <w:p w14:paraId="7343B5FA" w14:textId="77777777" w:rsidR="00EB2A87" w:rsidRDefault="00161630">
      <w:pPr>
        <w:pStyle w:val="2"/>
      </w:pPr>
      <w:r>
        <w:t>Tables</w:t>
      </w:r>
    </w:p>
    <w:p w14:paraId="07A92A3D" w14:textId="77777777" w:rsidR="00161630" w:rsidRPr="005C669A" w:rsidRDefault="00161630" w:rsidP="00161630">
      <w:pPr>
        <w:rPr>
          <w:rFonts w:ascii="Times New Roman" w:hAnsi="Times New Roman" w:cs="Times New Roman"/>
        </w:rPr>
      </w:pPr>
      <w:commentRangeStart w:id="292"/>
      <w:r w:rsidRPr="005C669A">
        <w:rPr>
          <w:rFonts w:ascii="Times New Roman" w:hAnsi="Times New Roman" w:cs="Times New Roman"/>
        </w:rPr>
        <w:t xml:space="preserve">Table 1. </w:t>
      </w:r>
      <w:commentRangeEnd w:id="292"/>
      <w:r w:rsidR="007F18F7">
        <w:rPr>
          <w:rStyle w:val="af1"/>
        </w:rPr>
        <w:commentReference w:id="292"/>
      </w:r>
      <w:r w:rsidRPr="005C669A">
        <w:rPr>
          <w:rFonts w:ascii="Times New Roman" w:hAnsi="Times New Roman" w:cs="Times New Roman"/>
        </w:rPr>
        <w:t xml:space="preserve">Descriptions of fisheries </w:t>
      </w:r>
      <w:proofErr w:type="gramStart"/>
      <w:r w:rsidRPr="005C669A">
        <w:rPr>
          <w:rFonts w:ascii="Times New Roman" w:hAnsi="Times New Roman" w:cs="Times New Roman"/>
        </w:rPr>
        <w:t>catch</w:t>
      </w:r>
      <w:proofErr w:type="gramEnd"/>
      <w:r w:rsidRPr="005C669A">
        <w:rPr>
          <w:rFonts w:ascii="Times New Roman" w:hAnsi="Times New Roman" w:cs="Times New Roman"/>
        </w:rPr>
        <w:t xml:space="preserve"> and abundance indices included in the base case model for the stock assessment including fishing countries, time-period, and reference sources for CPUE standardizations. </w:t>
      </w:r>
    </w:p>
    <w:tbl>
      <w:tblPr>
        <w:tblW w:w="4615" w:type="pct"/>
        <w:tblLayout w:type="fixed"/>
        <w:tblLook w:val="04A0" w:firstRow="1" w:lastRow="0" w:firstColumn="1" w:lastColumn="0" w:noHBand="0" w:noVBand="1"/>
      </w:tblPr>
      <w:tblGrid>
        <w:gridCol w:w="631"/>
        <w:gridCol w:w="1078"/>
        <w:gridCol w:w="2970"/>
        <w:gridCol w:w="1082"/>
        <w:gridCol w:w="1078"/>
        <w:gridCol w:w="1800"/>
      </w:tblGrid>
      <w:tr w:rsidR="00161630" w:rsidRPr="00161630" w14:paraId="447A1524" w14:textId="77777777" w:rsidTr="00161630">
        <w:trPr>
          <w:trHeight w:val="532"/>
        </w:trPr>
        <w:tc>
          <w:tcPr>
            <w:tcW w:w="365" w:type="pct"/>
            <w:tcBorders>
              <w:top w:val="single" w:sz="8" w:space="0" w:color="auto"/>
              <w:left w:val="nil"/>
              <w:bottom w:val="single" w:sz="8" w:space="0" w:color="auto"/>
              <w:right w:val="nil"/>
            </w:tcBorders>
            <w:shd w:val="clear" w:color="auto" w:fill="auto"/>
            <w:vAlign w:val="center"/>
            <w:hideMark/>
          </w:tcPr>
          <w:p w14:paraId="7FC627B8"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Catch Index</w:t>
            </w:r>
          </w:p>
        </w:tc>
        <w:tc>
          <w:tcPr>
            <w:tcW w:w="624" w:type="pct"/>
            <w:tcBorders>
              <w:top w:val="single" w:sz="8" w:space="0" w:color="auto"/>
              <w:left w:val="nil"/>
              <w:bottom w:val="single" w:sz="8" w:space="0" w:color="auto"/>
              <w:right w:val="nil"/>
            </w:tcBorders>
            <w:shd w:val="clear" w:color="auto" w:fill="auto"/>
            <w:noWrap/>
            <w:vAlign w:val="center"/>
            <w:hideMark/>
          </w:tcPr>
          <w:p w14:paraId="6FEEBB92"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Abundance Index</w:t>
            </w:r>
          </w:p>
        </w:tc>
        <w:tc>
          <w:tcPr>
            <w:tcW w:w="1719" w:type="pct"/>
            <w:tcBorders>
              <w:top w:val="single" w:sz="8" w:space="0" w:color="auto"/>
              <w:left w:val="nil"/>
              <w:bottom w:val="single" w:sz="8" w:space="0" w:color="auto"/>
              <w:right w:val="nil"/>
            </w:tcBorders>
            <w:shd w:val="clear" w:color="auto" w:fill="auto"/>
            <w:noWrap/>
            <w:vAlign w:val="center"/>
            <w:hideMark/>
          </w:tcPr>
          <w:p w14:paraId="349EC873"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Fleet Name</w:t>
            </w:r>
          </w:p>
        </w:tc>
        <w:tc>
          <w:tcPr>
            <w:tcW w:w="626" w:type="pct"/>
            <w:tcBorders>
              <w:top w:val="single" w:sz="8" w:space="0" w:color="auto"/>
              <w:left w:val="nil"/>
              <w:bottom w:val="nil"/>
              <w:right w:val="nil"/>
            </w:tcBorders>
            <w:shd w:val="clear" w:color="auto" w:fill="auto"/>
            <w:noWrap/>
            <w:vAlign w:val="center"/>
            <w:hideMark/>
          </w:tcPr>
          <w:p w14:paraId="4A7CB9B8"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Time Period</w:t>
            </w:r>
          </w:p>
        </w:tc>
        <w:tc>
          <w:tcPr>
            <w:tcW w:w="624" w:type="pct"/>
            <w:tcBorders>
              <w:top w:val="single" w:sz="8" w:space="0" w:color="auto"/>
              <w:left w:val="nil"/>
              <w:bottom w:val="single" w:sz="8" w:space="0" w:color="auto"/>
              <w:right w:val="nil"/>
            </w:tcBorders>
            <w:shd w:val="clear" w:color="auto" w:fill="auto"/>
            <w:noWrap/>
            <w:vAlign w:val="center"/>
            <w:hideMark/>
          </w:tcPr>
          <w:p w14:paraId="2DEDAECC" w14:textId="77777777" w:rsidR="00161630" w:rsidRPr="00161630" w:rsidRDefault="00161630" w:rsidP="00161630">
            <w:pPr>
              <w:spacing w:after="0"/>
              <w:rPr>
                <w:rFonts w:ascii="Calibri" w:eastAsia="Times New Roman" w:hAnsi="Calibri" w:cs="Calibri"/>
                <w:b/>
                <w:bCs/>
                <w:color w:val="000000"/>
                <w:sz w:val="16"/>
                <w:szCs w:val="16"/>
              </w:rPr>
            </w:pPr>
            <w:r w:rsidRPr="00161630">
              <w:rPr>
                <w:rFonts w:ascii="Calibri" w:eastAsia="Times New Roman" w:hAnsi="Calibri" w:cs="Calibri"/>
                <w:b/>
                <w:bCs/>
                <w:color w:val="000000"/>
                <w:sz w:val="16"/>
                <w:szCs w:val="16"/>
              </w:rPr>
              <w:t>Length Comp Used?</w:t>
            </w:r>
          </w:p>
        </w:tc>
        <w:tc>
          <w:tcPr>
            <w:tcW w:w="1042" w:type="pct"/>
            <w:tcBorders>
              <w:top w:val="single" w:sz="8" w:space="0" w:color="auto"/>
              <w:left w:val="nil"/>
              <w:bottom w:val="single" w:sz="8" w:space="0" w:color="auto"/>
              <w:right w:val="nil"/>
            </w:tcBorders>
            <w:shd w:val="clear" w:color="auto" w:fill="auto"/>
            <w:noWrap/>
            <w:vAlign w:val="center"/>
            <w:hideMark/>
          </w:tcPr>
          <w:p w14:paraId="1257919E"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Source</w:t>
            </w:r>
          </w:p>
        </w:tc>
      </w:tr>
      <w:tr w:rsidR="00161630" w:rsidRPr="00161630" w14:paraId="632BF652" w14:textId="77777777" w:rsidTr="00161630">
        <w:trPr>
          <w:trHeight w:val="241"/>
        </w:trPr>
        <w:tc>
          <w:tcPr>
            <w:tcW w:w="365" w:type="pct"/>
            <w:tcBorders>
              <w:top w:val="nil"/>
              <w:left w:val="nil"/>
              <w:bottom w:val="nil"/>
              <w:right w:val="nil"/>
            </w:tcBorders>
            <w:shd w:val="clear" w:color="auto" w:fill="auto"/>
            <w:vAlign w:val="center"/>
            <w:hideMark/>
          </w:tcPr>
          <w:p w14:paraId="1A89EF8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w:t>
            </w:r>
          </w:p>
        </w:tc>
        <w:tc>
          <w:tcPr>
            <w:tcW w:w="624" w:type="pct"/>
            <w:tcBorders>
              <w:top w:val="nil"/>
              <w:left w:val="nil"/>
              <w:bottom w:val="nil"/>
              <w:right w:val="nil"/>
            </w:tcBorders>
            <w:shd w:val="clear" w:color="auto" w:fill="auto"/>
            <w:noWrap/>
            <w:vAlign w:val="center"/>
            <w:hideMark/>
          </w:tcPr>
          <w:p w14:paraId="38B5F12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S1 - Y</w:t>
            </w:r>
          </w:p>
        </w:tc>
        <w:tc>
          <w:tcPr>
            <w:tcW w:w="1719" w:type="pct"/>
            <w:tcBorders>
              <w:top w:val="nil"/>
              <w:left w:val="nil"/>
              <w:bottom w:val="nil"/>
              <w:right w:val="nil"/>
            </w:tcBorders>
            <w:shd w:val="clear" w:color="auto" w:fill="auto"/>
            <w:vAlign w:val="center"/>
            <w:hideMark/>
          </w:tcPr>
          <w:p w14:paraId="36F0E4A5"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JPN_WCNPO_OSDWCOLL_late_Area1</w:t>
            </w:r>
          </w:p>
        </w:tc>
        <w:tc>
          <w:tcPr>
            <w:tcW w:w="626" w:type="pct"/>
            <w:tcBorders>
              <w:top w:val="single" w:sz="8" w:space="0" w:color="auto"/>
              <w:left w:val="nil"/>
              <w:bottom w:val="nil"/>
              <w:right w:val="nil"/>
            </w:tcBorders>
            <w:shd w:val="clear" w:color="auto" w:fill="auto"/>
            <w:noWrap/>
            <w:vAlign w:val="center"/>
            <w:hideMark/>
          </w:tcPr>
          <w:p w14:paraId="52805D5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218AA74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single" w:sz="8" w:space="0" w:color="auto"/>
              <w:left w:val="nil"/>
              <w:bottom w:val="nil"/>
              <w:right w:val="nil"/>
            </w:tcBorders>
            <w:shd w:val="clear" w:color="auto" w:fill="auto"/>
            <w:noWrap/>
            <w:vAlign w:val="center"/>
            <w:hideMark/>
          </w:tcPr>
          <w:p w14:paraId="5F41321A"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63AF6003" w14:textId="77777777" w:rsidTr="00161630">
        <w:trPr>
          <w:trHeight w:val="360"/>
        </w:trPr>
        <w:tc>
          <w:tcPr>
            <w:tcW w:w="365" w:type="pct"/>
            <w:tcBorders>
              <w:top w:val="nil"/>
              <w:left w:val="nil"/>
              <w:bottom w:val="nil"/>
              <w:right w:val="nil"/>
            </w:tcBorders>
            <w:shd w:val="clear" w:color="auto" w:fill="auto"/>
            <w:vAlign w:val="center"/>
            <w:hideMark/>
          </w:tcPr>
          <w:p w14:paraId="289590B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F2</w:t>
            </w:r>
          </w:p>
        </w:tc>
        <w:tc>
          <w:tcPr>
            <w:tcW w:w="624" w:type="pct"/>
            <w:tcBorders>
              <w:top w:val="nil"/>
              <w:left w:val="nil"/>
              <w:bottom w:val="nil"/>
              <w:right w:val="nil"/>
            </w:tcBorders>
            <w:shd w:val="clear" w:color="auto" w:fill="auto"/>
            <w:noWrap/>
            <w:vAlign w:val="center"/>
            <w:hideMark/>
          </w:tcPr>
          <w:p w14:paraId="0CDC952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S5 - N</w:t>
            </w:r>
          </w:p>
        </w:tc>
        <w:tc>
          <w:tcPr>
            <w:tcW w:w="1719" w:type="pct"/>
            <w:tcBorders>
              <w:top w:val="nil"/>
              <w:left w:val="nil"/>
              <w:bottom w:val="nil"/>
              <w:right w:val="nil"/>
            </w:tcBorders>
            <w:shd w:val="clear" w:color="auto" w:fill="auto"/>
            <w:vAlign w:val="center"/>
            <w:hideMark/>
          </w:tcPr>
          <w:p w14:paraId="05535550"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TWN_WCNPO_DWLL_late</w:t>
            </w:r>
            <w:proofErr w:type="spellEnd"/>
          </w:p>
        </w:tc>
        <w:tc>
          <w:tcPr>
            <w:tcW w:w="626" w:type="pct"/>
            <w:tcBorders>
              <w:top w:val="nil"/>
              <w:left w:val="nil"/>
              <w:bottom w:val="nil"/>
              <w:right w:val="nil"/>
            </w:tcBorders>
            <w:shd w:val="clear" w:color="auto" w:fill="auto"/>
            <w:noWrap/>
            <w:vAlign w:val="center"/>
            <w:hideMark/>
          </w:tcPr>
          <w:p w14:paraId="68FC848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2000-2021</w:t>
            </w:r>
          </w:p>
        </w:tc>
        <w:tc>
          <w:tcPr>
            <w:tcW w:w="624" w:type="pct"/>
            <w:tcBorders>
              <w:top w:val="nil"/>
              <w:left w:val="nil"/>
              <w:bottom w:val="nil"/>
              <w:right w:val="nil"/>
            </w:tcBorders>
            <w:shd w:val="clear" w:color="auto" w:fill="auto"/>
            <w:noWrap/>
            <w:vAlign w:val="center"/>
            <w:hideMark/>
          </w:tcPr>
          <w:p w14:paraId="3A74034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0FAFBB4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Hsu and Chang, 2023</w:t>
            </w:r>
          </w:p>
        </w:tc>
      </w:tr>
      <w:tr w:rsidR="00161630" w:rsidRPr="00161630" w14:paraId="156A7B5F" w14:textId="77777777" w:rsidTr="00161630">
        <w:trPr>
          <w:trHeight w:val="360"/>
        </w:trPr>
        <w:tc>
          <w:tcPr>
            <w:tcW w:w="365" w:type="pct"/>
            <w:tcBorders>
              <w:top w:val="nil"/>
              <w:left w:val="nil"/>
              <w:bottom w:val="nil"/>
              <w:right w:val="nil"/>
            </w:tcBorders>
            <w:shd w:val="clear" w:color="auto" w:fill="auto"/>
            <w:vAlign w:val="center"/>
            <w:hideMark/>
          </w:tcPr>
          <w:p w14:paraId="5A03442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F3</w:t>
            </w:r>
          </w:p>
        </w:tc>
        <w:tc>
          <w:tcPr>
            <w:tcW w:w="624" w:type="pct"/>
            <w:tcBorders>
              <w:top w:val="nil"/>
              <w:left w:val="nil"/>
              <w:bottom w:val="nil"/>
              <w:right w:val="nil"/>
            </w:tcBorders>
            <w:shd w:val="clear" w:color="auto" w:fill="auto"/>
            <w:noWrap/>
            <w:vAlign w:val="center"/>
            <w:hideMark/>
          </w:tcPr>
          <w:p w14:paraId="4A5A900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S8 - N</w:t>
            </w:r>
          </w:p>
        </w:tc>
        <w:tc>
          <w:tcPr>
            <w:tcW w:w="1719" w:type="pct"/>
            <w:tcBorders>
              <w:top w:val="nil"/>
              <w:left w:val="nil"/>
              <w:bottom w:val="nil"/>
              <w:right w:val="nil"/>
            </w:tcBorders>
            <w:shd w:val="clear" w:color="auto" w:fill="auto"/>
            <w:vAlign w:val="center"/>
            <w:hideMark/>
          </w:tcPr>
          <w:p w14:paraId="0F54C3DA"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US_WCNPO_LL_shallow_late</w:t>
            </w:r>
            <w:proofErr w:type="spellEnd"/>
          </w:p>
        </w:tc>
        <w:tc>
          <w:tcPr>
            <w:tcW w:w="626" w:type="pct"/>
            <w:tcBorders>
              <w:top w:val="nil"/>
              <w:left w:val="nil"/>
              <w:bottom w:val="nil"/>
              <w:right w:val="nil"/>
            </w:tcBorders>
            <w:shd w:val="clear" w:color="auto" w:fill="auto"/>
            <w:noWrap/>
            <w:vAlign w:val="center"/>
            <w:hideMark/>
          </w:tcPr>
          <w:p w14:paraId="41EA2B1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2004-2021</w:t>
            </w:r>
          </w:p>
        </w:tc>
        <w:tc>
          <w:tcPr>
            <w:tcW w:w="624" w:type="pct"/>
            <w:tcBorders>
              <w:top w:val="nil"/>
              <w:left w:val="nil"/>
              <w:bottom w:val="nil"/>
              <w:right w:val="nil"/>
            </w:tcBorders>
            <w:shd w:val="clear" w:color="auto" w:fill="auto"/>
            <w:noWrap/>
            <w:vAlign w:val="center"/>
            <w:hideMark/>
          </w:tcPr>
          <w:p w14:paraId="4F848B6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2AE45A57"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717D8C84" w14:textId="77777777" w:rsidTr="00161630">
        <w:trPr>
          <w:trHeight w:val="360"/>
        </w:trPr>
        <w:tc>
          <w:tcPr>
            <w:tcW w:w="365" w:type="pct"/>
            <w:tcBorders>
              <w:top w:val="nil"/>
              <w:left w:val="nil"/>
              <w:bottom w:val="nil"/>
              <w:right w:val="nil"/>
            </w:tcBorders>
            <w:shd w:val="clear" w:color="auto" w:fill="auto"/>
            <w:vAlign w:val="center"/>
            <w:hideMark/>
          </w:tcPr>
          <w:p w14:paraId="310BB51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F4</w:t>
            </w:r>
          </w:p>
        </w:tc>
        <w:tc>
          <w:tcPr>
            <w:tcW w:w="624" w:type="pct"/>
            <w:tcBorders>
              <w:top w:val="nil"/>
              <w:left w:val="nil"/>
              <w:bottom w:val="nil"/>
              <w:right w:val="nil"/>
            </w:tcBorders>
            <w:shd w:val="clear" w:color="auto" w:fill="auto"/>
            <w:noWrap/>
            <w:vAlign w:val="center"/>
            <w:hideMark/>
          </w:tcPr>
          <w:p w14:paraId="292F1B6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0F3C3044"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IATTC</w:t>
            </w:r>
          </w:p>
        </w:tc>
        <w:tc>
          <w:tcPr>
            <w:tcW w:w="626" w:type="pct"/>
            <w:tcBorders>
              <w:top w:val="nil"/>
              <w:left w:val="nil"/>
              <w:bottom w:val="nil"/>
              <w:right w:val="nil"/>
            </w:tcBorders>
            <w:shd w:val="clear" w:color="auto" w:fill="auto"/>
            <w:noWrap/>
            <w:vAlign w:val="center"/>
            <w:hideMark/>
          </w:tcPr>
          <w:p w14:paraId="13146A5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14:paraId="1141141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08AD0AA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7B977FCB" w14:textId="77777777" w:rsidTr="00161630">
        <w:trPr>
          <w:trHeight w:val="360"/>
        </w:trPr>
        <w:tc>
          <w:tcPr>
            <w:tcW w:w="365" w:type="pct"/>
            <w:tcBorders>
              <w:top w:val="nil"/>
              <w:left w:val="nil"/>
              <w:bottom w:val="nil"/>
              <w:right w:val="nil"/>
            </w:tcBorders>
            <w:shd w:val="clear" w:color="auto" w:fill="auto"/>
            <w:vAlign w:val="center"/>
            <w:hideMark/>
          </w:tcPr>
          <w:p w14:paraId="78848F7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F5</w:t>
            </w:r>
          </w:p>
        </w:tc>
        <w:tc>
          <w:tcPr>
            <w:tcW w:w="624" w:type="pct"/>
            <w:tcBorders>
              <w:top w:val="nil"/>
              <w:left w:val="nil"/>
              <w:bottom w:val="nil"/>
              <w:right w:val="nil"/>
            </w:tcBorders>
            <w:shd w:val="clear" w:color="auto" w:fill="auto"/>
            <w:noWrap/>
            <w:vAlign w:val="center"/>
            <w:hideMark/>
          </w:tcPr>
          <w:p w14:paraId="108107F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411BAE67"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JPN_EPO_OSDWLL</w:t>
            </w:r>
          </w:p>
        </w:tc>
        <w:tc>
          <w:tcPr>
            <w:tcW w:w="626" w:type="pct"/>
            <w:tcBorders>
              <w:top w:val="nil"/>
              <w:left w:val="nil"/>
              <w:bottom w:val="nil"/>
              <w:right w:val="nil"/>
            </w:tcBorders>
            <w:shd w:val="clear" w:color="auto" w:fill="auto"/>
            <w:noWrap/>
            <w:vAlign w:val="center"/>
            <w:hideMark/>
          </w:tcPr>
          <w:p w14:paraId="5DFE822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1975-2016</w:t>
            </w:r>
          </w:p>
        </w:tc>
        <w:tc>
          <w:tcPr>
            <w:tcW w:w="624" w:type="pct"/>
            <w:tcBorders>
              <w:top w:val="nil"/>
              <w:left w:val="nil"/>
              <w:bottom w:val="nil"/>
              <w:right w:val="nil"/>
            </w:tcBorders>
            <w:shd w:val="clear" w:color="auto" w:fill="auto"/>
            <w:noWrap/>
            <w:vAlign w:val="center"/>
            <w:hideMark/>
          </w:tcPr>
          <w:p w14:paraId="07D4F39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14:paraId="0F92536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4A410F54" w14:textId="77777777" w:rsidTr="00161630">
        <w:trPr>
          <w:trHeight w:val="360"/>
        </w:trPr>
        <w:tc>
          <w:tcPr>
            <w:tcW w:w="365" w:type="pct"/>
            <w:tcBorders>
              <w:top w:val="nil"/>
              <w:left w:val="nil"/>
              <w:bottom w:val="nil"/>
              <w:right w:val="nil"/>
            </w:tcBorders>
            <w:shd w:val="clear" w:color="auto" w:fill="auto"/>
            <w:vAlign w:val="center"/>
            <w:hideMark/>
          </w:tcPr>
          <w:p w14:paraId="7E0E90F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F6</w:t>
            </w:r>
          </w:p>
        </w:tc>
        <w:tc>
          <w:tcPr>
            <w:tcW w:w="624" w:type="pct"/>
            <w:tcBorders>
              <w:top w:val="nil"/>
              <w:left w:val="nil"/>
              <w:bottom w:val="nil"/>
              <w:right w:val="nil"/>
            </w:tcBorders>
            <w:shd w:val="clear" w:color="auto" w:fill="auto"/>
            <w:noWrap/>
            <w:vAlign w:val="center"/>
            <w:hideMark/>
          </w:tcPr>
          <w:p w14:paraId="0FDC6E9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S2 - Y</w:t>
            </w:r>
          </w:p>
        </w:tc>
        <w:tc>
          <w:tcPr>
            <w:tcW w:w="1719" w:type="pct"/>
            <w:tcBorders>
              <w:top w:val="nil"/>
              <w:left w:val="nil"/>
              <w:bottom w:val="nil"/>
              <w:right w:val="nil"/>
            </w:tcBorders>
            <w:shd w:val="clear" w:color="auto" w:fill="auto"/>
            <w:vAlign w:val="center"/>
            <w:hideMark/>
          </w:tcPr>
          <w:p w14:paraId="168C1B89"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JPN_WCNPO_OSDWLL_early_Area1</w:t>
            </w:r>
          </w:p>
        </w:tc>
        <w:tc>
          <w:tcPr>
            <w:tcW w:w="626" w:type="pct"/>
            <w:tcBorders>
              <w:top w:val="nil"/>
              <w:left w:val="nil"/>
              <w:bottom w:val="nil"/>
              <w:right w:val="nil"/>
            </w:tcBorders>
            <w:shd w:val="clear" w:color="auto" w:fill="auto"/>
            <w:noWrap/>
            <w:vAlign w:val="center"/>
            <w:hideMark/>
          </w:tcPr>
          <w:p w14:paraId="1809077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2D70895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5151CD62"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41142E31" w14:textId="77777777" w:rsidTr="00161630">
        <w:trPr>
          <w:trHeight w:val="360"/>
        </w:trPr>
        <w:tc>
          <w:tcPr>
            <w:tcW w:w="365" w:type="pct"/>
            <w:tcBorders>
              <w:top w:val="nil"/>
              <w:left w:val="nil"/>
              <w:bottom w:val="nil"/>
              <w:right w:val="nil"/>
            </w:tcBorders>
            <w:shd w:val="clear" w:color="auto" w:fill="auto"/>
            <w:vAlign w:val="center"/>
            <w:hideMark/>
          </w:tcPr>
          <w:p w14:paraId="3CF5E47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F7</w:t>
            </w:r>
          </w:p>
        </w:tc>
        <w:tc>
          <w:tcPr>
            <w:tcW w:w="624" w:type="pct"/>
            <w:tcBorders>
              <w:top w:val="nil"/>
              <w:left w:val="nil"/>
              <w:bottom w:val="nil"/>
              <w:right w:val="nil"/>
            </w:tcBorders>
            <w:shd w:val="clear" w:color="auto" w:fill="auto"/>
            <w:noWrap/>
            <w:vAlign w:val="center"/>
            <w:hideMark/>
          </w:tcPr>
          <w:p w14:paraId="404B09C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19C372B0"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JPN_WCNPO_CODF</w:t>
            </w:r>
          </w:p>
        </w:tc>
        <w:tc>
          <w:tcPr>
            <w:tcW w:w="626" w:type="pct"/>
            <w:tcBorders>
              <w:top w:val="nil"/>
              <w:left w:val="nil"/>
              <w:bottom w:val="nil"/>
              <w:right w:val="nil"/>
            </w:tcBorders>
            <w:shd w:val="clear" w:color="auto" w:fill="auto"/>
            <w:noWrap/>
            <w:vAlign w:val="center"/>
            <w:hideMark/>
          </w:tcPr>
          <w:p w14:paraId="7A13776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1993-2021</w:t>
            </w:r>
          </w:p>
        </w:tc>
        <w:tc>
          <w:tcPr>
            <w:tcW w:w="624" w:type="pct"/>
            <w:tcBorders>
              <w:top w:val="nil"/>
              <w:left w:val="nil"/>
              <w:bottom w:val="nil"/>
              <w:right w:val="nil"/>
            </w:tcBorders>
            <w:shd w:val="clear" w:color="auto" w:fill="auto"/>
            <w:noWrap/>
            <w:vAlign w:val="center"/>
            <w:hideMark/>
          </w:tcPr>
          <w:p w14:paraId="57D9278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40CE2FF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1C4B546C" w14:textId="77777777" w:rsidTr="00161630">
        <w:trPr>
          <w:trHeight w:val="360"/>
        </w:trPr>
        <w:tc>
          <w:tcPr>
            <w:tcW w:w="365" w:type="pct"/>
            <w:tcBorders>
              <w:top w:val="nil"/>
              <w:left w:val="nil"/>
              <w:bottom w:val="nil"/>
              <w:right w:val="nil"/>
            </w:tcBorders>
            <w:shd w:val="clear" w:color="auto" w:fill="auto"/>
            <w:vAlign w:val="center"/>
            <w:hideMark/>
          </w:tcPr>
          <w:p w14:paraId="3E3CDE8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F8</w:t>
            </w:r>
          </w:p>
        </w:tc>
        <w:tc>
          <w:tcPr>
            <w:tcW w:w="624" w:type="pct"/>
            <w:tcBorders>
              <w:top w:val="nil"/>
              <w:left w:val="nil"/>
              <w:bottom w:val="nil"/>
              <w:right w:val="nil"/>
            </w:tcBorders>
            <w:shd w:val="clear" w:color="auto" w:fill="auto"/>
            <w:noWrap/>
            <w:vAlign w:val="center"/>
            <w:hideMark/>
          </w:tcPr>
          <w:p w14:paraId="4030A00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S7 - Y</w:t>
            </w:r>
          </w:p>
        </w:tc>
        <w:tc>
          <w:tcPr>
            <w:tcW w:w="1719" w:type="pct"/>
            <w:tcBorders>
              <w:top w:val="nil"/>
              <w:left w:val="nil"/>
              <w:bottom w:val="nil"/>
              <w:right w:val="nil"/>
            </w:tcBorders>
            <w:shd w:val="clear" w:color="auto" w:fill="auto"/>
            <w:vAlign w:val="center"/>
            <w:hideMark/>
          </w:tcPr>
          <w:p w14:paraId="247809FB"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US_WCNPO_LL_shallow_early</w:t>
            </w:r>
            <w:proofErr w:type="spellEnd"/>
          </w:p>
        </w:tc>
        <w:tc>
          <w:tcPr>
            <w:tcW w:w="626" w:type="pct"/>
            <w:tcBorders>
              <w:top w:val="nil"/>
              <w:left w:val="nil"/>
              <w:bottom w:val="nil"/>
              <w:right w:val="nil"/>
            </w:tcBorders>
            <w:shd w:val="clear" w:color="auto" w:fill="auto"/>
            <w:noWrap/>
            <w:vAlign w:val="center"/>
            <w:hideMark/>
          </w:tcPr>
          <w:p w14:paraId="2C23A91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1993-2001</w:t>
            </w:r>
          </w:p>
        </w:tc>
        <w:tc>
          <w:tcPr>
            <w:tcW w:w="624" w:type="pct"/>
            <w:tcBorders>
              <w:top w:val="nil"/>
              <w:left w:val="nil"/>
              <w:bottom w:val="nil"/>
              <w:right w:val="nil"/>
            </w:tcBorders>
            <w:shd w:val="clear" w:color="auto" w:fill="auto"/>
            <w:noWrap/>
            <w:vAlign w:val="center"/>
            <w:hideMark/>
          </w:tcPr>
          <w:p w14:paraId="6F19C49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4A96F53F"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129624BF" w14:textId="77777777" w:rsidTr="00161630">
        <w:trPr>
          <w:trHeight w:val="360"/>
        </w:trPr>
        <w:tc>
          <w:tcPr>
            <w:tcW w:w="365" w:type="pct"/>
            <w:tcBorders>
              <w:top w:val="nil"/>
              <w:left w:val="nil"/>
              <w:bottom w:val="nil"/>
              <w:right w:val="nil"/>
            </w:tcBorders>
            <w:shd w:val="clear" w:color="auto" w:fill="auto"/>
            <w:vAlign w:val="center"/>
            <w:hideMark/>
          </w:tcPr>
          <w:p w14:paraId="10F2613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F9</w:t>
            </w:r>
          </w:p>
        </w:tc>
        <w:tc>
          <w:tcPr>
            <w:tcW w:w="624" w:type="pct"/>
            <w:tcBorders>
              <w:top w:val="nil"/>
              <w:left w:val="nil"/>
              <w:bottom w:val="nil"/>
              <w:right w:val="nil"/>
            </w:tcBorders>
            <w:shd w:val="clear" w:color="auto" w:fill="auto"/>
            <w:noWrap/>
            <w:vAlign w:val="center"/>
            <w:hideMark/>
          </w:tcPr>
          <w:p w14:paraId="3D894F3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S6 - Y</w:t>
            </w:r>
          </w:p>
        </w:tc>
        <w:tc>
          <w:tcPr>
            <w:tcW w:w="1719" w:type="pct"/>
            <w:tcBorders>
              <w:top w:val="nil"/>
              <w:left w:val="nil"/>
              <w:bottom w:val="nil"/>
              <w:right w:val="nil"/>
            </w:tcBorders>
            <w:shd w:val="clear" w:color="auto" w:fill="auto"/>
            <w:vAlign w:val="center"/>
            <w:hideMark/>
          </w:tcPr>
          <w:p w14:paraId="57B15DC1"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US_WCNPO_LL_deep</w:t>
            </w:r>
            <w:proofErr w:type="spellEnd"/>
          </w:p>
        </w:tc>
        <w:tc>
          <w:tcPr>
            <w:tcW w:w="626" w:type="pct"/>
            <w:tcBorders>
              <w:top w:val="nil"/>
              <w:left w:val="nil"/>
              <w:bottom w:val="nil"/>
              <w:right w:val="nil"/>
            </w:tcBorders>
            <w:shd w:val="clear" w:color="auto" w:fill="auto"/>
            <w:noWrap/>
            <w:vAlign w:val="center"/>
            <w:hideMark/>
          </w:tcPr>
          <w:p w14:paraId="4A668E5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1996-2021</w:t>
            </w:r>
          </w:p>
        </w:tc>
        <w:tc>
          <w:tcPr>
            <w:tcW w:w="624" w:type="pct"/>
            <w:tcBorders>
              <w:top w:val="nil"/>
              <w:left w:val="nil"/>
              <w:bottom w:val="nil"/>
              <w:right w:val="nil"/>
            </w:tcBorders>
            <w:shd w:val="clear" w:color="auto" w:fill="auto"/>
            <w:noWrap/>
            <w:vAlign w:val="center"/>
            <w:hideMark/>
          </w:tcPr>
          <w:p w14:paraId="5B6FF95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14:paraId="71BD9F53"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4DAAC0DD" w14:textId="77777777" w:rsidTr="00161630">
        <w:trPr>
          <w:trHeight w:val="360"/>
        </w:trPr>
        <w:tc>
          <w:tcPr>
            <w:tcW w:w="365" w:type="pct"/>
            <w:tcBorders>
              <w:top w:val="nil"/>
              <w:left w:val="nil"/>
              <w:bottom w:val="nil"/>
              <w:right w:val="nil"/>
            </w:tcBorders>
            <w:shd w:val="clear" w:color="auto" w:fill="auto"/>
            <w:vAlign w:val="center"/>
            <w:hideMark/>
          </w:tcPr>
          <w:p w14:paraId="250C74F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F10</w:t>
            </w:r>
          </w:p>
        </w:tc>
        <w:tc>
          <w:tcPr>
            <w:tcW w:w="624" w:type="pct"/>
            <w:tcBorders>
              <w:top w:val="nil"/>
              <w:left w:val="nil"/>
              <w:bottom w:val="nil"/>
              <w:right w:val="nil"/>
            </w:tcBorders>
            <w:shd w:val="clear" w:color="auto" w:fill="auto"/>
            <w:noWrap/>
            <w:vAlign w:val="center"/>
            <w:hideMark/>
          </w:tcPr>
          <w:p w14:paraId="69EF65A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201B3CD7"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JPN_WCNPO_OSDF</w:t>
            </w:r>
          </w:p>
        </w:tc>
        <w:tc>
          <w:tcPr>
            <w:tcW w:w="626" w:type="pct"/>
            <w:tcBorders>
              <w:top w:val="nil"/>
              <w:left w:val="nil"/>
              <w:bottom w:val="nil"/>
              <w:right w:val="nil"/>
            </w:tcBorders>
            <w:shd w:val="clear" w:color="auto" w:fill="auto"/>
            <w:noWrap/>
            <w:vAlign w:val="center"/>
            <w:hideMark/>
          </w:tcPr>
          <w:p w14:paraId="4FF9CC0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1975-1992</w:t>
            </w:r>
          </w:p>
        </w:tc>
        <w:tc>
          <w:tcPr>
            <w:tcW w:w="624" w:type="pct"/>
            <w:tcBorders>
              <w:top w:val="nil"/>
              <w:left w:val="nil"/>
              <w:bottom w:val="nil"/>
              <w:right w:val="nil"/>
            </w:tcBorders>
            <w:shd w:val="clear" w:color="auto" w:fill="auto"/>
            <w:noWrap/>
            <w:vAlign w:val="center"/>
            <w:hideMark/>
          </w:tcPr>
          <w:p w14:paraId="3D155D7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77B09E0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7FA0B0C7" w14:textId="77777777" w:rsidTr="00161630">
        <w:trPr>
          <w:trHeight w:val="360"/>
        </w:trPr>
        <w:tc>
          <w:tcPr>
            <w:tcW w:w="365" w:type="pct"/>
            <w:tcBorders>
              <w:top w:val="nil"/>
              <w:left w:val="nil"/>
              <w:bottom w:val="nil"/>
              <w:right w:val="nil"/>
            </w:tcBorders>
            <w:shd w:val="clear" w:color="auto" w:fill="auto"/>
            <w:vAlign w:val="center"/>
            <w:hideMark/>
          </w:tcPr>
          <w:p w14:paraId="2AB5CE2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F11</w:t>
            </w:r>
          </w:p>
        </w:tc>
        <w:tc>
          <w:tcPr>
            <w:tcW w:w="624" w:type="pct"/>
            <w:tcBorders>
              <w:top w:val="nil"/>
              <w:left w:val="nil"/>
              <w:bottom w:val="nil"/>
              <w:right w:val="nil"/>
            </w:tcBorders>
            <w:shd w:val="clear" w:color="auto" w:fill="auto"/>
            <w:noWrap/>
            <w:vAlign w:val="center"/>
            <w:hideMark/>
          </w:tcPr>
          <w:p w14:paraId="1BB28F4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2C2F59DB"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JPN_WCNPO_Other_early</w:t>
            </w:r>
            <w:proofErr w:type="spellEnd"/>
          </w:p>
        </w:tc>
        <w:tc>
          <w:tcPr>
            <w:tcW w:w="626" w:type="pct"/>
            <w:tcBorders>
              <w:top w:val="nil"/>
              <w:left w:val="nil"/>
              <w:bottom w:val="nil"/>
              <w:right w:val="nil"/>
            </w:tcBorders>
            <w:shd w:val="clear" w:color="auto" w:fill="auto"/>
            <w:noWrap/>
            <w:vAlign w:val="center"/>
            <w:hideMark/>
          </w:tcPr>
          <w:p w14:paraId="2F96EFD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4C7BD74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45FFC12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1D9A5647" w14:textId="77777777" w:rsidTr="00161630">
        <w:trPr>
          <w:trHeight w:val="360"/>
        </w:trPr>
        <w:tc>
          <w:tcPr>
            <w:tcW w:w="365" w:type="pct"/>
            <w:tcBorders>
              <w:top w:val="nil"/>
              <w:left w:val="nil"/>
              <w:bottom w:val="nil"/>
              <w:right w:val="nil"/>
            </w:tcBorders>
            <w:shd w:val="clear" w:color="auto" w:fill="auto"/>
            <w:vAlign w:val="center"/>
            <w:hideMark/>
          </w:tcPr>
          <w:p w14:paraId="52AABF6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F12</w:t>
            </w:r>
          </w:p>
        </w:tc>
        <w:tc>
          <w:tcPr>
            <w:tcW w:w="624" w:type="pct"/>
            <w:tcBorders>
              <w:top w:val="nil"/>
              <w:left w:val="nil"/>
              <w:bottom w:val="nil"/>
              <w:right w:val="nil"/>
            </w:tcBorders>
            <w:shd w:val="clear" w:color="auto" w:fill="auto"/>
            <w:noWrap/>
            <w:vAlign w:val="center"/>
            <w:hideMark/>
          </w:tcPr>
          <w:p w14:paraId="7B7E794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3DFECFD0"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JPN_WCNPO_Other_late</w:t>
            </w:r>
            <w:proofErr w:type="spellEnd"/>
          </w:p>
        </w:tc>
        <w:tc>
          <w:tcPr>
            <w:tcW w:w="626" w:type="pct"/>
            <w:tcBorders>
              <w:top w:val="nil"/>
              <w:left w:val="nil"/>
              <w:bottom w:val="nil"/>
              <w:right w:val="nil"/>
            </w:tcBorders>
            <w:shd w:val="clear" w:color="auto" w:fill="auto"/>
            <w:noWrap/>
            <w:vAlign w:val="center"/>
            <w:hideMark/>
          </w:tcPr>
          <w:p w14:paraId="73773BB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403A136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0F07141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6EC849F2" w14:textId="77777777" w:rsidTr="00161630">
        <w:trPr>
          <w:trHeight w:val="360"/>
        </w:trPr>
        <w:tc>
          <w:tcPr>
            <w:tcW w:w="365" w:type="pct"/>
            <w:tcBorders>
              <w:top w:val="nil"/>
              <w:left w:val="nil"/>
              <w:bottom w:val="nil"/>
              <w:right w:val="nil"/>
            </w:tcBorders>
            <w:shd w:val="clear" w:color="auto" w:fill="auto"/>
            <w:vAlign w:val="center"/>
            <w:hideMark/>
          </w:tcPr>
          <w:p w14:paraId="44ECA3C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F13</w:t>
            </w:r>
          </w:p>
        </w:tc>
        <w:tc>
          <w:tcPr>
            <w:tcW w:w="624" w:type="pct"/>
            <w:tcBorders>
              <w:top w:val="nil"/>
              <w:left w:val="nil"/>
              <w:bottom w:val="nil"/>
              <w:right w:val="nil"/>
            </w:tcBorders>
            <w:shd w:val="clear" w:color="auto" w:fill="auto"/>
            <w:noWrap/>
            <w:vAlign w:val="center"/>
            <w:hideMark/>
          </w:tcPr>
          <w:p w14:paraId="4554F0A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6A0EFD6"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TWN_WCNPO_DWLL_early</w:t>
            </w:r>
            <w:proofErr w:type="spellEnd"/>
          </w:p>
        </w:tc>
        <w:tc>
          <w:tcPr>
            <w:tcW w:w="626" w:type="pct"/>
            <w:tcBorders>
              <w:top w:val="nil"/>
              <w:left w:val="nil"/>
              <w:bottom w:val="nil"/>
              <w:right w:val="nil"/>
            </w:tcBorders>
            <w:shd w:val="clear" w:color="auto" w:fill="auto"/>
            <w:noWrap/>
            <w:vAlign w:val="center"/>
            <w:hideMark/>
          </w:tcPr>
          <w:p w14:paraId="471DD54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1975-1999</w:t>
            </w:r>
          </w:p>
        </w:tc>
        <w:tc>
          <w:tcPr>
            <w:tcW w:w="624" w:type="pct"/>
            <w:tcBorders>
              <w:top w:val="nil"/>
              <w:left w:val="nil"/>
              <w:bottom w:val="nil"/>
              <w:right w:val="nil"/>
            </w:tcBorders>
            <w:shd w:val="clear" w:color="auto" w:fill="auto"/>
            <w:noWrap/>
            <w:vAlign w:val="center"/>
            <w:hideMark/>
          </w:tcPr>
          <w:p w14:paraId="5E8C249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416585B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65C8C39F" w14:textId="77777777" w:rsidTr="00161630">
        <w:trPr>
          <w:trHeight w:val="360"/>
        </w:trPr>
        <w:tc>
          <w:tcPr>
            <w:tcW w:w="365" w:type="pct"/>
            <w:tcBorders>
              <w:top w:val="nil"/>
              <w:left w:val="nil"/>
              <w:bottom w:val="nil"/>
              <w:right w:val="nil"/>
            </w:tcBorders>
            <w:shd w:val="clear" w:color="auto" w:fill="auto"/>
            <w:vAlign w:val="center"/>
            <w:hideMark/>
          </w:tcPr>
          <w:p w14:paraId="14C9C22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F14</w:t>
            </w:r>
          </w:p>
        </w:tc>
        <w:tc>
          <w:tcPr>
            <w:tcW w:w="624" w:type="pct"/>
            <w:tcBorders>
              <w:top w:val="nil"/>
              <w:left w:val="nil"/>
              <w:bottom w:val="nil"/>
              <w:right w:val="nil"/>
            </w:tcBorders>
            <w:shd w:val="clear" w:color="auto" w:fill="auto"/>
            <w:noWrap/>
            <w:vAlign w:val="center"/>
            <w:hideMark/>
          </w:tcPr>
          <w:p w14:paraId="1B2A01C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3591E357"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TWN_WCNPO_Other</w:t>
            </w:r>
            <w:proofErr w:type="spellEnd"/>
          </w:p>
        </w:tc>
        <w:tc>
          <w:tcPr>
            <w:tcW w:w="626" w:type="pct"/>
            <w:tcBorders>
              <w:top w:val="nil"/>
              <w:left w:val="nil"/>
              <w:bottom w:val="nil"/>
              <w:right w:val="nil"/>
            </w:tcBorders>
            <w:shd w:val="clear" w:color="auto" w:fill="auto"/>
            <w:noWrap/>
            <w:vAlign w:val="center"/>
            <w:hideMark/>
          </w:tcPr>
          <w:p w14:paraId="38CB4A1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2001-2021</w:t>
            </w:r>
          </w:p>
        </w:tc>
        <w:tc>
          <w:tcPr>
            <w:tcW w:w="624" w:type="pct"/>
            <w:tcBorders>
              <w:top w:val="nil"/>
              <w:left w:val="nil"/>
              <w:bottom w:val="nil"/>
              <w:right w:val="nil"/>
            </w:tcBorders>
            <w:shd w:val="clear" w:color="auto" w:fill="auto"/>
            <w:noWrap/>
            <w:vAlign w:val="center"/>
            <w:hideMark/>
          </w:tcPr>
          <w:p w14:paraId="69E6F54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5C5C8E3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5B68A209" w14:textId="77777777" w:rsidTr="00161630">
        <w:trPr>
          <w:trHeight w:val="360"/>
        </w:trPr>
        <w:tc>
          <w:tcPr>
            <w:tcW w:w="365" w:type="pct"/>
            <w:tcBorders>
              <w:top w:val="nil"/>
              <w:left w:val="nil"/>
              <w:bottom w:val="nil"/>
              <w:right w:val="nil"/>
            </w:tcBorders>
            <w:shd w:val="clear" w:color="auto" w:fill="auto"/>
            <w:vAlign w:val="center"/>
            <w:hideMark/>
          </w:tcPr>
          <w:p w14:paraId="62059D5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F15</w:t>
            </w:r>
          </w:p>
        </w:tc>
        <w:tc>
          <w:tcPr>
            <w:tcW w:w="624" w:type="pct"/>
            <w:tcBorders>
              <w:top w:val="nil"/>
              <w:left w:val="nil"/>
              <w:bottom w:val="nil"/>
              <w:right w:val="nil"/>
            </w:tcBorders>
            <w:shd w:val="clear" w:color="auto" w:fill="auto"/>
            <w:noWrap/>
            <w:vAlign w:val="center"/>
            <w:hideMark/>
          </w:tcPr>
          <w:p w14:paraId="0C716EF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6B9DBB4"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US_WCNPO_GN</w:t>
            </w:r>
          </w:p>
        </w:tc>
        <w:tc>
          <w:tcPr>
            <w:tcW w:w="626" w:type="pct"/>
            <w:tcBorders>
              <w:top w:val="nil"/>
              <w:left w:val="nil"/>
              <w:bottom w:val="nil"/>
              <w:right w:val="nil"/>
            </w:tcBorders>
            <w:shd w:val="clear" w:color="auto" w:fill="auto"/>
            <w:noWrap/>
            <w:vAlign w:val="center"/>
            <w:hideMark/>
          </w:tcPr>
          <w:p w14:paraId="532E858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1980-2021</w:t>
            </w:r>
          </w:p>
        </w:tc>
        <w:tc>
          <w:tcPr>
            <w:tcW w:w="624" w:type="pct"/>
            <w:tcBorders>
              <w:top w:val="nil"/>
              <w:left w:val="nil"/>
              <w:bottom w:val="nil"/>
              <w:right w:val="nil"/>
            </w:tcBorders>
            <w:shd w:val="clear" w:color="auto" w:fill="auto"/>
            <w:noWrap/>
            <w:vAlign w:val="center"/>
            <w:hideMark/>
          </w:tcPr>
          <w:p w14:paraId="3AC5265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385CCE7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6FB89148" w14:textId="77777777" w:rsidTr="00161630">
        <w:trPr>
          <w:trHeight w:val="360"/>
        </w:trPr>
        <w:tc>
          <w:tcPr>
            <w:tcW w:w="365" w:type="pct"/>
            <w:tcBorders>
              <w:top w:val="nil"/>
              <w:left w:val="nil"/>
              <w:bottom w:val="nil"/>
              <w:right w:val="nil"/>
            </w:tcBorders>
            <w:shd w:val="clear" w:color="auto" w:fill="auto"/>
            <w:vAlign w:val="center"/>
            <w:hideMark/>
          </w:tcPr>
          <w:p w14:paraId="581D1D1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F16</w:t>
            </w:r>
          </w:p>
        </w:tc>
        <w:tc>
          <w:tcPr>
            <w:tcW w:w="624" w:type="pct"/>
            <w:tcBorders>
              <w:top w:val="nil"/>
              <w:left w:val="nil"/>
              <w:bottom w:val="nil"/>
              <w:right w:val="nil"/>
            </w:tcBorders>
            <w:shd w:val="clear" w:color="auto" w:fill="auto"/>
            <w:noWrap/>
            <w:vAlign w:val="center"/>
            <w:hideMark/>
          </w:tcPr>
          <w:p w14:paraId="6FF1014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0BCB9E93"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US_WCNPO_Other</w:t>
            </w:r>
            <w:proofErr w:type="spellEnd"/>
          </w:p>
        </w:tc>
        <w:tc>
          <w:tcPr>
            <w:tcW w:w="626" w:type="pct"/>
            <w:tcBorders>
              <w:top w:val="nil"/>
              <w:left w:val="nil"/>
              <w:bottom w:val="nil"/>
              <w:right w:val="nil"/>
            </w:tcBorders>
            <w:shd w:val="clear" w:color="auto" w:fill="auto"/>
            <w:noWrap/>
            <w:vAlign w:val="center"/>
            <w:hideMark/>
          </w:tcPr>
          <w:p w14:paraId="1D8F187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14:paraId="15AB37E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648C26C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5714C358" w14:textId="77777777" w:rsidTr="00161630">
        <w:trPr>
          <w:trHeight w:val="360"/>
        </w:trPr>
        <w:tc>
          <w:tcPr>
            <w:tcW w:w="365" w:type="pct"/>
            <w:tcBorders>
              <w:top w:val="nil"/>
              <w:left w:val="nil"/>
              <w:bottom w:val="nil"/>
              <w:right w:val="nil"/>
            </w:tcBorders>
            <w:shd w:val="clear" w:color="auto" w:fill="auto"/>
            <w:vAlign w:val="center"/>
            <w:hideMark/>
          </w:tcPr>
          <w:p w14:paraId="16AA741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F17</w:t>
            </w:r>
          </w:p>
        </w:tc>
        <w:tc>
          <w:tcPr>
            <w:tcW w:w="624" w:type="pct"/>
            <w:tcBorders>
              <w:top w:val="nil"/>
              <w:left w:val="nil"/>
              <w:bottom w:val="nil"/>
              <w:right w:val="nil"/>
            </w:tcBorders>
            <w:shd w:val="clear" w:color="auto" w:fill="auto"/>
            <w:noWrap/>
            <w:vAlign w:val="center"/>
            <w:hideMark/>
          </w:tcPr>
          <w:p w14:paraId="24335BD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S3 - Y</w:t>
            </w:r>
          </w:p>
        </w:tc>
        <w:tc>
          <w:tcPr>
            <w:tcW w:w="1719" w:type="pct"/>
            <w:tcBorders>
              <w:top w:val="nil"/>
              <w:left w:val="nil"/>
              <w:bottom w:val="nil"/>
              <w:right w:val="nil"/>
            </w:tcBorders>
            <w:shd w:val="clear" w:color="auto" w:fill="auto"/>
            <w:vAlign w:val="center"/>
            <w:hideMark/>
          </w:tcPr>
          <w:p w14:paraId="6157DCCA"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JPN_WCNPO_OSDWLL_early_Area2</w:t>
            </w:r>
          </w:p>
        </w:tc>
        <w:tc>
          <w:tcPr>
            <w:tcW w:w="626" w:type="pct"/>
            <w:tcBorders>
              <w:top w:val="nil"/>
              <w:left w:val="nil"/>
              <w:bottom w:val="nil"/>
              <w:right w:val="nil"/>
            </w:tcBorders>
            <w:shd w:val="clear" w:color="auto" w:fill="auto"/>
            <w:noWrap/>
            <w:vAlign w:val="center"/>
            <w:hideMark/>
          </w:tcPr>
          <w:p w14:paraId="02BE115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50AD10C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1A695CAB"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20F8DF1D" w14:textId="77777777" w:rsidTr="00161630">
        <w:trPr>
          <w:trHeight w:val="360"/>
        </w:trPr>
        <w:tc>
          <w:tcPr>
            <w:tcW w:w="365" w:type="pct"/>
            <w:tcBorders>
              <w:top w:val="nil"/>
              <w:left w:val="nil"/>
              <w:bottom w:val="nil"/>
              <w:right w:val="nil"/>
            </w:tcBorders>
            <w:shd w:val="clear" w:color="auto" w:fill="auto"/>
            <w:vAlign w:val="center"/>
            <w:hideMark/>
          </w:tcPr>
          <w:p w14:paraId="5296DBC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F18</w:t>
            </w:r>
          </w:p>
        </w:tc>
        <w:tc>
          <w:tcPr>
            <w:tcW w:w="624" w:type="pct"/>
            <w:tcBorders>
              <w:top w:val="nil"/>
              <w:left w:val="nil"/>
              <w:bottom w:val="nil"/>
              <w:right w:val="nil"/>
            </w:tcBorders>
            <w:shd w:val="clear" w:color="auto" w:fill="auto"/>
            <w:noWrap/>
            <w:vAlign w:val="center"/>
            <w:hideMark/>
          </w:tcPr>
          <w:p w14:paraId="007A9F8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S4 - Y</w:t>
            </w:r>
          </w:p>
        </w:tc>
        <w:tc>
          <w:tcPr>
            <w:tcW w:w="1719" w:type="pct"/>
            <w:tcBorders>
              <w:top w:val="nil"/>
              <w:left w:val="nil"/>
              <w:bottom w:val="nil"/>
              <w:right w:val="nil"/>
            </w:tcBorders>
            <w:shd w:val="clear" w:color="auto" w:fill="auto"/>
            <w:vAlign w:val="center"/>
            <w:hideMark/>
          </w:tcPr>
          <w:p w14:paraId="7B472BB9"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JPN_WCNPO_OSDWLL_late_Area2</w:t>
            </w:r>
          </w:p>
        </w:tc>
        <w:tc>
          <w:tcPr>
            <w:tcW w:w="626" w:type="pct"/>
            <w:tcBorders>
              <w:top w:val="nil"/>
              <w:left w:val="nil"/>
              <w:bottom w:val="nil"/>
              <w:right w:val="nil"/>
            </w:tcBorders>
            <w:shd w:val="clear" w:color="auto" w:fill="auto"/>
            <w:noWrap/>
            <w:vAlign w:val="center"/>
            <w:hideMark/>
          </w:tcPr>
          <w:p w14:paraId="74655A0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6F3CCE9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0ACE21F1"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40AC8936" w14:textId="77777777" w:rsidTr="00161630">
        <w:trPr>
          <w:trHeight w:val="360"/>
        </w:trPr>
        <w:tc>
          <w:tcPr>
            <w:tcW w:w="365" w:type="pct"/>
            <w:tcBorders>
              <w:top w:val="nil"/>
              <w:left w:val="nil"/>
              <w:bottom w:val="single" w:sz="8" w:space="0" w:color="auto"/>
              <w:right w:val="nil"/>
            </w:tcBorders>
            <w:shd w:val="clear" w:color="auto" w:fill="auto"/>
            <w:vAlign w:val="center"/>
            <w:hideMark/>
          </w:tcPr>
          <w:p w14:paraId="069416B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F19</w:t>
            </w:r>
          </w:p>
        </w:tc>
        <w:tc>
          <w:tcPr>
            <w:tcW w:w="624" w:type="pct"/>
            <w:tcBorders>
              <w:top w:val="nil"/>
              <w:left w:val="nil"/>
              <w:bottom w:val="single" w:sz="8" w:space="0" w:color="auto"/>
              <w:right w:val="nil"/>
            </w:tcBorders>
            <w:shd w:val="clear" w:color="auto" w:fill="auto"/>
            <w:noWrap/>
            <w:vAlign w:val="center"/>
            <w:hideMark/>
          </w:tcPr>
          <w:p w14:paraId="7A38CA7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single" w:sz="8" w:space="0" w:color="auto"/>
              <w:right w:val="nil"/>
            </w:tcBorders>
            <w:shd w:val="clear" w:color="auto" w:fill="auto"/>
            <w:vAlign w:val="center"/>
            <w:hideMark/>
          </w:tcPr>
          <w:p w14:paraId="6FBB27F7"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WCPFC</w:t>
            </w:r>
          </w:p>
        </w:tc>
        <w:tc>
          <w:tcPr>
            <w:tcW w:w="626" w:type="pct"/>
            <w:tcBorders>
              <w:top w:val="nil"/>
              <w:left w:val="nil"/>
              <w:bottom w:val="single" w:sz="8" w:space="0" w:color="auto"/>
              <w:right w:val="nil"/>
            </w:tcBorders>
            <w:shd w:val="clear" w:color="auto" w:fill="auto"/>
            <w:noWrap/>
            <w:vAlign w:val="center"/>
            <w:hideMark/>
          </w:tcPr>
          <w:p w14:paraId="79F9238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single" w:sz="8" w:space="0" w:color="auto"/>
              <w:right w:val="nil"/>
            </w:tcBorders>
            <w:shd w:val="clear" w:color="auto" w:fill="auto"/>
            <w:noWrap/>
            <w:vAlign w:val="center"/>
            <w:hideMark/>
          </w:tcPr>
          <w:p w14:paraId="65D56C3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single" w:sz="8" w:space="0" w:color="auto"/>
              <w:right w:val="nil"/>
            </w:tcBorders>
            <w:shd w:val="clear" w:color="auto" w:fill="auto"/>
            <w:noWrap/>
            <w:vAlign w:val="center"/>
            <w:hideMark/>
          </w:tcPr>
          <w:p w14:paraId="47A5DA1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 </w:t>
            </w:r>
          </w:p>
        </w:tc>
      </w:tr>
    </w:tbl>
    <w:p w14:paraId="3618A2D3" w14:textId="77777777" w:rsidR="00161630" w:rsidRDefault="00161630" w:rsidP="00161630">
      <w:pPr>
        <w:pStyle w:val="a0"/>
      </w:pPr>
    </w:p>
    <w:p w14:paraId="6A2B5A0F" w14:textId="77777777" w:rsidR="00161630" w:rsidRPr="009750D6" w:rsidRDefault="00161630" w:rsidP="00161630">
      <w:pPr>
        <w:pStyle w:val="aa"/>
        <w:rPr>
          <w:i w:val="0"/>
        </w:rPr>
      </w:pPr>
      <w:r w:rsidRPr="009750D6">
        <w:rPr>
          <w:i w:val="0"/>
        </w:rPr>
        <w:t>Table 2. Time series of catch by fleet submitted for the 2023 North Pacific swordfish stock assessment.</w:t>
      </w:r>
      <w:r w:rsidR="00B500D7" w:rsidRPr="009750D6">
        <w:rPr>
          <w:i w:val="0"/>
        </w:rPr>
        <w:t xml:space="preserve"> Starred fleets are</w:t>
      </w:r>
      <w:r w:rsidRPr="009750D6">
        <w:rPr>
          <w:i w:val="0"/>
        </w:rPr>
        <w:t xml:space="preserve"> in numbers of fish, </w:t>
      </w:r>
      <w:r w:rsidR="00B500D7" w:rsidRPr="009750D6">
        <w:rPr>
          <w:i w:val="0"/>
        </w:rPr>
        <w:t>all others</w:t>
      </w:r>
      <w:r w:rsidRPr="009750D6">
        <w:rPr>
          <w:i w:val="0"/>
        </w:rPr>
        <w:t xml:space="preserve"> are in metric tons. See Table 1 for and explanation of fleet numbers.</w:t>
      </w:r>
    </w:p>
    <w:tbl>
      <w:tblPr>
        <w:tblW w:w="5000" w:type="pct"/>
        <w:tblLook w:val="04A0" w:firstRow="1" w:lastRow="0" w:firstColumn="1" w:lastColumn="0" w:noHBand="0" w:noVBand="1"/>
      </w:tblPr>
      <w:tblGrid>
        <w:gridCol w:w="848"/>
        <w:gridCol w:w="938"/>
        <w:gridCol w:w="774"/>
        <w:gridCol w:w="941"/>
        <w:gridCol w:w="774"/>
        <w:gridCol w:w="551"/>
        <w:gridCol w:w="663"/>
        <w:gridCol w:w="774"/>
        <w:gridCol w:w="830"/>
        <w:gridCol w:w="774"/>
        <w:gridCol w:w="663"/>
        <w:gridCol w:w="830"/>
      </w:tblGrid>
      <w:tr w:rsidR="00161630" w:rsidRPr="00161630" w14:paraId="381851D6" w14:textId="77777777" w:rsidTr="00B500D7">
        <w:trPr>
          <w:trHeight w:val="290"/>
          <w:tblHeader/>
        </w:trPr>
        <w:tc>
          <w:tcPr>
            <w:tcW w:w="838" w:type="pct"/>
            <w:tcBorders>
              <w:top w:val="single" w:sz="4" w:space="0" w:color="auto"/>
              <w:left w:val="nil"/>
              <w:bottom w:val="nil"/>
              <w:right w:val="nil"/>
            </w:tcBorders>
            <w:shd w:val="clear" w:color="auto" w:fill="auto"/>
            <w:noWrap/>
            <w:vAlign w:val="bottom"/>
            <w:hideMark/>
          </w:tcPr>
          <w:p w14:paraId="1C2AD06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 </w:t>
            </w:r>
          </w:p>
        </w:tc>
        <w:tc>
          <w:tcPr>
            <w:tcW w:w="434" w:type="pct"/>
            <w:tcBorders>
              <w:top w:val="single" w:sz="4" w:space="0" w:color="auto"/>
              <w:left w:val="nil"/>
              <w:bottom w:val="nil"/>
              <w:right w:val="nil"/>
            </w:tcBorders>
            <w:shd w:val="clear" w:color="auto" w:fill="auto"/>
            <w:noWrap/>
            <w:vAlign w:val="bottom"/>
            <w:hideMark/>
          </w:tcPr>
          <w:p w14:paraId="31891EC3"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3728" w:type="pct"/>
            <w:gridSpan w:val="10"/>
            <w:tcBorders>
              <w:top w:val="single" w:sz="4" w:space="0" w:color="auto"/>
              <w:left w:val="nil"/>
              <w:bottom w:val="nil"/>
              <w:right w:val="nil"/>
            </w:tcBorders>
            <w:shd w:val="clear" w:color="auto" w:fill="auto"/>
            <w:noWrap/>
            <w:vAlign w:val="bottom"/>
            <w:hideMark/>
          </w:tcPr>
          <w:p w14:paraId="746DEC8A" w14:textId="77777777" w:rsidR="00161630" w:rsidRPr="00B500D7" w:rsidRDefault="00161630" w:rsidP="00161630">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161630" w:rsidRPr="00161630" w14:paraId="1142021A" w14:textId="77777777" w:rsidTr="00B500D7">
        <w:trPr>
          <w:trHeight w:val="290"/>
          <w:tblHeader/>
        </w:trPr>
        <w:tc>
          <w:tcPr>
            <w:tcW w:w="838" w:type="pct"/>
            <w:tcBorders>
              <w:top w:val="nil"/>
              <w:left w:val="nil"/>
              <w:bottom w:val="single" w:sz="4" w:space="0" w:color="auto"/>
              <w:right w:val="nil"/>
            </w:tcBorders>
            <w:shd w:val="clear" w:color="auto" w:fill="auto"/>
            <w:noWrap/>
            <w:vAlign w:val="bottom"/>
            <w:hideMark/>
          </w:tcPr>
          <w:p w14:paraId="18084135"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34" w:type="pct"/>
            <w:tcBorders>
              <w:top w:val="nil"/>
              <w:left w:val="nil"/>
              <w:bottom w:val="single" w:sz="4" w:space="0" w:color="auto"/>
              <w:right w:val="nil"/>
            </w:tcBorders>
            <w:shd w:val="clear" w:color="auto" w:fill="auto"/>
            <w:noWrap/>
            <w:vAlign w:val="bottom"/>
            <w:hideMark/>
          </w:tcPr>
          <w:p w14:paraId="0FBA4627"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384" w:type="pct"/>
            <w:tcBorders>
              <w:top w:val="nil"/>
              <w:left w:val="nil"/>
              <w:bottom w:val="single" w:sz="4" w:space="0" w:color="auto"/>
              <w:right w:val="nil"/>
            </w:tcBorders>
            <w:shd w:val="clear" w:color="auto" w:fill="auto"/>
            <w:noWrap/>
            <w:vAlign w:val="bottom"/>
            <w:hideMark/>
          </w:tcPr>
          <w:p w14:paraId="78220CF9"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w:t>
            </w:r>
            <w:r w:rsidR="00B500D7">
              <w:rPr>
                <w:rFonts w:ascii="Calibri" w:eastAsia="Times New Roman" w:hAnsi="Calibri" w:cs="Times New Roman"/>
                <w:b/>
                <w:color w:val="000000"/>
                <w:sz w:val="22"/>
                <w:szCs w:val="22"/>
              </w:rPr>
              <w:t>*</w:t>
            </w:r>
          </w:p>
        </w:tc>
        <w:tc>
          <w:tcPr>
            <w:tcW w:w="493" w:type="pct"/>
            <w:tcBorders>
              <w:top w:val="nil"/>
              <w:left w:val="nil"/>
              <w:bottom w:val="single" w:sz="4" w:space="0" w:color="auto"/>
              <w:right w:val="nil"/>
            </w:tcBorders>
            <w:shd w:val="clear" w:color="auto" w:fill="auto"/>
            <w:noWrap/>
            <w:vAlign w:val="bottom"/>
            <w:hideMark/>
          </w:tcPr>
          <w:p w14:paraId="4D589F3F"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2</w:t>
            </w:r>
          </w:p>
        </w:tc>
        <w:tc>
          <w:tcPr>
            <w:tcW w:w="383" w:type="pct"/>
            <w:tcBorders>
              <w:top w:val="nil"/>
              <w:left w:val="nil"/>
              <w:bottom w:val="single" w:sz="4" w:space="0" w:color="auto"/>
              <w:right w:val="nil"/>
            </w:tcBorders>
            <w:shd w:val="clear" w:color="auto" w:fill="auto"/>
            <w:noWrap/>
            <w:vAlign w:val="bottom"/>
            <w:hideMark/>
          </w:tcPr>
          <w:p w14:paraId="5BE21837"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3</w:t>
            </w:r>
            <w:r w:rsidR="00B500D7">
              <w:rPr>
                <w:rFonts w:ascii="Calibri" w:eastAsia="Times New Roman" w:hAnsi="Calibri" w:cs="Times New Roman"/>
                <w:b/>
                <w:color w:val="000000"/>
                <w:sz w:val="22"/>
                <w:szCs w:val="22"/>
              </w:rPr>
              <w:t>*</w:t>
            </w:r>
          </w:p>
        </w:tc>
        <w:tc>
          <w:tcPr>
            <w:tcW w:w="238" w:type="pct"/>
            <w:tcBorders>
              <w:top w:val="nil"/>
              <w:left w:val="nil"/>
              <w:bottom w:val="single" w:sz="4" w:space="0" w:color="auto"/>
              <w:right w:val="nil"/>
            </w:tcBorders>
            <w:shd w:val="clear" w:color="auto" w:fill="auto"/>
            <w:noWrap/>
            <w:vAlign w:val="bottom"/>
            <w:hideMark/>
          </w:tcPr>
          <w:p w14:paraId="0BC7D824"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4</w:t>
            </w:r>
          </w:p>
        </w:tc>
        <w:tc>
          <w:tcPr>
            <w:tcW w:w="311" w:type="pct"/>
            <w:tcBorders>
              <w:top w:val="nil"/>
              <w:left w:val="nil"/>
              <w:bottom w:val="single" w:sz="4" w:space="0" w:color="auto"/>
              <w:right w:val="nil"/>
            </w:tcBorders>
            <w:shd w:val="clear" w:color="auto" w:fill="auto"/>
            <w:noWrap/>
            <w:vAlign w:val="bottom"/>
            <w:hideMark/>
          </w:tcPr>
          <w:p w14:paraId="0CBB8E9C"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5</w:t>
            </w:r>
            <w:r w:rsidR="00B500D7">
              <w:rPr>
                <w:rFonts w:ascii="Calibri" w:eastAsia="Times New Roman" w:hAnsi="Calibri" w:cs="Times New Roman"/>
                <w:b/>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14:paraId="125AACA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6</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3B9D2136"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7</w:t>
            </w:r>
          </w:p>
        </w:tc>
        <w:tc>
          <w:tcPr>
            <w:tcW w:w="383" w:type="pct"/>
            <w:tcBorders>
              <w:top w:val="nil"/>
              <w:left w:val="nil"/>
              <w:bottom w:val="single" w:sz="4" w:space="0" w:color="auto"/>
              <w:right w:val="nil"/>
            </w:tcBorders>
            <w:shd w:val="clear" w:color="auto" w:fill="auto"/>
            <w:noWrap/>
            <w:vAlign w:val="bottom"/>
            <w:hideMark/>
          </w:tcPr>
          <w:p w14:paraId="160FD91B"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8</w:t>
            </w:r>
            <w:r w:rsidR="00B500D7">
              <w:rPr>
                <w:rFonts w:ascii="Calibri" w:eastAsia="Times New Roman" w:hAnsi="Calibri" w:cs="Times New Roman"/>
                <w:b/>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14:paraId="79089508"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9</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594A44E6"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10</w:t>
            </w:r>
          </w:p>
        </w:tc>
      </w:tr>
      <w:tr w:rsidR="00161630" w:rsidRPr="00161630" w14:paraId="404DB505" w14:textId="77777777" w:rsidTr="00B500D7">
        <w:trPr>
          <w:trHeight w:val="290"/>
        </w:trPr>
        <w:tc>
          <w:tcPr>
            <w:tcW w:w="838" w:type="pct"/>
            <w:tcBorders>
              <w:top w:val="nil"/>
              <w:left w:val="nil"/>
              <w:bottom w:val="nil"/>
              <w:right w:val="nil"/>
            </w:tcBorders>
            <w:shd w:val="clear" w:color="auto" w:fill="auto"/>
            <w:noWrap/>
            <w:vAlign w:val="bottom"/>
            <w:hideMark/>
          </w:tcPr>
          <w:p w14:paraId="2C574B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2BE726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DCF75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AE154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1839F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18F98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1CD8D0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14:paraId="44CFB5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30770</w:t>
            </w:r>
          </w:p>
        </w:tc>
        <w:tc>
          <w:tcPr>
            <w:tcW w:w="420" w:type="pct"/>
            <w:tcBorders>
              <w:top w:val="nil"/>
              <w:left w:val="nil"/>
              <w:bottom w:val="nil"/>
              <w:right w:val="nil"/>
            </w:tcBorders>
            <w:shd w:val="clear" w:color="auto" w:fill="auto"/>
            <w:noWrap/>
            <w:vAlign w:val="bottom"/>
            <w:hideMark/>
          </w:tcPr>
          <w:p w14:paraId="6F776A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33CC2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D0755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D7659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6991ABC2" w14:textId="77777777" w:rsidTr="00B500D7">
        <w:trPr>
          <w:trHeight w:val="290"/>
        </w:trPr>
        <w:tc>
          <w:tcPr>
            <w:tcW w:w="838" w:type="pct"/>
            <w:tcBorders>
              <w:top w:val="nil"/>
              <w:left w:val="nil"/>
              <w:bottom w:val="nil"/>
              <w:right w:val="nil"/>
            </w:tcBorders>
            <w:shd w:val="clear" w:color="auto" w:fill="auto"/>
            <w:noWrap/>
            <w:vAlign w:val="bottom"/>
            <w:hideMark/>
          </w:tcPr>
          <w:p w14:paraId="002662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5B8A64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72C4C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96F03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2D843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D964A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69B018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w:t>
            </w:r>
          </w:p>
        </w:tc>
        <w:tc>
          <w:tcPr>
            <w:tcW w:w="383" w:type="pct"/>
            <w:tcBorders>
              <w:top w:val="nil"/>
              <w:left w:val="nil"/>
              <w:bottom w:val="nil"/>
              <w:right w:val="nil"/>
            </w:tcBorders>
            <w:shd w:val="clear" w:color="auto" w:fill="auto"/>
            <w:noWrap/>
            <w:vAlign w:val="bottom"/>
            <w:hideMark/>
          </w:tcPr>
          <w:p w14:paraId="23B12E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17705</w:t>
            </w:r>
          </w:p>
        </w:tc>
        <w:tc>
          <w:tcPr>
            <w:tcW w:w="420" w:type="pct"/>
            <w:tcBorders>
              <w:top w:val="nil"/>
              <w:left w:val="nil"/>
              <w:bottom w:val="nil"/>
              <w:right w:val="nil"/>
            </w:tcBorders>
            <w:shd w:val="clear" w:color="auto" w:fill="auto"/>
            <w:noWrap/>
            <w:vAlign w:val="bottom"/>
            <w:hideMark/>
          </w:tcPr>
          <w:p w14:paraId="5F51AE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98BC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D95B59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63DF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7949FCF0" w14:textId="77777777" w:rsidTr="00B500D7">
        <w:trPr>
          <w:trHeight w:val="290"/>
        </w:trPr>
        <w:tc>
          <w:tcPr>
            <w:tcW w:w="838" w:type="pct"/>
            <w:tcBorders>
              <w:top w:val="nil"/>
              <w:left w:val="nil"/>
              <w:bottom w:val="nil"/>
              <w:right w:val="nil"/>
            </w:tcBorders>
            <w:shd w:val="clear" w:color="auto" w:fill="auto"/>
            <w:noWrap/>
            <w:vAlign w:val="bottom"/>
            <w:hideMark/>
          </w:tcPr>
          <w:p w14:paraId="147721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394FAD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0C716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0A3C8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64BFF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C928A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1CCCE1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1615</w:t>
            </w:r>
          </w:p>
        </w:tc>
        <w:tc>
          <w:tcPr>
            <w:tcW w:w="383" w:type="pct"/>
            <w:tcBorders>
              <w:top w:val="nil"/>
              <w:left w:val="nil"/>
              <w:bottom w:val="nil"/>
              <w:right w:val="nil"/>
            </w:tcBorders>
            <w:shd w:val="clear" w:color="auto" w:fill="auto"/>
            <w:noWrap/>
            <w:vAlign w:val="bottom"/>
            <w:hideMark/>
          </w:tcPr>
          <w:p w14:paraId="7AE1B8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12619</w:t>
            </w:r>
          </w:p>
        </w:tc>
        <w:tc>
          <w:tcPr>
            <w:tcW w:w="420" w:type="pct"/>
            <w:tcBorders>
              <w:top w:val="nil"/>
              <w:left w:val="nil"/>
              <w:bottom w:val="nil"/>
              <w:right w:val="nil"/>
            </w:tcBorders>
            <w:shd w:val="clear" w:color="auto" w:fill="auto"/>
            <w:noWrap/>
            <w:vAlign w:val="bottom"/>
            <w:hideMark/>
          </w:tcPr>
          <w:p w14:paraId="406A94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3BF00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17D75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FF82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6FFD5D5D" w14:textId="77777777" w:rsidTr="00B500D7">
        <w:trPr>
          <w:trHeight w:val="290"/>
        </w:trPr>
        <w:tc>
          <w:tcPr>
            <w:tcW w:w="838" w:type="pct"/>
            <w:tcBorders>
              <w:top w:val="nil"/>
              <w:left w:val="nil"/>
              <w:bottom w:val="nil"/>
              <w:right w:val="nil"/>
            </w:tcBorders>
            <w:shd w:val="clear" w:color="auto" w:fill="auto"/>
            <w:noWrap/>
            <w:vAlign w:val="bottom"/>
            <w:hideMark/>
          </w:tcPr>
          <w:p w14:paraId="267976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1CCF7A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EA6EC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4D0B4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A4C9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DD4F7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1E2E45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1565</w:t>
            </w:r>
          </w:p>
        </w:tc>
        <w:tc>
          <w:tcPr>
            <w:tcW w:w="383" w:type="pct"/>
            <w:tcBorders>
              <w:top w:val="nil"/>
              <w:left w:val="nil"/>
              <w:bottom w:val="nil"/>
              <w:right w:val="nil"/>
            </w:tcBorders>
            <w:shd w:val="clear" w:color="auto" w:fill="auto"/>
            <w:noWrap/>
            <w:vAlign w:val="bottom"/>
            <w:hideMark/>
          </w:tcPr>
          <w:p w14:paraId="703F15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41163</w:t>
            </w:r>
          </w:p>
        </w:tc>
        <w:tc>
          <w:tcPr>
            <w:tcW w:w="420" w:type="pct"/>
            <w:tcBorders>
              <w:top w:val="nil"/>
              <w:left w:val="nil"/>
              <w:bottom w:val="nil"/>
              <w:right w:val="nil"/>
            </w:tcBorders>
            <w:shd w:val="clear" w:color="auto" w:fill="auto"/>
            <w:noWrap/>
            <w:vAlign w:val="bottom"/>
            <w:hideMark/>
          </w:tcPr>
          <w:p w14:paraId="3F3564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E6E66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C59DE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EB77B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4CEAC46F" w14:textId="77777777" w:rsidTr="00B500D7">
        <w:trPr>
          <w:trHeight w:val="290"/>
        </w:trPr>
        <w:tc>
          <w:tcPr>
            <w:tcW w:w="838" w:type="pct"/>
            <w:tcBorders>
              <w:top w:val="nil"/>
              <w:left w:val="nil"/>
              <w:bottom w:val="nil"/>
              <w:right w:val="nil"/>
            </w:tcBorders>
            <w:shd w:val="clear" w:color="auto" w:fill="auto"/>
            <w:noWrap/>
            <w:vAlign w:val="bottom"/>
            <w:hideMark/>
          </w:tcPr>
          <w:p w14:paraId="65F3A7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4F7A51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28F9B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A4595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9419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E95D8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559B4B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5557</w:t>
            </w:r>
          </w:p>
        </w:tc>
        <w:tc>
          <w:tcPr>
            <w:tcW w:w="383" w:type="pct"/>
            <w:tcBorders>
              <w:top w:val="nil"/>
              <w:left w:val="nil"/>
              <w:bottom w:val="nil"/>
              <w:right w:val="nil"/>
            </w:tcBorders>
            <w:shd w:val="clear" w:color="auto" w:fill="auto"/>
            <w:noWrap/>
            <w:vAlign w:val="bottom"/>
            <w:hideMark/>
          </w:tcPr>
          <w:p w14:paraId="41A83E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38251</w:t>
            </w:r>
          </w:p>
        </w:tc>
        <w:tc>
          <w:tcPr>
            <w:tcW w:w="420" w:type="pct"/>
            <w:tcBorders>
              <w:top w:val="nil"/>
              <w:left w:val="nil"/>
              <w:bottom w:val="nil"/>
              <w:right w:val="nil"/>
            </w:tcBorders>
            <w:shd w:val="clear" w:color="auto" w:fill="auto"/>
            <w:noWrap/>
            <w:vAlign w:val="bottom"/>
            <w:hideMark/>
          </w:tcPr>
          <w:p w14:paraId="6E681D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3D96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4CBEC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E41C9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1719FFFA" w14:textId="77777777" w:rsidTr="00B500D7">
        <w:trPr>
          <w:trHeight w:val="290"/>
        </w:trPr>
        <w:tc>
          <w:tcPr>
            <w:tcW w:w="838" w:type="pct"/>
            <w:tcBorders>
              <w:top w:val="nil"/>
              <w:left w:val="nil"/>
              <w:bottom w:val="nil"/>
              <w:right w:val="nil"/>
            </w:tcBorders>
            <w:shd w:val="clear" w:color="auto" w:fill="auto"/>
            <w:noWrap/>
            <w:vAlign w:val="bottom"/>
            <w:hideMark/>
          </w:tcPr>
          <w:p w14:paraId="657EAE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47F130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AD188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371A7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2DFE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1935B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7D1F98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2304</w:t>
            </w:r>
          </w:p>
        </w:tc>
        <w:tc>
          <w:tcPr>
            <w:tcW w:w="383" w:type="pct"/>
            <w:tcBorders>
              <w:top w:val="nil"/>
              <w:left w:val="nil"/>
              <w:bottom w:val="nil"/>
              <w:right w:val="nil"/>
            </w:tcBorders>
            <w:shd w:val="clear" w:color="auto" w:fill="auto"/>
            <w:noWrap/>
            <w:vAlign w:val="bottom"/>
            <w:hideMark/>
          </w:tcPr>
          <w:p w14:paraId="4029B3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18186</w:t>
            </w:r>
          </w:p>
        </w:tc>
        <w:tc>
          <w:tcPr>
            <w:tcW w:w="420" w:type="pct"/>
            <w:tcBorders>
              <w:top w:val="nil"/>
              <w:left w:val="nil"/>
              <w:bottom w:val="nil"/>
              <w:right w:val="nil"/>
            </w:tcBorders>
            <w:shd w:val="clear" w:color="auto" w:fill="auto"/>
            <w:noWrap/>
            <w:vAlign w:val="bottom"/>
            <w:hideMark/>
          </w:tcPr>
          <w:p w14:paraId="1AE28D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6D31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80422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1B7E6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0D234B6D" w14:textId="77777777" w:rsidTr="00B500D7">
        <w:trPr>
          <w:trHeight w:val="290"/>
        </w:trPr>
        <w:tc>
          <w:tcPr>
            <w:tcW w:w="838" w:type="pct"/>
            <w:tcBorders>
              <w:top w:val="nil"/>
              <w:left w:val="nil"/>
              <w:bottom w:val="nil"/>
              <w:right w:val="nil"/>
            </w:tcBorders>
            <w:shd w:val="clear" w:color="auto" w:fill="auto"/>
            <w:noWrap/>
            <w:vAlign w:val="bottom"/>
            <w:hideMark/>
          </w:tcPr>
          <w:p w14:paraId="5B7DCD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04538D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45992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B586F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CA10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4D72E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5E2096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1197</w:t>
            </w:r>
          </w:p>
        </w:tc>
        <w:tc>
          <w:tcPr>
            <w:tcW w:w="383" w:type="pct"/>
            <w:tcBorders>
              <w:top w:val="nil"/>
              <w:left w:val="nil"/>
              <w:bottom w:val="nil"/>
              <w:right w:val="nil"/>
            </w:tcBorders>
            <w:shd w:val="clear" w:color="auto" w:fill="auto"/>
            <w:noWrap/>
            <w:vAlign w:val="bottom"/>
            <w:hideMark/>
          </w:tcPr>
          <w:p w14:paraId="23298C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13094</w:t>
            </w:r>
          </w:p>
        </w:tc>
        <w:tc>
          <w:tcPr>
            <w:tcW w:w="420" w:type="pct"/>
            <w:tcBorders>
              <w:top w:val="nil"/>
              <w:left w:val="nil"/>
              <w:bottom w:val="nil"/>
              <w:right w:val="nil"/>
            </w:tcBorders>
            <w:shd w:val="clear" w:color="auto" w:fill="auto"/>
            <w:noWrap/>
            <w:vAlign w:val="bottom"/>
            <w:hideMark/>
          </w:tcPr>
          <w:p w14:paraId="0C1115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6EE3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09C4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CB37F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397AAA6A" w14:textId="77777777" w:rsidTr="00B500D7">
        <w:trPr>
          <w:trHeight w:val="290"/>
        </w:trPr>
        <w:tc>
          <w:tcPr>
            <w:tcW w:w="838" w:type="pct"/>
            <w:tcBorders>
              <w:top w:val="nil"/>
              <w:left w:val="nil"/>
              <w:bottom w:val="nil"/>
              <w:right w:val="nil"/>
            </w:tcBorders>
            <w:shd w:val="clear" w:color="auto" w:fill="auto"/>
            <w:noWrap/>
            <w:vAlign w:val="bottom"/>
            <w:hideMark/>
          </w:tcPr>
          <w:p w14:paraId="1E1159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1A9635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F7F79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872EA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8F9B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F4739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5A6CA5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2449</w:t>
            </w:r>
          </w:p>
        </w:tc>
        <w:tc>
          <w:tcPr>
            <w:tcW w:w="383" w:type="pct"/>
            <w:tcBorders>
              <w:top w:val="nil"/>
              <w:left w:val="nil"/>
              <w:bottom w:val="nil"/>
              <w:right w:val="nil"/>
            </w:tcBorders>
            <w:shd w:val="clear" w:color="auto" w:fill="auto"/>
            <w:noWrap/>
            <w:vAlign w:val="bottom"/>
            <w:hideMark/>
          </w:tcPr>
          <w:p w14:paraId="150EF6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33783</w:t>
            </w:r>
          </w:p>
        </w:tc>
        <w:tc>
          <w:tcPr>
            <w:tcW w:w="420" w:type="pct"/>
            <w:tcBorders>
              <w:top w:val="nil"/>
              <w:left w:val="nil"/>
              <w:bottom w:val="nil"/>
              <w:right w:val="nil"/>
            </w:tcBorders>
            <w:shd w:val="clear" w:color="auto" w:fill="auto"/>
            <w:noWrap/>
            <w:vAlign w:val="bottom"/>
            <w:hideMark/>
          </w:tcPr>
          <w:p w14:paraId="7A10CA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2CEA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32729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63A3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512DF0D1" w14:textId="77777777" w:rsidTr="00B500D7">
        <w:trPr>
          <w:trHeight w:val="290"/>
        </w:trPr>
        <w:tc>
          <w:tcPr>
            <w:tcW w:w="838" w:type="pct"/>
            <w:tcBorders>
              <w:top w:val="nil"/>
              <w:left w:val="nil"/>
              <w:bottom w:val="nil"/>
              <w:right w:val="nil"/>
            </w:tcBorders>
            <w:shd w:val="clear" w:color="auto" w:fill="auto"/>
            <w:noWrap/>
            <w:vAlign w:val="bottom"/>
            <w:hideMark/>
          </w:tcPr>
          <w:p w14:paraId="31E868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3BF114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AA406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18B7F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FA03F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1A2ED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327161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684</w:t>
            </w:r>
          </w:p>
        </w:tc>
        <w:tc>
          <w:tcPr>
            <w:tcW w:w="383" w:type="pct"/>
            <w:tcBorders>
              <w:top w:val="nil"/>
              <w:left w:val="nil"/>
              <w:bottom w:val="nil"/>
              <w:right w:val="nil"/>
            </w:tcBorders>
            <w:shd w:val="clear" w:color="auto" w:fill="auto"/>
            <w:noWrap/>
            <w:vAlign w:val="bottom"/>
            <w:hideMark/>
          </w:tcPr>
          <w:p w14:paraId="42A67A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49038</w:t>
            </w:r>
          </w:p>
        </w:tc>
        <w:tc>
          <w:tcPr>
            <w:tcW w:w="420" w:type="pct"/>
            <w:tcBorders>
              <w:top w:val="nil"/>
              <w:left w:val="nil"/>
              <w:bottom w:val="nil"/>
              <w:right w:val="nil"/>
            </w:tcBorders>
            <w:shd w:val="clear" w:color="auto" w:fill="auto"/>
            <w:noWrap/>
            <w:vAlign w:val="bottom"/>
            <w:hideMark/>
          </w:tcPr>
          <w:p w14:paraId="07B0EE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B848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DCCF1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A56DB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45612A06" w14:textId="77777777" w:rsidTr="00B500D7">
        <w:trPr>
          <w:trHeight w:val="290"/>
        </w:trPr>
        <w:tc>
          <w:tcPr>
            <w:tcW w:w="838" w:type="pct"/>
            <w:tcBorders>
              <w:top w:val="nil"/>
              <w:left w:val="nil"/>
              <w:bottom w:val="nil"/>
              <w:right w:val="nil"/>
            </w:tcBorders>
            <w:shd w:val="clear" w:color="auto" w:fill="auto"/>
            <w:noWrap/>
            <w:vAlign w:val="bottom"/>
            <w:hideMark/>
          </w:tcPr>
          <w:p w14:paraId="6A7C6F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42D01D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51180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B8ADB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252F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28DD8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66C167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w:t>
            </w:r>
          </w:p>
        </w:tc>
        <w:tc>
          <w:tcPr>
            <w:tcW w:w="383" w:type="pct"/>
            <w:tcBorders>
              <w:top w:val="nil"/>
              <w:left w:val="nil"/>
              <w:bottom w:val="nil"/>
              <w:right w:val="nil"/>
            </w:tcBorders>
            <w:shd w:val="clear" w:color="auto" w:fill="auto"/>
            <w:noWrap/>
            <w:vAlign w:val="bottom"/>
            <w:hideMark/>
          </w:tcPr>
          <w:p w14:paraId="249F84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22981</w:t>
            </w:r>
          </w:p>
        </w:tc>
        <w:tc>
          <w:tcPr>
            <w:tcW w:w="420" w:type="pct"/>
            <w:tcBorders>
              <w:top w:val="nil"/>
              <w:left w:val="nil"/>
              <w:bottom w:val="nil"/>
              <w:right w:val="nil"/>
            </w:tcBorders>
            <w:shd w:val="clear" w:color="auto" w:fill="auto"/>
            <w:noWrap/>
            <w:vAlign w:val="bottom"/>
            <w:hideMark/>
          </w:tcPr>
          <w:p w14:paraId="169ED5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66A60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A13C3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4D3E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1A83BF95" w14:textId="77777777" w:rsidTr="00B500D7">
        <w:trPr>
          <w:trHeight w:val="290"/>
        </w:trPr>
        <w:tc>
          <w:tcPr>
            <w:tcW w:w="838" w:type="pct"/>
            <w:tcBorders>
              <w:top w:val="nil"/>
              <w:left w:val="nil"/>
              <w:bottom w:val="nil"/>
              <w:right w:val="nil"/>
            </w:tcBorders>
            <w:shd w:val="clear" w:color="auto" w:fill="auto"/>
            <w:noWrap/>
            <w:vAlign w:val="bottom"/>
            <w:hideMark/>
          </w:tcPr>
          <w:p w14:paraId="3B9612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074266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96A3A9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B5685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15506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5E1F6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18C5E8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7B6A8C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10027</w:t>
            </w:r>
          </w:p>
        </w:tc>
        <w:tc>
          <w:tcPr>
            <w:tcW w:w="420" w:type="pct"/>
            <w:tcBorders>
              <w:top w:val="nil"/>
              <w:left w:val="nil"/>
              <w:bottom w:val="nil"/>
              <w:right w:val="nil"/>
            </w:tcBorders>
            <w:shd w:val="clear" w:color="auto" w:fill="auto"/>
            <w:noWrap/>
            <w:vAlign w:val="bottom"/>
            <w:hideMark/>
          </w:tcPr>
          <w:p w14:paraId="41A49F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8797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3C5B4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2985F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2A576475" w14:textId="77777777" w:rsidTr="00B500D7">
        <w:trPr>
          <w:trHeight w:val="290"/>
        </w:trPr>
        <w:tc>
          <w:tcPr>
            <w:tcW w:w="838" w:type="pct"/>
            <w:tcBorders>
              <w:top w:val="nil"/>
              <w:left w:val="nil"/>
              <w:bottom w:val="nil"/>
              <w:right w:val="nil"/>
            </w:tcBorders>
            <w:shd w:val="clear" w:color="auto" w:fill="auto"/>
            <w:noWrap/>
            <w:vAlign w:val="bottom"/>
            <w:hideMark/>
          </w:tcPr>
          <w:p w14:paraId="4B5977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424FB7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73EA8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9D4EB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6B16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F48F4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3CCDFC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w:t>
            </w:r>
          </w:p>
        </w:tc>
        <w:tc>
          <w:tcPr>
            <w:tcW w:w="383" w:type="pct"/>
            <w:tcBorders>
              <w:top w:val="nil"/>
              <w:left w:val="nil"/>
              <w:bottom w:val="nil"/>
              <w:right w:val="nil"/>
            </w:tcBorders>
            <w:shd w:val="clear" w:color="auto" w:fill="auto"/>
            <w:noWrap/>
            <w:vAlign w:val="bottom"/>
            <w:hideMark/>
          </w:tcPr>
          <w:p w14:paraId="455349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34195</w:t>
            </w:r>
          </w:p>
        </w:tc>
        <w:tc>
          <w:tcPr>
            <w:tcW w:w="420" w:type="pct"/>
            <w:tcBorders>
              <w:top w:val="nil"/>
              <w:left w:val="nil"/>
              <w:bottom w:val="nil"/>
              <w:right w:val="nil"/>
            </w:tcBorders>
            <w:shd w:val="clear" w:color="auto" w:fill="auto"/>
            <w:noWrap/>
            <w:vAlign w:val="bottom"/>
            <w:hideMark/>
          </w:tcPr>
          <w:p w14:paraId="2740C8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B6165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26FA4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05D2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67B86221" w14:textId="77777777" w:rsidTr="00B500D7">
        <w:trPr>
          <w:trHeight w:val="290"/>
        </w:trPr>
        <w:tc>
          <w:tcPr>
            <w:tcW w:w="838" w:type="pct"/>
            <w:tcBorders>
              <w:top w:val="nil"/>
              <w:left w:val="nil"/>
              <w:bottom w:val="nil"/>
              <w:right w:val="nil"/>
            </w:tcBorders>
            <w:shd w:val="clear" w:color="auto" w:fill="auto"/>
            <w:noWrap/>
            <w:vAlign w:val="bottom"/>
            <w:hideMark/>
          </w:tcPr>
          <w:p w14:paraId="75B5B7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574F1D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12E4E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8814E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3A5DE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D4B33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68FF08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w:t>
            </w:r>
          </w:p>
        </w:tc>
        <w:tc>
          <w:tcPr>
            <w:tcW w:w="383" w:type="pct"/>
            <w:tcBorders>
              <w:top w:val="nil"/>
              <w:left w:val="nil"/>
              <w:bottom w:val="nil"/>
              <w:right w:val="nil"/>
            </w:tcBorders>
            <w:shd w:val="clear" w:color="auto" w:fill="auto"/>
            <w:noWrap/>
            <w:vAlign w:val="bottom"/>
            <w:hideMark/>
          </w:tcPr>
          <w:p w14:paraId="1AE49F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43277</w:t>
            </w:r>
          </w:p>
        </w:tc>
        <w:tc>
          <w:tcPr>
            <w:tcW w:w="420" w:type="pct"/>
            <w:tcBorders>
              <w:top w:val="nil"/>
              <w:left w:val="nil"/>
              <w:bottom w:val="nil"/>
              <w:right w:val="nil"/>
            </w:tcBorders>
            <w:shd w:val="clear" w:color="auto" w:fill="auto"/>
            <w:noWrap/>
            <w:vAlign w:val="bottom"/>
            <w:hideMark/>
          </w:tcPr>
          <w:p w14:paraId="4FBC8E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FC0BF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06FF8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2A1E4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6CC44A8D" w14:textId="77777777" w:rsidTr="00B500D7">
        <w:trPr>
          <w:trHeight w:val="290"/>
        </w:trPr>
        <w:tc>
          <w:tcPr>
            <w:tcW w:w="838" w:type="pct"/>
            <w:tcBorders>
              <w:top w:val="nil"/>
              <w:left w:val="nil"/>
              <w:bottom w:val="nil"/>
              <w:right w:val="nil"/>
            </w:tcBorders>
            <w:shd w:val="clear" w:color="auto" w:fill="auto"/>
            <w:noWrap/>
            <w:vAlign w:val="bottom"/>
            <w:hideMark/>
          </w:tcPr>
          <w:p w14:paraId="27997E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4684BD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D769F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ABF0A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DF879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04835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3D25F5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w:t>
            </w:r>
          </w:p>
        </w:tc>
        <w:tc>
          <w:tcPr>
            <w:tcW w:w="383" w:type="pct"/>
            <w:tcBorders>
              <w:top w:val="nil"/>
              <w:left w:val="nil"/>
              <w:bottom w:val="nil"/>
              <w:right w:val="nil"/>
            </w:tcBorders>
            <w:shd w:val="clear" w:color="auto" w:fill="auto"/>
            <w:noWrap/>
            <w:vAlign w:val="bottom"/>
            <w:hideMark/>
          </w:tcPr>
          <w:p w14:paraId="744BDC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24013</w:t>
            </w:r>
          </w:p>
        </w:tc>
        <w:tc>
          <w:tcPr>
            <w:tcW w:w="420" w:type="pct"/>
            <w:tcBorders>
              <w:top w:val="nil"/>
              <w:left w:val="nil"/>
              <w:bottom w:val="nil"/>
              <w:right w:val="nil"/>
            </w:tcBorders>
            <w:shd w:val="clear" w:color="auto" w:fill="auto"/>
            <w:noWrap/>
            <w:vAlign w:val="bottom"/>
            <w:hideMark/>
          </w:tcPr>
          <w:p w14:paraId="1D45C7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F105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15A9A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BF2CD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0A6992FA" w14:textId="77777777" w:rsidTr="00B500D7">
        <w:trPr>
          <w:trHeight w:val="290"/>
        </w:trPr>
        <w:tc>
          <w:tcPr>
            <w:tcW w:w="838" w:type="pct"/>
            <w:tcBorders>
              <w:top w:val="nil"/>
              <w:left w:val="nil"/>
              <w:bottom w:val="nil"/>
              <w:right w:val="nil"/>
            </w:tcBorders>
            <w:shd w:val="clear" w:color="auto" w:fill="auto"/>
            <w:noWrap/>
            <w:vAlign w:val="bottom"/>
            <w:hideMark/>
          </w:tcPr>
          <w:p w14:paraId="416CE3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095256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6BA6F9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9576D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0A5D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AB788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0DF26B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w:t>
            </w:r>
          </w:p>
        </w:tc>
        <w:tc>
          <w:tcPr>
            <w:tcW w:w="383" w:type="pct"/>
            <w:tcBorders>
              <w:top w:val="nil"/>
              <w:left w:val="nil"/>
              <w:bottom w:val="nil"/>
              <w:right w:val="nil"/>
            </w:tcBorders>
            <w:shd w:val="clear" w:color="auto" w:fill="auto"/>
            <w:noWrap/>
            <w:vAlign w:val="bottom"/>
            <w:hideMark/>
          </w:tcPr>
          <w:p w14:paraId="280BF6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10488</w:t>
            </w:r>
          </w:p>
        </w:tc>
        <w:tc>
          <w:tcPr>
            <w:tcW w:w="420" w:type="pct"/>
            <w:tcBorders>
              <w:top w:val="nil"/>
              <w:left w:val="nil"/>
              <w:bottom w:val="nil"/>
              <w:right w:val="nil"/>
            </w:tcBorders>
            <w:shd w:val="clear" w:color="auto" w:fill="auto"/>
            <w:noWrap/>
            <w:vAlign w:val="bottom"/>
            <w:hideMark/>
          </w:tcPr>
          <w:p w14:paraId="6DFC01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C377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0DF4F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20BD1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4E782F35" w14:textId="77777777" w:rsidTr="00B500D7">
        <w:trPr>
          <w:trHeight w:val="290"/>
        </w:trPr>
        <w:tc>
          <w:tcPr>
            <w:tcW w:w="838" w:type="pct"/>
            <w:tcBorders>
              <w:top w:val="nil"/>
              <w:left w:val="nil"/>
              <w:bottom w:val="nil"/>
              <w:right w:val="nil"/>
            </w:tcBorders>
            <w:shd w:val="clear" w:color="auto" w:fill="auto"/>
            <w:noWrap/>
            <w:vAlign w:val="bottom"/>
            <w:hideMark/>
          </w:tcPr>
          <w:p w14:paraId="0F383B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7B3DCD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D06F2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E99D3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E502B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4AE1E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56E1C1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14:paraId="2DD38E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35618</w:t>
            </w:r>
          </w:p>
        </w:tc>
        <w:tc>
          <w:tcPr>
            <w:tcW w:w="420" w:type="pct"/>
            <w:tcBorders>
              <w:top w:val="nil"/>
              <w:left w:val="nil"/>
              <w:bottom w:val="nil"/>
              <w:right w:val="nil"/>
            </w:tcBorders>
            <w:shd w:val="clear" w:color="auto" w:fill="auto"/>
            <w:noWrap/>
            <w:vAlign w:val="bottom"/>
            <w:hideMark/>
          </w:tcPr>
          <w:p w14:paraId="27FED4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3BA0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891D9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5142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5D60EF07" w14:textId="77777777" w:rsidTr="00B500D7">
        <w:trPr>
          <w:trHeight w:val="290"/>
        </w:trPr>
        <w:tc>
          <w:tcPr>
            <w:tcW w:w="838" w:type="pct"/>
            <w:tcBorders>
              <w:top w:val="nil"/>
              <w:left w:val="nil"/>
              <w:bottom w:val="nil"/>
              <w:right w:val="nil"/>
            </w:tcBorders>
            <w:shd w:val="clear" w:color="auto" w:fill="auto"/>
            <w:noWrap/>
            <w:vAlign w:val="bottom"/>
            <w:hideMark/>
          </w:tcPr>
          <w:p w14:paraId="73B7D2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6E20E3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ECF9A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D5853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090F6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45C47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33203B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14:paraId="76930C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42977</w:t>
            </w:r>
          </w:p>
        </w:tc>
        <w:tc>
          <w:tcPr>
            <w:tcW w:w="420" w:type="pct"/>
            <w:tcBorders>
              <w:top w:val="nil"/>
              <w:left w:val="nil"/>
              <w:bottom w:val="nil"/>
              <w:right w:val="nil"/>
            </w:tcBorders>
            <w:shd w:val="clear" w:color="auto" w:fill="auto"/>
            <w:noWrap/>
            <w:vAlign w:val="bottom"/>
            <w:hideMark/>
          </w:tcPr>
          <w:p w14:paraId="024E76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1E11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792B3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20679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10AFAD8E" w14:textId="77777777" w:rsidTr="00B500D7">
        <w:trPr>
          <w:trHeight w:val="290"/>
        </w:trPr>
        <w:tc>
          <w:tcPr>
            <w:tcW w:w="838" w:type="pct"/>
            <w:tcBorders>
              <w:top w:val="nil"/>
              <w:left w:val="nil"/>
              <w:bottom w:val="nil"/>
              <w:right w:val="nil"/>
            </w:tcBorders>
            <w:shd w:val="clear" w:color="auto" w:fill="auto"/>
            <w:noWrap/>
            <w:vAlign w:val="bottom"/>
            <w:hideMark/>
          </w:tcPr>
          <w:p w14:paraId="6ABEC0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32F749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3CA67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7046E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0135F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2396C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100312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14:paraId="60DA7F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23783</w:t>
            </w:r>
          </w:p>
        </w:tc>
        <w:tc>
          <w:tcPr>
            <w:tcW w:w="420" w:type="pct"/>
            <w:tcBorders>
              <w:top w:val="nil"/>
              <w:left w:val="nil"/>
              <w:bottom w:val="nil"/>
              <w:right w:val="nil"/>
            </w:tcBorders>
            <w:shd w:val="clear" w:color="auto" w:fill="auto"/>
            <w:noWrap/>
            <w:vAlign w:val="bottom"/>
            <w:hideMark/>
          </w:tcPr>
          <w:p w14:paraId="3966E9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C071C9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7E0C5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50AF6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0121E996" w14:textId="77777777" w:rsidTr="00B500D7">
        <w:trPr>
          <w:trHeight w:val="290"/>
        </w:trPr>
        <w:tc>
          <w:tcPr>
            <w:tcW w:w="838" w:type="pct"/>
            <w:tcBorders>
              <w:top w:val="nil"/>
              <w:left w:val="nil"/>
              <w:bottom w:val="nil"/>
              <w:right w:val="nil"/>
            </w:tcBorders>
            <w:shd w:val="clear" w:color="auto" w:fill="auto"/>
            <w:noWrap/>
            <w:vAlign w:val="bottom"/>
            <w:hideMark/>
          </w:tcPr>
          <w:p w14:paraId="3EA1D0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60CFE1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20340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1C8C6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7F04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CF45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0F9DB6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14:paraId="3072F0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16868</w:t>
            </w:r>
          </w:p>
        </w:tc>
        <w:tc>
          <w:tcPr>
            <w:tcW w:w="420" w:type="pct"/>
            <w:tcBorders>
              <w:top w:val="nil"/>
              <w:left w:val="nil"/>
              <w:bottom w:val="nil"/>
              <w:right w:val="nil"/>
            </w:tcBorders>
            <w:shd w:val="clear" w:color="auto" w:fill="auto"/>
            <w:noWrap/>
            <w:vAlign w:val="bottom"/>
            <w:hideMark/>
          </w:tcPr>
          <w:p w14:paraId="4492DD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5B1D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F9455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B19E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57028DEF" w14:textId="77777777" w:rsidTr="00B500D7">
        <w:trPr>
          <w:trHeight w:val="290"/>
        </w:trPr>
        <w:tc>
          <w:tcPr>
            <w:tcW w:w="838" w:type="pct"/>
            <w:tcBorders>
              <w:top w:val="nil"/>
              <w:left w:val="nil"/>
              <w:bottom w:val="nil"/>
              <w:right w:val="nil"/>
            </w:tcBorders>
            <w:shd w:val="clear" w:color="auto" w:fill="auto"/>
            <w:noWrap/>
            <w:vAlign w:val="bottom"/>
            <w:hideMark/>
          </w:tcPr>
          <w:p w14:paraId="0D0AC7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719759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64E75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B06B7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C941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2D360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2234A6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14:paraId="58E498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35079</w:t>
            </w:r>
          </w:p>
        </w:tc>
        <w:tc>
          <w:tcPr>
            <w:tcW w:w="420" w:type="pct"/>
            <w:tcBorders>
              <w:top w:val="nil"/>
              <w:left w:val="nil"/>
              <w:bottom w:val="nil"/>
              <w:right w:val="nil"/>
            </w:tcBorders>
            <w:shd w:val="clear" w:color="auto" w:fill="auto"/>
            <w:noWrap/>
            <w:vAlign w:val="bottom"/>
            <w:hideMark/>
          </w:tcPr>
          <w:p w14:paraId="54BB471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A2CF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40486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A2A7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64097ED4" w14:textId="77777777" w:rsidTr="00B500D7">
        <w:trPr>
          <w:trHeight w:val="290"/>
        </w:trPr>
        <w:tc>
          <w:tcPr>
            <w:tcW w:w="838" w:type="pct"/>
            <w:tcBorders>
              <w:top w:val="nil"/>
              <w:left w:val="nil"/>
              <w:bottom w:val="nil"/>
              <w:right w:val="nil"/>
            </w:tcBorders>
            <w:shd w:val="clear" w:color="auto" w:fill="auto"/>
            <w:noWrap/>
            <w:vAlign w:val="bottom"/>
            <w:hideMark/>
          </w:tcPr>
          <w:p w14:paraId="180BEF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1CE18E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42A18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DFF6C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0349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8388E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7CAF3B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6989A9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25886</w:t>
            </w:r>
          </w:p>
        </w:tc>
        <w:tc>
          <w:tcPr>
            <w:tcW w:w="420" w:type="pct"/>
            <w:tcBorders>
              <w:top w:val="nil"/>
              <w:left w:val="nil"/>
              <w:bottom w:val="nil"/>
              <w:right w:val="nil"/>
            </w:tcBorders>
            <w:shd w:val="clear" w:color="auto" w:fill="auto"/>
            <w:noWrap/>
            <w:vAlign w:val="bottom"/>
            <w:hideMark/>
          </w:tcPr>
          <w:p w14:paraId="613BB9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B4783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84A5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C9E2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4BA6F4FF" w14:textId="77777777" w:rsidTr="00B500D7">
        <w:trPr>
          <w:trHeight w:val="290"/>
        </w:trPr>
        <w:tc>
          <w:tcPr>
            <w:tcW w:w="838" w:type="pct"/>
            <w:tcBorders>
              <w:top w:val="nil"/>
              <w:left w:val="nil"/>
              <w:bottom w:val="nil"/>
              <w:right w:val="nil"/>
            </w:tcBorders>
            <w:shd w:val="clear" w:color="auto" w:fill="auto"/>
            <w:noWrap/>
            <w:vAlign w:val="bottom"/>
            <w:hideMark/>
          </w:tcPr>
          <w:p w14:paraId="5B537A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2C8FB1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FA6F6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340D6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70E4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AECAF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351DBE4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w:t>
            </w:r>
          </w:p>
        </w:tc>
        <w:tc>
          <w:tcPr>
            <w:tcW w:w="383" w:type="pct"/>
            <w:tcBorders>
              <w:top w:val="nil"/>
              <w:left w:val="nil"/>
              <w:bottom w:val="nil"/>
              <w:right w:val="nil"/>
            </w:tcBorders>
            <w:shd w:val="clear" w:color="auto" w:fill="auto"/>
            <w:noWrap/>
            <w:vAlign w:val="bottom"/>
            <w:hideMark/>
          </w:tcPr>
          <w:p w14:paraId="51193F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18370</w:t>
            </w:r>
          </w:p>
        </w:tc>
        <w:tc>
          <w:tcPr>
            <w:tcW w:w="420" w:type="pct"/>
            <w:tcBorders>
              <w:top w:val="nil"/>
              <w:left w:val="nil"/>
              <w:bottom w:val="nil"/>
              <w:right w:val="nil"/>
            </w:tcBorders>
            <w:shd w:val="clear" w:color="auto" w:fill="auto"/>
            <w:noWrap/>
            <w:vAlign w:val="bottom"/>
            <w:hideMark/>
          </w:tcPr>
          <w:p w14:paraId="509865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18371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A9304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51E04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4BDAB49B" w14:textId="77777777" w:rsidTr="00B500D7">
        <w:trPr>
          <w:trHeight w:val="290"/>
        </w:trPr>
        <w:tc>
          <w:tcPr>
            <w:tcW w:w="838" w:type="pct"/>
            <w:tcBorders>
              <w:top w:val="nil"/>
              <w:left w:val="nil"/>
              <w:bottom w:val="nil"/>
              <w:right w:val="nil"/>
            </w:tcBorders>
            <w:shd w:val="clear" w:color="auto" w:fill="auto"/>
            <w:noWrap/>
            <w:vAlign w:val="bottom"/>
            <w:hideMark/>
          </w:tcPr>
          <w:p w14:paraId="5F11B2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44E6A2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EEBAC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23CBB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E9F9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10702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74E603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246</w:t>
            </w:r>
          </w:p>
        </w:tc>
        <w:tc>
          <w:tcPr>
            <w:tcW w:w="383" w:type="pct"/>
            <w:tcBorders>
              <w:top w:val="nil"/>
              <w:left w:val="nil"/>
              <w:bottom w:val="nil"/>
              <w:right w:val="nil"/>
            </w:tcBorders>
            <w:shd w:val="clear" w:color="auto" w:fill="auto"/>
            <w:noWrap/>
            <w:vAlign w:val="bottom"/>
            <w:hideMark/>
          </w:tcPr>
          <w:p w14:paraId="371056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7342</w:t>
            </w:r>
          </w:p>
        </w:tc>
        <w:tc>
          <w:tcPr>
            <w:tcW w:w="420" w:type="pct"/>
            <w:tcBorders>
              <w:top w:val="nil"/>
              <w:left w:val="nil"/>
              <w:bottom w:val="nil"/>
              <w:right w:val="nil"/>
            </w:tcBorders>
            <w:shd w:val="clear" w:color="auto" w:fill="auto"/>
            <w:noWrap/>
            <w:vAlign w:val="bottom"/>
            <w:hideMark/>
          </w:tcPr>
          <w:p w14:paraId="08E495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5768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84E0F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B7EB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3A0E739B" w14:textId="77777777" w:rsidTr="00B500D7">
        <w:trPr>
          <w:trHeight w:val="290"/>
        </w:trPr>
        <w:tc>
          <w:tcPr>
            <w:tcW w:w="838" w:type="pct"/>
            <w:tcBorders>
              <w:top w:val="nil"/>
              <w:left w:val="nil"/>
              <w:bottom w:val="nil"/>
              <w:right w:val="nil"/>
            </w:tcBorders>
            <w:shd w:val="clear" w:color="auto" w:fill="auto"/>
            <w:noWrap/>
            <w:vAlign w:val="bottom"/>
            <w:hideMark/>
          </w:tcPr>
          <w:p w14:paraId="204F72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22D845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E006F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1C4E3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9688A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AA2EC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2761D7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1386</w:t>
            </w:r>
          </w:p>
        </w:tc>
        <w:tc>
          <w:tcPr>
            <w:tcW w:w="383" w:type="pct"/>
            <w:tcBorders>
              <w:top w:val="nil"/>
              <w:left w:val="nil"/>
              <w:bottom w:val="nil"/>
              <w:right w:val="nil"/>
            </w:tcBorders>
            <w:shd w:val="clear" w:color="auto" w:fill="auto"/>
            <w:noWrap/>
            <w:vAlign w:val="bottom"/>
            <w:hideMark/>
          </w:tcPr>
          <w:p w14:paraId="6F930B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18055</w:t>
            </w:r>
          </w:p>
        </w:tc>
        <w:tc>
          <w:tcPr>
            <w:tcW w:w="420" w:type="pct"/>
            <w:tcBorders>
              <w:top w:val="nil"/>
              <w:left w:val="nil"/>
              <w:bottom w:val="nil"/>
              <w:right w:val="nil"/>
            </w:tcBorders>
            <w:shd w:val="clear" w:color="auto" w:fill="auto"/>
            <w:noWrap/>
            <w:vAlign w:val="bottom"/>
            <w:hideMark/>
          </w:tcPr>
          <w:p w14:paraId="7736AE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D8DC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59E3A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2405B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1ED838FD" w14:textId="77777777" w:rsidTr="00B500D7">
        <w:trPr>
          <w:trHeight w:val="290"/>
        </w:trPr>
        <w:tc>
          <w:tcPr>
            <w:tcW w:w="838" w:type="pct"/>
            <w:tcBorders>
              <w:top w:val="nil"/>
              <w:left w:val="nil"/>
              <w:bottom w:val="nil"/>
              <w:right w:val="nil"/>
            </w:tcBorders>
            <w:shd w:val="clear" w:color="auto" w:fill="auto"/>
            <w:noWrap/>
            <w:vAlign w:val="bottom"/>
            <w:hideMark/>
          </w:tcPr>
          <w:p w14:paraId="5775DA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5F50F3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F95C6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FEC01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129F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16FEA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3D910D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w:t>
            </w:r>
          </w:p>
        </w:tc>
        <w:tc>
          <w:tcPr>
            <w:tcW w:w="383" w:type="pct"/>
            <w:tcBorders>
              <w:top w:val="nil"/>
              <w:left w:val="nil"/>
              <w:bottom w:val="nil"/>
              <w:right w:val="nil"/>
            </w:tcBorders>
            <w:shd w:val="clear" w:color="auto" w:fill="auto"/>
            <w:noWrap/>
            <w:vAlign w:val="bottom"/>
            <w:hideMark/>
          </w:tcPr>
          <w:p w14:paraId="00CE27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31977</w:t>
            </w:r>
          </w:p>
        </w:tc>
        <w:tc>
          <w:tcPr>
            <w:tcW w:w="420" w:type="pct"/>
            <w:tcBorders>
              <w:top w:val="nil"/>
              <w:left w:val="nil"/>
              <w:bottom w:val="nil"/>
              <w:right w:val="nil"/>
            </w:tcBorders>
            <w:shd w:val="clear" w:color="auto" w:fill="auto"/>
            <w:noWrap/>
            <w:vAlign w:val="bottom"/>
            <w:hideMark/>
          </w:tcPr>
          <w:p w14:paraId="7FBD6A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0A01B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93D25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C893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7FB7335D" w14:textId="77777777" w:rsidTr="00B500D7">
        <w:trPr>
          <w:trHeight w:val="290"/>
        </w:trPr>
        <w:tc>
          <w:tcPr>
            <w:tcW w:w="838" w:type="pct"/>
            <w:tcBorders>
              <w:top w:val="nil"/>
              <w:left w:val="nil"/>
              <w:bottom w:val="nil"/>
              <w:right w:val="nil"/>
            </w:tcBorders>
            <w:shd w:val="clear" w:color="auto" w:fill="auto"/>
            <w:noWrap/>
            <w:vAlign w:val="bottom"/>
            <w:hideMark/>
          </w:tcPr>
          <w:p w14:paraId="680F03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230510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45012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ED144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43A2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6CCF8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40558B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592</w:t>
            </w:r>
          </w:p>
        </w:tc>
        <w:tc>
          <w:tcPr>
            <w:tcW w:w="383" w:type="pct"/>
            <w:tcBorders>
              <w:top w:val="nil"/>
              <w:left w:val="nil"/>
              <w:bottom w:val="nil"/>
              <w:right w:val="nil"/>
            </w:tcBorders>
            <w:shd w:val="clear" w:color="auto" w:fill="auto"/>
            <w:noWrap/>
            <w:vAlign w:val="bottom"/>
            <w:hideMark/>
          </w:tcPr>
          <w:p w14:paraId="2CE6D9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26258</w:t>
            </w:r>
          </w:p>
        </w:tc>
        <w:tc>
          <w:tcPr>
            <w:tcW w:w="420" w:type="pct"/>
            <w:tcBorders>
              <w:top w:val="nil"/>
              <w:left w:val="nil"/>
              <w:bottom w:val="nil"/>
              <w:right w:val="nil"/>
            </w:tcBorders>
            <w:shd w:val="clear" w:color="auto" w:fill="auto"/>
            <w:noWrap/>
            <w:vAlign w:val="bottom"/>
            <w:hideMark/>
          </w:tcPr>
          <w:p w14:paraId="2F2261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0A17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F30469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112B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74AB283C" w14:textId="77777777" w:rsidTr="00B500D7">
        <w:trPr>
          <w:trHeight w:val="290"/>
        </w:trPr>
        <w:tc>
          <w:tcPr>
            <w:tcW w:w="838" w:type="pct"/>
            <w:tcBorders>
              <w:top w:val="nil"/>
              <w:left w:val="nil"/>
              <w:bottom w:val="nil"/>
              <w:right w:val="nil"/>
            </w:tcBorders>
            <w:shd w:val="clear" w:color="auto" w:fill="auto"/>
            <w:noWrap/>
            <w:vAlign w:val="bottom"/>
            <w:hideMark/>
          </w:tcPr>
          <w:p w14:paraId="323A63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05083B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7D716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1932B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00D2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898CC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48FA5D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14:paraId="47D631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7085</w:t>
            </w:r>
          </w:p>
        </w:tc>
        <w:tc>
          <w:tcPr>
            <w:tcW w:w="420" w:type="pct"/>
            <w:tcBorders>
              <w:top w:val="nil"/>
              <w:left w:val="nil"/>
              <w:bottom w:val="nil"/>
              <w:right w:val="nil"/>
            </w:tcBorders>
            <w:shd w:val="clear" w:color="auto" w:fill="auto"/>
            <w:noWrap/>
            <w:vAlign w:val="bottom"/>
            <w:hideMark/>
          </w:tcPr>
          <w:p w14:paraId="7F3558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C9433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C8C95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8489C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50455F05" w14:textId="77777777" w:rsidTr="00B500D7">
        <w:trPr>
          <w:trHeight w:val="290"/>
        </w:trPr>
        <w:tc>
          <w:tcPr>
            <w:tcW w:w="838" w:type="pct"/>
            <w:tcBorders>
              <w:top w:val="nil"/>
              <w:left w:val="nil"/>
              <w:bottom w:val="nil"/>
              <w:right w:val="nil"/>
            </w:tcBorders>
            <w:shd w:val="clear" w:color="auto" w:fill="auto"/>
            <w:noWrap/>
            <w:vAlign w:val="bottom"/>
            <w:hideMark/>
          </w:tcPr>
          <w:p w14:paraId="653383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0449A4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828DC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29556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62B91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08A11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3BDADE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3389</w:t>
            </w:r>
          </w:p>
        </w:tc>
        <w:tc>
          <w:tcPr>
            <w:tcW w:w="383" w:type="pct"/>
            <w:tcBorders>
              <w:top w:val="nil"/>
              <w:left w:val="nil"/>
              <w:bottom w:val="nil"/>
              <w:right w:val="nil"/>
            </w:tcBorders>
            <w:shd w:val="clear" w:color="auto" w:fill="auto"/>
            <w:noWrap/>
            <w:vAlign w:val="bottom"/>
            <w:hideMark/>
          </w:tcPr>
          <w:p w14:paraId="56A861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19099</w:t>
            </w:r>
          </w:p>
        </w:tc>
        <w:tc>
          <w:tcPr>
            <w:tcW w:w="420" w:type="pct"/>
            <w:tcBorders>
              <w:top w:val="nil"/>
              <w:left w:val="nil"/>
              <w:bottom w:val="nil"/>
              <w:right w:val="nil"/>
            </w:tcBorders>
            <w:shd w:val="clear" w:color="auto" w:fill="auto"/>
            <w:noWrap/>
            <w:vAlign w:val="bottom"/>
            <w:hideMark/>
          </w:tcPr>
          <w:p w14:paraId="14A7C4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33B32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1060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C5627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7F373DFB" w14:textId="77777777" w:rsidTr="00B500D7">
        <w:trPr>
          <w:trHeight w:val="290"/>
        </w:trPr>
        <w:tc>
          <w:tcPr>
            <w:tcW w:w="838" w:type="pct"/>
            <w:tcBorders>
              <w:top w:val="nil"/>
              <w:left w:val="nil"/>
              <w:bottom w:val="nil"/>
              <w:right w:val="nil"/>
            </w:tcBorders>
            <w:shd w:val="clear" w:color="auto" w:fill="auto"/>
            <w:noWrap/>
            <w:vAlign w:val="bottom"/>
            <w:hideMark/>
          </w:tcPr>
          <w:p w14:paraId="105B33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15C2A4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71BC2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EF1B7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A19D7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C6101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5085C2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2876</w:t>
            </w:r>
          </w:p>
        </w:tc>
        <w:tc>
          <w:tcPr>
            <w:tcW w:w="383" w:type="pct"/>
            <w:tcBorders>
              <w:top w:val="nil"/>
              <w:left w:val="nil"/>
              <w:bottom w:val="nil"/>
              <w:right w:val="nil"/>
            </w:tcBorders>
            <w:shd w:val="clear" w:color="auto" w:fill="auto"/>
            <w:noWrap/>
            <w:vAlign w:val="bottom"/>
            <w:hideMark/>
          </w:tcPr>
          <w:p w14:paraId="369057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24296</w:t>
            </w:r>
          </w:p>
        </w:tc>
        <w:tc>
          <w:tcPr>
            <w:tcW w:w="420" w:type="pct"/>
            <w:tcBorders>
              <w:top w:val="nil"/>
              <w:left w:val="nil"/>
              <w:bottom w:val="nil"/>
              <w:right w:val="nil"/>
            </w:tcBorders>
            <w:shd w:val="clear" w:color="auto" w:fill="auto"/>
            <w:noWrap/>
            <w:vAlign w:val="bottom"/>
            <w:hideMark/>
          </w:tcPr>
          <w:p w14:paraId="5A6DEF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68EE4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2EE78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194A9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130C9887" w14:textId="77777777" w:rsidTr="00B500D7">
        <w:trPr>
          <w:trHeight w:val="290"/>
        </w:trPr>
        <w:tc>
          <w:tcPr>
            <w:tcW w:w="838" w:type="pct"/>
            <w:tcBorders>
              <w:top w:val="nil"/>
              <w:left w:val="nil"/>
              <w:bottom w:val="nil"/>
              <w:right w:val="nil"/>
            </w:tcBorders>
            <w:shd w:val="clear" w:color="auto" w:fill="auto"/>
            <w:noWrap/>
            <w:vAlign w:val="bottom"/>
            <w:hideMark/>
          </w:tcPr>
          <w:p w14:paraId="0551C6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2D2636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E0315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76BB6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A3D86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54DB2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40D39C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1530</w:t>
            </w:r>
          </w:p>
        </w:tc>
        <w:tc>
          <w:tcPr>
            <w:tcW w:w="383" w:type="pct"/>
            <w:tcBorders>
              <w:top w:val="nil"/>
              <w:left w:val="nil"/>
              <w:bottom w:val="nil"/>
              <w:right w:val="nil"/>
            </w:tcBorders>
            <w:shd w:val="clear" w:color="auto" w:fill="auto"/>
            <w:noWrap/>
            <w:vAlign w:val="bottom"/>
            <w:hideMark/>
          </w:tcPr>
          <w:p w14:paraId="113920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18874</w:t>
            </w:r>
          </w:p>
        </w:tc>
        <w:tc>
          <w:tcPr>
            <w:tcW w:w="420" w:type="pct"/>
            <w:tcBorders>
              <w:top w:val="nil"/>
              <w:left w:val="nil"/>
              <w:bottom w:val="nil"/>
              <w:right w:val="nil"/>
            </w:tcBorders>
            <w:shd w:val="clear" w:color="auto" w:fill="auto"/>
            <w:noWrap/>
            <w:vAlign w:val="bottom"/>
            <w:hideMark/>
          </w:tcPr>
          <w:p w14:paraId="579BAD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A539C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4951E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7CA32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1218EEFF" w14:textId="77777777" w:rsidTr="00B500D7">
        <w:trPr>
          <w:trHeight w:val="290"/>
        </w:trPr>
        <w:tc>
          <w:tcPr>
            <w:tcW w:w="838" w:type="pct"/>
            <w:tcBorders>
              <w:top w:val="nil"/>
              <w:left w:val="nil"/>
              <w:bottom w:val="nil"/>
              <w:right w:val="nil"/>
            </w:tcBorders>
            <w:shd w:val="clear" w:color="auto" w:fill="auto"/>
            <w:noWrap/>
            <w:vAlign w:val="bottom"/>
            <w:hideMark/>
          </w:tcPr>
          <w:p w14:paraId="65443E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062424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3932D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035C5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9E629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DC372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3DF98C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1302</w:t>
            </w:r>
          </w:p>
        </w:tc>
        <w:tc>
          <w:tcPr>
            <w:tcW w:w="383" w:type="pct"/>
            <w:tcBorders>
              <w:top w:val="nil"/>
              <w:left w:val="nil"/>
              <w:bottom w:val="nil"/>
              <w:right w:val="nil"/>
            </w:tcBorders>
            <w:shd w:val="clear" w:color="auto" w:fill="auto"/>
            <w:noWrap/>
            <w:vAlign w:val="bottom"/>
            <w:hideMark/>
          </w:tcPr>
          <w:p w14:paraId="29A1E2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5932</w:t>
            </w:r>
          </w:p>
        </w:tc>
        <w:tc>
          <w:tcPr>
            <w:tcW w:w="420" w:type="pct"/>
            <w:tcBorders>
              <w:top w:val="nil"/>
              <w:left w:val="nil"/>
              <w:bottom w:val="nil"/>
              <w:right w:val="nil"/>
            </w:tcBorders>
            <w:shd w:val="clear" w:color="auto" w:fill="auto"/>
            <w:noWrap/>
            <w:vAlign w:val="bottom"/>
            <w:hideMark/>
          </w:tcPr>
          <w:p w14:paraId="427D40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324C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6B54A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F2BB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4F44E249" w14:textId="77777777" w:rsidTr="00B500D7">
        <w:trPr>
          <w:trHeight w:val="290"/>
        </w:trPr>
        <w:tc>
          <w:tcPr>
            <w:tcW w:w="838" w:type="pct"/>
            <w:tcBorders>
              <w:top w:val="nil"/>
              <w:left w:val="nil"/>
              <w:bottom w:val="nil"/>
              <w:right w:val="nil"/>
            </w:tcBorders>
            <w:shd w:val="clear" w:color="auto" w:fill="auto"/>
            <w:noWrap/>
            <w:vAlign w:val="bottom"/>
            <w:hideMark/>
          </w:tcPr>
          <w:p w14:paraId="61955B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39F6F1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194AC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FB089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852C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9F8DC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2B1CB2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4785</w:t>
            </w:r>
          </w:p>
        </w:tc>
        <w:tc>
          <w:tcPr>
            <w:tcW w:w="383" w:type="pct"/>
            <w:tcBorders>
              <w:top w:val="nil"/>
              <w:left w:val="nil"/>
              <w:bottom w:val="nil"/>
              <w:right w:val="nil"/>
            </w:tcBorders>
            <w:shd w:val="clear" w:color="auto" w:fill="auto"/>
            <w:noWrap/>
            <w:vAlign w:val="bottom"/>
            <w:hideMark/>
          </w:tcPr>
          <w:p w14:paraId="06FBDC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26181</w:t>
            </w:r>
          </w:p>
        </w:tc>
        <w:tc>
          <w:tcPr>
            <w:tcW w:w="420" w:type="pct"/>
            <w:tcBorders>
              <w:top w:val="nil"/>
              <w:left w:val="nil"/>
              <w:bottom w:val="nil"/>
              <w:right w:val="nil"/>
            </w:tcBorders>
            <w:shd w:val="clear" w:color="auto" w:fill="auto"/>
            <w:noWrap/>
            <w:vAlign w:val="bottom"/>
            <w:hideMark/>
          </w:tcPr>
          <w:p w14:paraId="07344F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CE58C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D531E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8C1D6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6EF67E0D" w14:textId="77777777" w:rsidTr="00B500D7">
        <w:trPr>
          <w:trHeight w:val="290"/>
        </w:trPr>
        <w:tc>
          <w:tcPr>
            <w:tcW w:w="838" w:type="pct"/>
            <w:tcBorders>
              <w:top w:val="nil"/>
              <w:left w:val="nil"/>
              <w:bottom w:val="nil"/>
              <w:right w:val="nil"/>
            </w:tcBorders>
            <w:shd w:val="clear" w:color="auto" w:fill="auto"/>
            <w:noWrap/>
            <w:vAlign w:val="bottom"/>
            <w:hideMark/>
          </w:tcPr>
          <w:p w14:paraId="20A9FB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342587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EB8FF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A23B0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2D8E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CB4F3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64E1C5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2914</w:t>
            </w:r>
          </w:p>
        </w:tc>
        <w:tc>
          <w:tcPr>
            <w:tcW w:w="383" w:type="pct"/>
            <w:tcBorders>
              <w:top w:val="nil"/>
              <w:left w:val="nil"/>
              <w:bottom w:val="nil"/>
              <w:right w:val="nil"/>
            </w:tcBorders>
            <w:shd w:val="clear" w:color="auto" w:fill="auto"/>
            <w:noWrap/>
            <w:vAlign w:val="bottom"/>
            <w:hideMark/>
          </w:tcPr>
          <w:p w14:paraId="4453B3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45609</w:t>
            </w:r>
          </w:p>
        </w:tc>
        <w:tc>
          <w:tcPr>
            <w:tcW w:w="420" w:type="pct"/>
            <w:tcBorders>
              <w:top w:val="nil"/>
              <w:left w:val="nil"/>
              <w:bottom w:val="nil"/>
              <w:right w:val="nil"/>
            </w:tcBorders>
            <w:shd w:val="clear" w:color="auto" w:fill="auto"/>
            <w:noWrap/>
            <w:vAlign w:val="bottom"/>
            <w:hideMark/>
          </w:tcPr>
          <w:p w14:paraId="5A0B47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C710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8E310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9FBE1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7C743AF6" w14:textId="77777777" w:rsidTr="00B500D7">
        <w:trPr>
          <w:trHeight w:val="290"/>
        </w:trPr>
        <w:tc>
          <w:tcPr>
            <w:tcW w:w="838" w:type="pct"/>
            <w:tcBorders>
              <w:top w:val="nil"/>
              <w:left w:val="nil"/>
              <w:bottom w:val="nil"/>
              <w:right w:val="nil"/>
            </w:tcBorders>
            <w:shd w:val="clear" w:color="auto" w:fill="auto"/>
            <w:noWrap/>
            <w:vAlign w:val="bottom"/>
            <w:hideMark/>
          </w:tcPr>
          <w:p w14:paraId="014EA5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411C90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FD690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5821F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04F7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595CF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0F5730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83" w:type="pct"/>
            <w:tcBorders>
              <w:top w:val="nil"/>
              <w:left w:val="nil"/>
              <w:bottom w:val="nil"/>
              <w:right w:val="nil"/>
            </w:tcBorders>
            <w:shd w:val="clear" w:color="auto" w:fill="auto"/>
            <w:noWrap/>
            <w:vAlign w:val="bottom"/>
            <w:hideMark/>
          </w:tcPr>
          <w:p w14:paraId="1EE245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28709</w:t>
            </w:r>
          </w:p>
        </w:tc>
        <w:tc>
          <w:tcPr>
            <w:tcW w:w="420" w:type="pct"/>
            <w:tcBorders>
              <w:top w:val="nil"/>
              <w:left w:val="nil"/>
              <w:bottom w:val="nil"/>
              <w:right w:val="nil"/>
            </w:tcBorders>
            <w:shd w:val="clear" w:color="auto" w:fill="auto"/>
            <w:noWrap/>
            <w:vAlign w:val="bottom"/>
            <w:hideMark/>
          </w:tcPr>
          <w:p w14:paraId="69A3CC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BF209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F5A15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F0DD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566E1B98" w14:textId="77777777" w:rsidTr="00B500D7">
        <w:trPr>
          <w:trHeight w:val="290"/>
        </w:trPr>
        <w:tc>
          <w:tcPr>
            <w:tcW w:w="838" w:type="pct"/>
            <w:tcBorders>
              <w:top w:val="nil"/>
              <w:left w:val="nil"/>
              <w:bottom w:val="nil"/>
              <w:right w:val="nil"/>
            </w:tcBorders>
            <w:shd w:val="clear" w:color="auto" w:fill="auto"/>
            <w:noWrap/>
            <w:vAlign w:val="bottom"/>
            <w:hideMark/>
          </w:tcPr>
          <w:p w14:paraId="1206F3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2FC27E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37D7A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FC7EE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1D0F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9F271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14F159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365</w:t>
            </w:r>
          </w:p>
        </w:tc>
        <w:tc>
          <w:tcPr>
            <w:tcW w:w="383" w:type="pct"/>
            <w:tcBorders>
              <w:top w:val="nil"/>
              <w:left w:val="nil"/>
              <w:bottom w:val="nil"/>
              <w:right w:val="nil"/>
            </w:tcBorders>
            <w:shd w:val="clear" w:color="auto" w:fill="auto"/>
            <w:noWrap/>
            <w:vAlign w:val="bottom"/>
            <w:hideMark/>
          </w:tcPr>
          <w:p w14:paraId="09F276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8857</w:t>
            </w:r>
          </w:p>
        </w:tc>
        <w:tc>
          <w:tcPr>
            <w:tcW w:w="420" w:type="pct"/>
            <w:tcBorders>
              <w:top w:val="nil"/>
              <w:left w:val="nil"/>
              <w:bottom w:val="nil"/>
              <w:right w:val="nil"/>
            </w:tcBorders>
            <w:shd w:val="clear" w:color="auto" w:fill="auto"/>
            <w:noWrap/>
            <w:vAlign w:val="bottom"/>
            <w:hideMark/>
          </w:tcPr>
          <w:p w14:paraId="35AE90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F79F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AAA68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6794C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12DCCDB8" w14:textId="77777777" w:rsidTr="00B500D7">
        <w:trPr>
          <w:trHeight w:val="290"/>
        </w:trPr>
        <w:tc>
          <w:tcPr>
            <w:tcW w:w="838" w:type="pct"/>
            <w:tcBorders>
              <w:top w:val="nil"/>
              <w:left w:val="nil"/>
              <w:bottom w:val="nil"/>
              <w:right w:val="nil"/>
            </w:tcBorders>
            <w:shd w:val="clear" w:color="auto" w:fill="auto"/>
            <w:noWrap/>
            <w:vAlign w:val="bottom"/>
            <w:hideMark/>
          </w:tcPr>
          <w:p w14:paraId="59257D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0E59A9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0C1B7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2AAC9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F59F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601CD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6E3C46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383" w:type="pct"/>
            <w:tcBorders>
              <w:top w:val="nil"/>
              <w:left w:val="nil"/>
              <w:bottom w:val="nil"/>
              <w:right w:val="nil"/>
            </w:tcBorders>
            <w:shd w:val="clear" w:color="auto" w:fill="auto"/>
            <w:noWrap/>
            <w:vAlign w:val="bottom"/>
            <w:hideMark/>
          </w:tcPr>
          <w:p w14:paraId="195B49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25184</w:t>
            </w:r>
          </w:p>
        </w:tc>
        <w:tc>
          <w:tcPr>
            <w:tcW w:w="420" w:type="pct"/>
            <w:tcBorders>
              <w:top w:val="nil"/>
              <w:left w:val="nil"/>
              <w:bottom w:val="nil"/>
              <w:right w:val="nil"/>
            </w:tcBorders>
            <w:shd w:val="clear" w:color="auto" w:fill="auto"/>
            <w:noWrap/>
            <w:vAlign w:val="bottom"/>
            <w:hideMark/>
          </w:tcPr>
          <w:p w14:paraId="5E1F10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CEEB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52C77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5E2A4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6AA504DA" w14:textId="77777777" w:rsidTr="00B500D7">
        <w:trPr>
          <w:trHeight w:val="290"/>
        </w:trPr>
        <w:tc>
          <w:tcPr>
            <w:tcW w:w="838" w:type="pct"/>
            <w:tcBorders>
              <w:top w:val="nil"/>
              <w:left w:val="nil"/>
              <w:bottom w:val="nil"/>
              <w:right w:val="nil"/>
            </w:tcBorders>
            <w:shd w:val="clear" w:color="auto" w:fill="auto"/>
            <w:noWrap/>
            <w:vAlign w:val="bottom"/>
            <w:hideMark/>
          </w:tcPr>
          <w:p w14:paraId="3BCCCE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3B1364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207086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2D9B0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5EC0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20991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441476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914</w:t>
            </w:r>
          </w:p>
        </w:tc>
        <w:tc>
          <w:tcPr>
            <w:tcW w:w="383" w:type="pct"/>
            <w:tcBorders>
              <w:top w:val="nil"/>
              <w:left w:val="nil"/>
              <w:bottom w:val="nil"/>
              <w:right w:val="nil"/>
            </w:tcBorders>
            <w:shd w:val="clear" w:color="auto" w:fill="auto"/>
            <w:noWrap/>
            <w:vAlign w:val="bottom"/>
            <w:hideMark/>
          </w:tcPr>
          <w:p w14:paraId="600545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29375</w:t>
            </w:r>
          </w:p>
        </w:tc>
        <w:tc>
          <w:tcPr>
            <w:tcW w:w="420" w:type="pct"/>
            <w:tcBorders>
              <w:top w:val="nil"/>
              <w:left w:val="nil"/>
              <w:bottom w:val="nil"/>
              <w:right w:val="nil"/>
            </w:tcBorders>
            <w:shd w:val="clear" w:color="auto" w:fill="auto"/>
            <w:noWrap/>
            <w:vAlign w:val="bottom"/>
            <w:hideMark/>
          </w:tcPr>
          <w:p w14:paraId="4551E5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E0A7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771F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F225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4CA5E01A" w14:textId="77777777" w:rsidTr="00B500D7">
        <w:trPr>
          <w:trHeight w:val="290"/>
        </w:trPr>
        <w:tc>
          <w:tcPr>
            <w:tcW w:w="838" w:type="pct"/>
            <w:tcBorders>
              <w:top w:val="nil"/>
              <w:left w:val="nil"/>
              <w:bottom w:val="nil"/>
              <w:right w:val="nil"/>
            </w:tcBorders>
            <w:shd w:val="clear" w:color="auto" w:fill="auto"/>
            <w:noWrap/>
            <w:vAlign w:val="bottom"/>
            <w:hideMark/>
          </w:tcPr>
          <w:p w14:paraId="57B81B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4D09A4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5ECD3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977DE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9DEA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33ADD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644171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395</w:t>
            </w:r>
          </w:p>
        </w:tc>
        <w:tc>
          <w:tcPr>
            <w:tcW w:w="383" w:type="pct"/>
            <w:tcBorders>
              <w:top w:val="nil"/>
              <w:left w:val="nil"/>
              <w:bottom w:val="nil"/>
              <w:right w:val="nil"/>
            </w:tcBorders>
            <w:shd w:val="clear" w:color="auto" w:fill="auto"/>
            <w:noWrap/>
            <w:vAlign w:val="bottom"/>
            <w:hideMark/>
          </w:tcPr>
          <w:p w14:paraId="3DAB74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20684</w:t>
            </w:r>
          </w:p>
        </w:tc>
        <w:tc>
          <w:tcPr>
            <w:tcW w:w="420" w:type="pct"/>
            <w:tcBorders>
              <w:top w:val="nil"/>
              <w:left w:val="nil"/>
              <w:bottom w:val="nil"/>
              <w:right w:val="nil"/>
            </w:tcBorders>
            <w:shd w:val="clear" w:color="auto" w:fill="auto"/>
            <w:noWrap/>
            <w:vAlign w:val="bottom"/>
            <w:hideMark/>
          </w:tcPr>
          <w:p w14:paraId="75A5B1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09E49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37E9B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1B2D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383F6164" w14:textId="77777777" w:rsidTr="00B500D7">
        <w:trPr>
          <w:trHeight w:val="290"/>
        </w:trPr>
        <w:tc>
          <w:tcPr>
            <w:tcW w:w="838" w:type="pct"/>
            <w:tcBorders>
              <w:top w:val="nil"/>
              <w:left w:val="nil"/>
              <w:bottom w:val="nil"/>
              <w:right w:val="nil"/>
            </w:tcBorders>
            <w:shd w:val="clear" w:color="auto" w:fill="auto"/>
            <w:noWrap/>
            <w:vAlign w:val="bottom"/>
            <w:hideMark/>
          </w:tcPr>
          <w:p w14:paraId="12932C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33182E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1C3FB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68763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2F99A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CA901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1AA401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14:paraId="20D0CE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14954</w:t>
            </w:r>
          </w:p>
        </w:tc>
        <w:tc>
          <w:tcPr>
            <w:tcW w:w="420" w:type="pct"/>
            <w:tcBorders>
              <w:top w:val="nil"/>
              <w:left w:val="nil"/>
              <w:bottom w:val="nil"/>
              <w:right w:val="nil"/>
            </w:tcBorders>
            <w:shd w:val="clear" w:color="auto" w:fill="auto"/>
            <w:noWrap/>
            <w:vAlign w:val="bottom"/>
            <w:hideMark/>
          </w:tcPr>
          <w:p w14:paraId="057C3A2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9CFEE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8EBE9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76F9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106B6F6D" w14:textId="77777777" w:rsidTr="00B500D7">
        <w:trPr>
          <w:trHeight w:val="290"/>
        </w:trPr>
        <w:tc>
          <w:tcPr>
            <w:tcW w:w="838" w:type="pct"/>
            <w:tcBorders>
              <w:top w:val="nil"/>
              <w:left w:val="nil"/>
              <w:bottom w:val="nil"/>
              <w:right w:val="nil"/>
            </w:tcBorders>
            <w:shd w:val="clear" w:color="auto" w:fill="auto"/>
            <w:noWrap/>
            <w:vAlign w:val="bottom"/>
            <w:hideMark/>
          </w:tcPr>
          <w:p w14:paraId="728818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6A1A81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5E1E3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5D4B1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BA2B8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C7FA0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573F79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793</w:t>
            </w:r>
          </w:p>
        </w:tc>
        <w:tc>
          <w:tcPr>
            <w:tcW w:w="383" w:type="pct"/>
            <w:tcBorders>
              <w:top w:val="nil"/>
              <w:left w:val="nil"/>
              <w:bottom w:val="nil"/>
              <w:right w:val="nil"/>
            </w:tcBorders>
            <w:shd w:val="clear" w:color="auto" w:fill="auto"/>
            <w:noWrap/>
            <w:vAlign w:val="bottom"/>
            <w:hideMark/>
          </w:tcPr>
          <w:p w14:paraId="3923E3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28957</w:t>
            </w:r>
          </w:p>
        </w:tc>
        <w:tc>
          <w:tcPr>
            <w:tcW w:w="420" w:type="pct"/>
            <w:tcBorders>
              <w:top w:val="nil"/>
              <w:left w:val="nil"/>
              <w:bottom w:val="nil"/>
              <w:right w:val="nil"/>
            </w:tcBorders>
            <w:shd w:val="clear" w:color="auto" w:fill="auto"/>
            <w:noWrap/>
            <w:vAlign w:val="bottom"/>
            <w:hideMark/>
          </w:tcPr>
          <w:p w14:paraId="30DCCA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15802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860DB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D910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3982315F" w14:textId="77777777" w:rsidTr="00B500D7">
        <w:trPr>
          <w:trHeight w:val="290"/>
        </w:trPr>
        <w:tc>
          <w:tcPr>
            <w:tcW w:w="838" w:type="pct"/>
            <w:tcBorders>
              <w:top w:val="nil"/>
              <w:left w:val="nil"/>
              <w:bottom w:val="nil"/>
              <w:right w:val="nil"/>
            </w:tcBorders>
            <w:shd w:val="clear" w:color="auto" w:fill="auto"/>
            <w:noWrap/>
            <w:vAlign w:val="bottom"/>
            <w:hideMark/>
          </w:tcPr>
          <w:p w14:paraId="049E70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4D5B52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38272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E6FA8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C9228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E258B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716C60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65CDB3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40738</w:t>
            </w:r>
          </w:p>
        </w:tc>
        <w:tc>
          <w:tcPr>
            <w:tcW w:w="420" w:type="pct"/>
            <w:tcBorders>
              <w:top w:val="nil"/>
              <w:left w:val="nil"/>
              <w:bottom w:val="nil"/>
              <w:right w:val="nil"/>
            </w:tcBorders>
            <w:shd w:val="clear" w:color="auto" w:fill="auto"/>
            <w:noWrap/>
            <w:vAlign w:val="bottom"/>
            <w:hideMark/>
          </w:tcPr>
          <w:p w14:paraId="1F725A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104B1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C1AD0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B2E8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576F9EDF" w14:textId="77777777" w:rsidTr="00B500D7">
        <w:trPr>
          <w:trHeight w:val="290"/>
        </w:trPr>
        <w:tc>
          <w:tcPr>
            <w:tcW w:w="838" w:type="pct"/>
            <w:tcBorders>
              <w:top w:val="nil"/>
              <w:left w:val="nil"/>
              <w:bottom w:val="nil"/>
              <w:right w:val="nil"/>
            </w:tcBorders>
            <w:shd w:val="clear" w:color="auto" w:fill="auto"/>
            <w:noWrap/>
            <w:vAlign w:val="bottom"/>
            <w:hideMark/>
          </w:tcPr>
          <w:p w14:paraId="52ACE6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4E262F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9E820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92BF9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05C6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39BC8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3A6BA2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4E357C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40438</w:t>
            </w:r>
          </w:p>
        </w:tc>
        <w:tc>
          <w:tcPr>
            <w:tcW w:w="420" w:type="pct"/>
            <w:tcBorders>
              <w:top w:val="nil"/>
              <w:left w:val="nil"/>
              <w:bottom w:val="nil"/>
              <w:right w:val="nil"/>
            </w:tcBorders>
            <w:shd w:val="clear" w:color="auto" w:fill="auto"/>
            <w:noWrap/>
            <w:vAlign w:val="bottom"/>
            <w:hideMark/>
          </w:tcPr>
          <w:p w14:paraId="74F842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320FB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363BF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4B9D0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0E7C5AB6" w14:textId="77777777" w:rsidTr="00B500D7">
        <w:trPr>
          <w:trHeight w:val="290"/>
        </w:trPr>
        <w:tc>
          <w:tcPr>
            <w:tcW w:w="838" w:type="pct"/>
            <w:tcBorders>
              <w:top w:val="nil"/>
              <w:left w:val="nil"/>
              <w:bottom w:val="nil"/>
              <w:right w:val="nil"/>
            </w:tcBorders>
            <w:shd w:val="clear" w:color="auto" w:fill="auto"/>
            <w:noWrap/>
            <w:vAlign w:val="bottom"/>
            <w:hideMark/>
          </w:tcPr>
          <w:p w14:paraId="702EBF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4C769B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D2BCE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48B19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6086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12BB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22A284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14:paraId="4FC90C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20984</w:t>
            </w:r>
          </w:p>
        </w:tc>
        <w:tc>
          <w:tcPr>
            <w:tcW w:w="420" w:type="pct"/>
            <w:tcBorders>
              <w:top w:val="nil"/>
              <w:left w:val="nil"/>
              <w:bottom w:val="nil"/>
              <w:right w:val="nil"/>
            </w:tcBorders>
            <w:shd w:val="clear" w:color="auto" w:fill="auto"/>
            <w:noWrap/>
            <w:vAlign w:val="bottom"/>
            <w:hideMark/>
          </w:tcPr>
          <w:p w14:paraId="6EE916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1B83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DA38E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68B71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72DBFC5F" w14:textId="77777777" w:rsidTr="00B500D7">
        <w:trPr>
          <w:trHeight w:val="290"/>
        </w:trPr>
        <w:tc>
          <w:tcPr>
            <w:tcW w:w="838" w:type="pct"/>
            <w:tcBorders>
              <w:top w:val="nil"/>
              <w:left w:val="nil"/>
              <w:bottom w:val="nil"/>
              <w:right w:val="nil"/>
            </w:tcBorders>
            <w:shd w:val="clear" w:color="auto" w:fill="auto"/>
            <w:noWrap/>
            <w:vAlign w:val="bottom"/>
            <w:hideMark/>
          </w:tcPr>
          <w:p w14:paraId="53B0B5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3D4066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A9794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41A91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4EA6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65E81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02A6DF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w:t>
            </w:r>
          </w:p>
        </w:tc>
        <w:tc>
          <w:tcPr>
            <w:tcW w:w="383" w:type="pct"/>
            <w:tcBorders>
              <w:top w:val="nil"/>
              <w:left w:val="nil"/>
              <w:bottom w:val="nil"/>
              <w:right w:val="nil"/>
            </w:tcBorders>
            <w:shd w:val="clear" w:color="auto" w:fill="auto"/>
            <w:noWrap/>
            <w:vAlign w:val="bottom"/>
            <w:hideMark/>
          </w:tcPr>
          <w:p w14:paraId="56D560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34442</w:t>
            </w:r>
          </w:p>
        </w:tc>
        <w:tc>
          <w:tcPr>
            <w:tcW w:w="420" w:type="pct"/>
            <w:tcBorders>
              <w:top w:val="nil"/>
              <w:left w:val="nil"/>
              <w:bottom w:val="nil"/>
              <w:right w:val="nil"/>
            </w:tcBorders>
            <w:shd w:val="clear" w:color="auto" w:fill="auto"/>
            <w:noWrap/>
            <w:vAlign w:val="bottom"/>
            <w:hideMark/>
          </w:tcPr>
          <w:p w14:paraId="52DACF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48AE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25B67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797BA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662037CC" w14:textId="77777777" w:rsidTr="00B500D7">
        <w:trPr>
          <w:trHeight w:val="290"/>
        </w:trPr>
        <w:tc>
          <w:tcPr>
            <w:tcW w:w="838" w:type="pct"/>
            <w:tcBorders>
              <w:top w:val="nil"/>
              <w:left w:val="nil"/>
              <w:bottom w:val="nil"/>
              <w:right w:val="nil"/>
            </w:tcBorders>
            <w:shd w:val="clear" w:color="auto" w:fill="auto"/>
            <w:noWrap/>
            <w:vAlign w:val="bottom"/>
            <w:hideMark/>
          </w:tcPr>
          <w:p w14:paraId="7C6DCA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1AF363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64265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C35AC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3A5A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3B18C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0D596F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w:t>
            </w:r>
          </w:p>
        </w:tc>
        <w:tc>
          <w:tcPr>
            <w:tcW w:w="383" w:type="pct"/>
            <w:tcBorders>
              <w:top w:val="nil"/>
              <w:left w:val="nil"/>
              <w:bottom w:val="nil"/>
              <w:right w:val="nil"/>
            </w:tcBorders>
            <w:shd w:val="clear" w:color="auto" w:fill="auto"/>
            <w:noWrap/>
            <w:vAlign w:val="bottom"/>
            <w:hideMark/>
          </w:tcPr>
          <w:p w14:paraId="3B16A2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48762</w:t>
            </w:r>
          </w:p>
        </w:tc>
        <w:tc>
          <w:tcPr>
            <w:tcW w:w="420" w:type="pct"/>
            <w:tcBorders>
              <w:top w:val="nil"/>
              <w:left w:val="nil"/>
              <w:bottom w:val="nil"/>
              <w:right w:val="nil"/>
            </w:tcBorders>
            <w:shd w:val="clear" w:color="auto" w:fill="auto"/>
            <w:noWrap/>
            <w:vAlign w:val="bottom"/>
            <w:hideMark/>
          </w:tcPr>
          <w:p w14:paraId="6E75C8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9B8A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513F9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A4F7A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6DDE79B7" w14:textId="77777777" w:rsidTr="00B500D7">
        <w:trPr>
          <w:trHeight w:val="290"/>
        </w:trPr>
        <w:tc>
          <w:tcPr>
            <w:tcW w:w="838" w:type="pct"/>
            <w:tcBorders>
              <w:top w:val="nil"/>
              <w:left w:val="nil"/>
              <w:bottom w:val="nil"/>
              <w:right w:val="nil"/>
            </w:tcBorders>
            <w:shd w:val="clear" w:color="auto" w:fill="auto"/>
            <w:noWrap/>
            <w:vAlign w:val="bottom"/>
            <w:hideMark/>
          </w:tcPr>
          <w:p w14:paraId="7D0967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6CD928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1FE81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BC4C8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73DFC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FFFCC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03502E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1280</w:t>
            </w:r>
          </w:p>
        </w:tc>
        <w:tc>
          <w:tcPr>
            <w:tcW w:w="383" w:type="pct"/>
            <w:tcBorders>
              <w:top w:val="nil"/>
              <w:left w:val="nil"/>
              <w:bottom w:val="nil"/>
              <w:right w:val="nil"/>
            </w:tcBorders>
            <w:shd w:val="clear" w:color="auto" w:fill="auto"/>
            <w:noWrap/>
            <w:vAlign w:val="bottom"/>
            <w:hideMark/>
          </w:tcPr>
          <w:p w14:paraId="361B9E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32783</w:t>
            </w:r>
          </w:p>
        </w:tc>
        <w:tc>
          <w:tcPr>
            <w:tcW w:w="420" w:type="pct"/>
            <w:tcBorders>
              <w:top w:val="nil"/>
              <w:left w:val="nil"/>
              <w:bottom w:val="nil"/>
              <w:right w:val="nil"/>
            </w:tcBorders>
            <w:shd w:val="clear" w:color="auto" w:fill="auto"/>
            <w:noWrap/>
            <w:vAlign w:val="bottom"/>
            <w:hideMark/>
          </w:tcPr>
          <w:p w14:paraId="5CA442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A744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FF8DF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99ED8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6C41B7B4" w14:textId="77777777" w:rsidTr="00B500D7">
        <w:trPr>
          <w:trHeight w:val="290"/>
        </w:trPr>
        <w:tc>
          <w:tcPr>
            <w:tcW w:w="838" w:type="pct"/>
            <w:tcBorders>
              <w:top w:val="nil"/>
              <w:left w:val="nil"/>
              <w:bottom w:val="nil"/>
              <w:right w:val="nil"/>
            </w:tcBorders>
            <w:shd w:val="clear" w:color="auto" w:fill="auto"/>
            <w:noWrap/>
            <w:vAlign w:val="bottom"/>
            <w:hideMark/>
          </w:tcPr>
          <w:p w14:paraId="0AF041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3E1A9F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E6066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34889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0D48C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51183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7BEF46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812</w:t>
            </w:r>
          </w:p>
        </w:tc>
        <w:tc>
          <w:tcPr>
            <w:tcW w:w="383" w:type="pct"/>
            <w:tcBorders>
              <w:top w:val="nil"/>
              <w:left w:val="nil"/>
              <w:bottom w:val="nil"/>
              <w:right w:val="nil"/>
            </w:tcBorders>
            <w:shd w:val="clear" w:color="auto" w:fill="auto"/>
            <w:noWrap/>
            <w:vAlign w:val="bottom"/>
            <w:hideMark/>
          </w:tcPr>
          <w:p w14:paraId="25709D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15570</w:t>
            </w:r>
          </w:p>
        </w:tc>
        <w:tc>
          <w:tcPr>
            <w:tcW w:w="420" w:type="pct"/>
            <w:tcBorders>
              <w:top w:val="nil"/>
              <w:left w:val="nil"/>
              <w:bottom w:val="nil"/>
              <w:right w:val="nil"/>
            </w:tcBorders>
            <w:shd w:val="clear" w:color="auto" w:fill="auto"/>
            <w:noWrap/>
            <w:vAlign w:val="bottom"/>
            <w:hideMark/>
          </w:tcPr>
          <w:p w14:paraId="6C60B5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1924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09BB7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E8C1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0E539AB4" w14:textId="77777777" w:rsidTr="00B500D7">
        <w:trPr>
          <w:trHeight w:val="290"/>
        </w:trPr>
        <w:tc>
          <w:tcPr>
            <w:tcW w:w="838" w:type="pct"/>
            <w:tcBorders>
              <w:top w:val="nil"/>
              <w:left w:val="nil"/>
              <w:bottom w:val="nil"/>
              <w:right w:val="nil"/>
            </w:tcBorders>
            <w:shd w:val="clear" w:color="auto" w:fill="auto"/>
            <w:noWrap/>
            <w:vAlign w:val="bottom"/>
            <w:hideMark/>
          </w:tcPr>
          <w:p w14:paraId="30315A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7078C9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4CD6F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843CD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C22D6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F9DB4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602616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1896</w:t>
            </w:r>
          </w:p>
        </w:tc>
        <w:tc>
          <w:tcPr>
            <w:tcW w:w="383" w:type="pct"/>
            <w:tcBorders>
              <w:top w:val="nil"/>
              <w:left w:val="nil"/>
              <w:bottom w:val="nil"/>
              <w:right w:val="nil"/>
            </w:tcBorders>
            <w:shd w:val="clear" w:color="auto" w:fill="auto"/>
            <w:noWrap/>
            <w:vAlign w:val="bottom"/>
            <w:hideMark/>
          </w:tcPr>
          <w:p w14:paraId="303AA3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33316</w:t>
            </w:r>
          </w:p>
        </w:tc>
        <w:tc>
          <w:tcPr>
            <w:tcW w:w="420" w:type="pct"/>
            <w:tcBorders>
              <w:top w:val="nil"/>
              <w:left w:val="nil"/>
              <w:bottom w:val="nil"/>
              <w:right w:val="nil"/>
            </w:tcBorders>
            <w:shd w:val="clear" w:color="auto" w:fill="auto"/>
            <w:noWrap/>
            <w:vAlign w:val="bottom"/>
            <w:hideMark/>
          </w:tcPr>
          <w:p w14:paraId="54B1F9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AB10C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2B7D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8A8D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331DAD21" w14:textId="77777777" w:rsidTr="00B500D7">
        <w:trPr>
          <w:trHeight w:val="290"/>
        </w:trPr>
        <w:tc>
          <w:tcPr>
            <w:tcW w:w="838" w:type="pct"/>
            <w:tcBorders>
              <w:top w:val="nil"/>
              <w:left w:val="nil"/>
              <w:bottom w:val="nil"/>
              <w:right w:val="nil"/>
            </w:tcBorders>
            <w:shd w:val="clear" w:color="auto" w:fill="auto"/>
            <w:noWrap/>
            <w:vAlign w:val="bottom"/>
            <w:hideMark/>
          </w:tcPr>
          <w:p w14:paraId="38629B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3A0281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D2EA3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1453D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61AD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3D9C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04A0E5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3967</w:t>
            </w:r>
          </w:p>
        </w:tc>
        <w:tc>
          <w:tcPr>
            <w:tcW w:w="383" w:type="pct"/>
            <w:tcBorders>
              <w:top w:val="nil"/>
              <w:left w:val="nil"/>
              <w:bottom w:val="nil"/>
              <w:right w:val="nil"/>
            </w:tcBorders>
            <w:shd w:val="clear" w:color="auto" w:fill="auto"/>
            <w:noWrap/>
            <w:vAlign w:val="bottom"/>
            <w:hideMark/>
          </w:tcPr>
          <w:p w14:paraId="2B9AB2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57744</w:t>
            </w:r>
          </w:p>
        </w:tc>
        <w:tc>
          <w:tcPr>
            <w:tcW w:w="420" w:type="pct"/>
            <w:tcBorders>
              <w:top w:val="nil"/>
              <w:left w:val="nil"/>
              <w:bottom w:val="nil"/>
              <w:right w:val="nil"/>
            </w:tcBorders>
            <w:shd w:val="clear" w:color="auto" w:fill="auto"/>
            <w:noWrap/>
            <w:vAlign w:val="bottom"/>
            <w:hideMark/>
          </w:tcPr>
          <w:p w14:paraId="68C616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4BC4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FAD45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55AE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22E83DD8" w14:textId="77777777" w:rsidTr="00B500D7">
        <w:trPr>
          <w:trHeight w:val="290"/>
        </w:trPr>
        <w:tc>
          <w:tcPr>
            <w:tcW w:w="838" w:type="pct"/>
            <w:tcBorders>
              <w:top w:val="nil"/>
              <w:left w:val="nil"/>
              <w:bottom w:val="nil"/>
              <w:right w:val="nil"/>
            </w:tcBorders>
            <w:shd w:val="clear" w:color="auto" w:fill="auto"/>
            <w:noWrap/>
            <w:vAlign w:val="bottom"/>
            <w:hideMark/>
          </w:tcPr>
          <w:p w14:paraId="148799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31135E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F1C32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7B924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4C274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2F540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65BB89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1316</w:t>
            </w:r>
          </w:p>
        </w:tc>
        <w:tc>
          <w:tcPr>
            <w:tcW w:w="383" w:type="pct"/>
            <w:tcBorders>
              <w:top w:val="nil"/>
              <w:left w:val="nil"/>
              <w:bottom w:val="nil"/>
              <w:right w:val="nil"/>
            </w:tcBorders>
            <w:shd w:val="clear" w:color="auto" w:fill="auto"/>
            <w:noWrap/>
            <w:vAlign w:val="bottom"/>
            <w:hideMark/>
          </w:tcPr>
          <w:p w14:paraId="668FC5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29781</w:t>
            </w:r>
          </w:p>
        </w:tc>
        <w:tc>
          <w:tcPr>
            <w:tcW w:w="420" w:type="pct"/>
            <w:tcBorders>
              <w:top w:val="nil"/>
              <w:left w:val="nil"/>
              <w:bottom w:val="nil"/>
              <w:right w:val="nil"/>
            </w:tcBorders>
            <w:shd w:val="clear" w:color="auto" w:fill="auto"/>
            <w:noWrap/>
            <w:vAlign w:val="bottom"/>
            <w:hideMark/>
          </w:tcPr>
          <w:p w14:paraId="349AF6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F67B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EAEF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10048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32B4D26B" w14:textId="77777777" w:rsidTr="00B500D7">
        <w:trPr>
          <w:trHeight w:val="290"/>
        </w:trPr>
        <w:tc>
          <w:tcPr>
            <w:tcW w:w="838" w:type="pct"/>
            <w:tcBorders>
              <w:top w:val="nil"/>
              <w:left w:val="nil"/>
              <w:bottom w:val="nil"/>
              <w:right w:val="nil"/>
            </w:tcBorders>
            <w:shd w:val="clear" w:color="auto" w:fill="auto"/>
            <w:noWrap/>
            <w:vAlign w:val="bottom"/>
            <w:hideMark/>
          </w:tcPr>
          <w:p w14:paraId="429947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0D5FD1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FF8D0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75BB4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33D1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2E5AD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6032E4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1B61F0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13396</w:t>
            </w:r>
          </w:p>
        </w:tc>
        <w:tc>
          <w:tcPr>
            <w:tcW w:w="420" w:type="pct"/>
            <w:tcBorders>
              <w:top w:val="nil"/>
              <w:left w:val="nil"/>
              <w:bottom w:val="nil"/>
              <w:right w:val="nil"/>
            </w:tcBorders>
            <w:shd w:val="clear" w:color="auto" w:fill="auto"/>
            <w:noWrap/>
            <w:vAlign w:val="bottom"/>
            <w:hideMark/>
          </w:tcPr>
          <w:p w14:paraId="1743F0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6C6D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E9F8C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CC6E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22A386F0" w14:textId="77777777" w:rsidTr="00B500D7">
        <w:trPr>
          <w:trHeight w:val="290"/>
        </w:trPr>
        <w:tc>
          <w:tcPr>
            <w:tcW w:w="838" w:type="pct"/>
            <w:tcBorders>
              <w:top w:val="nil"/>
              <w:left w:val="nil"/>
              <w:bottom w:val="nil"/>
              <w:right w:val="nil"/>
            </w:tcBorders>
            <w:shd w:val="clear" w:color="auto" w:fill="auto"/>
            <w:noWrap/>
            <w:vAlign w:val="bottom"/>
            <w:hideMark/>
          </w:tcPr>
          <w:p w14:paraId="5DF91A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388332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C41C0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1701A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4B520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3B547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2C9620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3869</w:t>
            </w:r>
          </w:p>
        </w:tc>
        <w:tc>
          <w:tcPr>
            <w:tcW w:w="383" w:type="pct"/>
            <w:tcBorders>
              <w:top w:val="nil"/>
              <w:left w:val="nil"/>
              <w:bottom w:val="nil"/>
              <w:right w:val="nil"/>
            </w:tcBorders>
            <w:shd w:val="clear" w:color="auto" w:fill="auto"/>
            <w:noWrap/>
            <w:vAlign w:val="bottom"/>
            <w:hideMark/>
          </w:tcPr>
          <w:p w14:paraId="167AE4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30346</w:t>
            </w:r>
          </w:p>
        </w:tc>
        <w:tc>
          <w:tcPr>
            <w:tcW w:w="420" w:type="pct"/>
            <w:tcBorders>
              <w:top w:val="nil"/>
              <w:left w:val="nil"/>
              <w:bottom w:val="nil"/>
              <w:right w:val="nil"/>
            </w:tcBorders>
            <w:shd w:val="clear" w:color="auto" w:fill="auto"/>
            <w:noWrap/>
            <w:vAlign w:val="bottom"/>
            <w:hideMark/>
          </w:tcPr>
          <w:p w14:paraId="03A803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F9787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333F2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AD82F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78B4B6BA" w14:textId="77777777" w:rsidTr="00B500D7">
        <w:trPr>
          <w:trHeight w:val="290"/>
        </w:trPr>
        <w:tc>
          <w:tcPr>
            <w:tcW w:w="838" w:type="pct"/>
            <w:tcBorders>
              <w:top w:val="nil"/>
              <w:left w:val="nil"/>
              <w:bottom w:val="nil"/>
              <w:right w:val="nil"/>
            </w:tcBorders>
            <w:shd w:val="clear" w:color="auto" w:fill="auto"/>
            <w:noWrap/>
            <w:vAlign w:val="bottom"/>
            <w:hideMark/>
          </w:tcPr>
          <w:p w14:paraId="767C70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1EF73A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D7F9F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41897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77E0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7DC91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33D2F9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w:t>
            </w:r>
          </w:p>
        </w:tc>
        <w:tc>
          <w:tcPr>
            <w:tcW w:w="383" w:type="pct"/>
            <w:tcBorders>
              <w:top w:val="nil"/>
              <w:left w:val="nil"/>
              <w:bottom w:val="nil"/>
              <w:right w:val="nil"/>
            </w:tcBorders>
            <w:shd w:val="clear" w:color="auto" w:fill="auto"/>
            <w:noWrap/>
            <w:vAlign w:val="bottom"/>
            <w:hideMark/>
          </w:tcPr>
          <w:p w14:paraId="3FB7F0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56695</w:t>
            </w:r>
          </w:p>
        </w:tc>
        <w:tc>
          <w:tcPr>
            <w:tcW w:w="420" w:type="pct"/>
            <w:tcBorders>
              <w:top w:val="nil"/>
              <w:left w:val="nil"/>
              <w:bottom w:val="nil"/>
              <w:right w:val="nil"/>
            </w:tcBorders>
            <w:shd w:val="clear" w:color="auto" w:fill="auto"/>
            <w:noWrap/>
            <w:vAlign w:val="bottom"/>
            <w:hideMark/>
          </w:tcPr>
          <w:p w14:paraId="0E91CB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A292F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1CEF9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62085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770DD3AC" w14:textId="77777777" w:rsidTr="00B500D7">
        <w:trPr>
          <w:trHeight w:val="290"/>
        </w:trPr>
        <w:tc>
          <w:tcPr>
            <w:tcW w:w="838" w:type="pct"/>
            <w:tcBorders>
              <w:top w:val="nil"/>
              <w:left w:val="nil"/>
              <w:bottom w:val="nil"/>
              <w:right w:val="nil"/>
            </w:tcBorders>
            <w:shd w:val="clear" w:color="auto" w:fill="auto"/>
            <w:noWrap/>
            <w:vAlign w:val="bottom"/>
            <w:hideMark/>
          </w:tcPr>
          <w:p w14:paraId="47D2F3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02E5D7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68ACB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5B3D5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2209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7C088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004F58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w:t>
            </w:r>
          </w:p>
        </w:tc>
        <w:tc>
          <w:tcPr>
            <w:tcW w:w="383" w:type="pct"/>
            <w:tcBorders>
              <w:top w:val="nil"/>
              <w:left w:val="nil"/>
              <w:bottom w:val="nil"/>
              <w:right w:val="nil"/>
            </w:tcBorders>
            <w:shd w:val="clear" w:color="auto" w:fill="auto"/>
            <w:noWrap/>
            <w:vAlign w:val="bottom"/>
            <w:hideMark/>
          </w:tcPr>
          <w:p w14:paraId="7F1389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31357</w:t>
            </w:r>
          </w:p>
        </w:tc>
        <w:tc>
          <w:tcPr>
            <w:tcW w:w="420" w:type="pct"/>
            <w:tcBorders>
              <w:top w:val="nil"/>
              <w:left w:val="nil"/>
              <w:bottom w:val="nil"/>
              <w:right w:val="nil"/>
            </w:tcBorders>
            <w:shd w:val="clear" w:color="auto" w:fill="auto"/>
            <w:noWrap/>
            <w:vAlign w:val="bottom"/>
            <w:hideMark/>
          </w:tcPr>
          <w:p w14:paraId="2B96F0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89517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AA8AC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3EC30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0C101F7A" w14:textId="77777777" w:rsidTr="00B500D7">
        <w:trPr>
          <w:trHeight w:val="290"/>
        </w:trPr>
        <w:tc>
          <w:tcPr>
            <w:tcW w:w="838" w:type="pct"/>
            <w:tcBorders>
              <w:top w:val="nil"/>
              <w:left w:val="nil"/>
              <w:bottom w:val="nil"/>
              <w:right w:val="nil"/>
            </w:tcBorders>
            <w:shd w:val="clear" w:color="auto" w:fill="auto"/>
            <w:noWrap/>
            <w:vAlign w:val="bottom"/>
            <w:hideMark/>
          </w:tcPr>
          <w:p w14:paraId="687E75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56737C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78E54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A467F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9328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18D4C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14B891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1144</w:t>
            </w:r>
          </w:p>
        </w:tc>
        <w:tc>
          <w:tcPr>
            <w:tcW w:w="383" w:type="pct"/>
            <w:tcBorders>
              <w:top w:val="nil"/>
              <w:left w:val="nil"/>
              <w:bottom w:val="nil"/>
              <w:right w:val="nil"/>
            </w:tcBorders>
            <w:shd w:val="clear" w:color="auto" w:fill="auto"/>
            <w:noWrap/>
            <w:vAlign w:val="bottom"/>
            <w:hideMark/>
          </w:tcPr>
          <w:p w14:paraId="07BAD6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10481</w:t>
            </w:r>
          </w:p>
        </w:tc>
        <w:tc>
          <w:tcPr>
            <w:tcW w:w="420" w:type="pct"/>
            <w:tcBorders>
              <w:top w:val="nil"/>
              <w:left w:val="nil"/>
              <w:bottom w:val="nil"/>
              <w:right w:val="nil"/>
            </w:tcBorders>
            <w:shd w:val="clear" w:color="auto" w:fill="auto"/>
            <w:noWrap/>
            <w:vAlign w:val="bottom"/>
            <w:hideMark/>
          </w:tcPr>
          <w:p w14:paraId="25D113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0E9F3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A3AFF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45B42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69402F71" w14:textId="77777777" w:rsidTr="00B500D7">
        <w:trPr>
          <w:trHeight w:val="290"/>
        </w:trPr>
        <w:tc>
          <w:tcPr>
            <w:tcW w:w="838" w:type="pct"/>
            <w:tcBorders>
              <w:top w:val="nil"/>
              <w:left w:val="nil"/>
              <w:bottom w:val="nil"/>
              <w:right w:val="nil"/>
            </w:tcBorders>
            <w:shd w:val="clear" w:color="auto" w:fill="auto"/>
            <w:noWrap/>
            <w:vAlign w:val="bottom"/>
            <w:hideMark/>
          </w:tcPr>
          <w:p w14:paraId="619430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0D17C2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387DFD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EA24F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BFCF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07A3F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7CEB2C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3476</w:t>
            </w:r>
          </w:p>
        </w:tc>
        <w:tc>
          <w:tcPr>
            <w:tcW w:w="383" w:type="pct"/>
            <w:tcBorders>
              <w:top w:val="nil"/>
              <w:left w:val="nil"/>
              <w:bottom w:val="nil"/>
              <w:right w:val="nil"/>
            </w:tcBorders>
            <w:shd w:val="clear" w:color="auto" w:fill="auto"/>
            <w:noWrap/>
            <w:vAlign w:val="bottom"/>
            <w:hideMark/>
          </w:tcPr>
          <w:p w14:paraId="651E5A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19719</w:t>
            </w:r>
          </w:p>
        </w:tc>
        <w:tc>
          <w:tcPr>
            <w:tcW w:w="420" w:type="pct"/>
            <w:tcBorders>
              <w:top w:val="nil"/>
              <w:left w:val="nil"/>
              <w:bottom w:val="nil"/>
              <w:right w:val="nil"/>
            </w:tcBorders>
            <w:shd w:val="clear" w:color="auto" w:fill="auto"/>
            <w:noWrap/>
            <w:vAlign w:val="bottom"/>
            <w:hideMark/>
          </w:tcPr>
          <w:p w14:paraId="588825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A1013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5BD4E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A6B80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347086B2" w14:textId="77777777" w:rsidTr="00B500D7">
        <w:trPr>
          <w:trHeight w:val="290"/>
        </w:trPr>
        <w:tc>
          <w:tcPr>
            <w:tcW w:w="838" w:type="pct"/>
            <w:tcBorders>
              <w:top w:val="nil"/>
              <w:left w:val="nil"/>
              <w:bottom w:val="nil"/>
              <w:right w:val="nil"/>
            </w:tcBorders>
            <w:shd w:val="clear" w:color="auto" w:fill="auto"/>
            <w:noWrap/>
            <w:vAlign w:val="bottom"/>
            <w:hideMark/>
          </w:tcPr>
          <w:p w14:paraId="5E68F1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7B0466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2D3A7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CC9E1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7DDBA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03785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6D18A8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2725</w:t>
            </w:r>
          </w:p>
        </w:tc>
        <w:tc>
          <w:tcPr>
            <w:tcW w:w="383" w:type="pct"/>
            <w:tcBorders>
              <w:top w:val="nil"/>
              <w:left w:val="nil"/>
              <w:bottom w:val="nil"/>
              <w:right w:val="nil"/>
            </w:tcBorders>
            <w:shd w:val="clear" w:color="auto" w:fill="auto"/>
            <w:noWrap/>
            <w:vAlign w:val="bottom"/>
            <w:hideMark/>
          </w:tcPr>
          <w:p w14:paraId="65F544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33352</w:t>
            </w:r>
          </w:p>
        </w:tc>
        <w:tc>
          <w:tcPr>
            <w:tcW w:w="420" w:type="pct"/>
            <w:tcBorders>
              <w:top w:val="nil"/>
              <w:left w:val="nil"/>
              <w:bottom w:val="nil"/>
              <w:right w:val="nil"/>
            </w:tcBorders>
            <w:shd w:val="clear" w:color="auto" w:fill="auto"/>
            <w:noWrap/>
            <w:vAlign w:val="bottom"/>
            <w:hideMark/>
          </w:tcPr>
          <w:p w14:paraId="0D531D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9606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E76E13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1AA7C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7113F509" w14:textId="77777777" w:rsidTr="00B500D7">
        <w:trPr>
          <w:trHeight w:val="290"/>
        </w:trPr>
        <w:tc>
          <w:tcPr>
            <w:tcW w:w="838" w:type="pct"/>
            <w:tcBorders>
              <w:top w:val="nil"/>
              <w:left w:val="nil"/>
              <w:bottom w:val="nil"/>
              <w:right w:val="nil"/>
            </w:tcBorders>
            <w:shd w:val="clear" w:color="auto" w:fill="auto"/>
            <w:noWrap/>
            <w:vAlign w:val="bottom"/>
            <w:hideMark/>
          </w:tcPr>
          <w:p w14:paraId="5BEC2E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0ED254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5F167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912DB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36CD1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0B5F5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0F926D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648</w:t>
            </w:r>
          </w:p>
        </w:tc>
        <w:tc>
          <w:tcPr>
            <w:tcW w:w="383" w:type="pct"/>
            <w:tcBorders>
              <w:top w:val="nil"/>
              <w:left w:val="nil"/>
              <w:bottom w:val="nil"/>
              <w:right w:val="nil"/>
            </w:tcBorders>
            <w:shd w:val="clear" w:color="auto" w:fill="auto"/>
            <w:noWrap/>
            <w:vAlign w:val="bottom"/>
            <w:hideMark/>
          </w:tcPr>
          <w:p w14:paraId="7F7C4E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23892</w:t>
            </w:r>
          </w:p>
        </w:tc>
        <w:tc>
          <w:tcPr>
            <w:tcW w:w="420" w:type="pct"/>
            <w:tcBorders>
              <w:top w:val="nil"/>
              <w:left w:val="nil"/>
              <w:bottom w:val="nil"/>
              <w:right w:val="nil"/>
            </w:tcBorders>
            <w:shd w:val="clear" w:color="auto" w:fill="auto"/>
            <w:noWrap/>
            <w:vAlign w:val="bottom"/>
            <w:hideMark/>
          </w:tcPr>
          <w:p w14:paraId="5EE614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A8DE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86D9C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00F96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1F0C66FF" w14:textId="77777777" w:rsidTr="00B500D7">
        <w:trPr>
          <w:trHeight w:val="290"/>
        </w:trPr>
        <w:tc>
          <w:tcPr>
            <w:tcW w:w="838" w:type="pct"/>
            <w:tcBorders>
              <w:top w:val="nil"/>
              <w:left w:val="nil"/>
              <w:bottom w:val="nil"/>
              <w:right w:val="nil"/>
            </w:tcBorders>
            <w:shd w:val="clear" w:color="auto" w:fill="auto"/>
            <w:noWrap/>
            <w:vAlign w:val="bottom"/>
            <w:hideMark/>
          </w:tcPr>
          <w:p w14:paraId="25AC4F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5E62C6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E7913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5FA9B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A1E4F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7DCCD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7CCEEA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14:paraId="2905A0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8249</w:t>
            </w:r>
          </w:p>
        </w:tc>
        <w:tc>
          <w:tcPr>
            <w:tcW w:w="420" w:type="pct"/>
            <w:tcBorders>
              <w:top w:val="nil"/>
              <w:left w:val="nil"/>
              <w:bottom w:val="nil"/>
              <w:right w:val="nil"/>
            </w:tcBorders>
            <w:shd w:val="clear" w:color="auto" w:fill="auto"/>
            <w:noWrap/>
            <w:vAlign w:val="bottom"/>
            <w:hideMark/>
          </w:tcPr>
          <w:p w14:paraId="57E2EE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DB16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AF5FD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07F9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5153FBDE" w14:textId="77777777" w:rsidTr="00B500D7">
        <w:trPr>
          <w:trHeight w:val="290"/>
        </w:trPr>
        <w:tc>
          <w:tcPr>
            <w:tcW w:w="838" w:type="pct"/>
            <w:tcBorders>
              <w:top w:val="nil"/>
              <w:left w:val="nil"/>
              <w:bottom w:val="nil"/>
              <w:right w:val="nil"/>
            </w:tcBorders>
            <w:shd w:val="clear" w:color="auto" w:fill="auto"/>
            <w:noWrap/>
            <w:vAlign w:val="bottom"/>
            <w:hideMark/>
          </w:tcPr>
          <w:p w14:paraId="39D813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316C93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D5554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DA4C5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54BC3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69F15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50140B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121</w:t>
            </w:r>
          </w:p>
        </w:tc>
        <w:tc>
          <w:tcPr>
            <w:tcW w:w="383" w:type="pct"/>
            <w:tcBorders>
              <w:top w:val="nil"/>
              <w:left w:val="nil"/>
              <w:bottom w:val="nil"/>
              <w:right w:val="nil"/>
            </w:tcBorders>
            <w:shd w:val="clear" w:color="auto" w:fill="auto"/>
            <w:noWrap/>
            <w:vAlign w:val="bottom"/>
            <w:hideMark/>
          </w:tcPr>
          <w:p w14:paraId="2C081A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18244</w:t>
            </w:r>
          </w:p>
        </w:tc>
        <w:tc>
          <w:tcPr>
            <w:tcW w:w="420" w:type="pct"/>
            <w:tcBorders>
              <w:top w:val="nil"/>
              <w:left w:val="nil"/>
              <w:bottom w:val="nil"/>
              <w:right w:val="nil"/>
            </w:tcBorders>
            <w:shd w:val="clear" w:color="auto" w:fill="auto"/>
            <w:noWrap/>
            <w:vAlign w:val="bottom"/>
            <w:hideMark/>
          </w:tcPr>
          <w:p w14:paraId="4DF1B8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D487A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08422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83C03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38B25F45" w14:textId="77777777" w:rsidTr="00B500D7">
        <w:trPr>
          <w:trHeight w:val="290"/>
        </w:trPr>
        <w:tc>
          <w:tcPr>
            <w:tcW w:w="838" w:type="pct"/>
            <w:tcBorders>
              <w:top w:val="nil"/>
              <w:left w:val="nil"/>
              <w:bottom w:val="nil"/>
              <w:right w:val="nil"/>
            </w:tcBorders>
            <w:shd w:val="clear" w:color="auto" w:fill="auto"/>
            <w:noWrap/>
            <w:vAlign w:val="bottom"/>
            <w:hideMark/>
          </w:tcPr>
          <w:p w14:paraId="1DF257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752314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DC72B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CE8F3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C7CD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F11D1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29A77E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14:paraId="19BCFF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36962</w:t>
            </w:r>
          </w:p>
        </w:tc>
        <w:tc>
          <w:tcPr>
            <w:tcW w:w="420" w:type="pct"/>
            <w:tcBorders>
              <w:top w:val="nil"/>
              <w:left w:val="nil"/>
              <w:bottom w:val="nil"/>
              <w:right w:val="nil"/>
            </w:tcBorders>
            <w:shd w:val="clear" w:color="auto" w:fill="auto"/>
            <w:noWrap/>
            <w:vAlign w:val="bottom"/>
            <w:hideMark/>
          </w:tcPr>
          <w:p w14:paraId="02B4BD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E768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AAC0D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5A07B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2FDB4F8E" w14:textId="77777777" w:rsidTr="00B500D7">
        <w:trPr>
          <w:trHeight w:val="290"/>
        </w:trPr>
        <w:tc>
          <w:tcPr>
            <w:tcW w:w="838" w:type="pct"/>
            <w:tcBorders>
              <w:top w:val="nil"/>
              <w:left w:val="nil"/>
              <w:bottom w:val="nil"/>
              <w:right w:val="nil"/>
            </w:tcBorders>
            <w:shd w:val="clear" w:color="auto" w:fill="auto"/>
            <w:noWrap/>
            <w:vAlign w:val="bottom"/>
            <w:hideMark/>
          </w:tcPr>
          <w:p w14:paraId="2DFDA6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76F773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E151D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B087B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8704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CED2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7E7FCF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83" w:type="pct"/>
            <w:tcBorders>
              <w:top w:val="nil"/>
              <w:left w:val="nil"/>
              <w:bottom w:val="nil"/>
              <w:right w:val="nil"/>
            </w:tcBorders>
            <w:shd w:val="clear" w:color="auto" w:fill="auto"/>
            <w:noWrap/>
            <w:vAlign w:val="bottom"/>
            <w:hideMark/>
          </w:tcPr>
          <w:p w14:paraId="0840B6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23450</w:t>
            </w:r>
          </w:p>
        </w:tc>
        <w:tc>
          <w:tcPr>
            <w:tcW w:w="420" w:type="pct"/>
            <w:tcBorders>
              <w:top w:val="nil"/>
              <w:left w:val="nil"/>
              <w:bottom w:val="nil"/>
              <w:right w:val="nil"/>
            </w:tcBorders>
            <w:shd w:val="clear" w:color="auto" w:fill="auto"/>
            <w:noWrap/>
            <w:vAlign w:val="bottom"/>
            <w:hideMark/>
          </w:tcPr>
          <w:p w14:paraId="359525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C5029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20152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BBEF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393D73AB" w14:textId="77777777" w:rsidTr="00B500D7">
        <w:trPr>
          <w:trHeight w:val="290"/>
        </w:trPr>
        <w:tc>
          <w:tcPr>
            <w:tcW w:w="838" w:type="pct"/>
            <w:tcBorders>
              <w:top w:val="nil"/>
              <w:left w:val="nil"/>
              <w:bottom w:val="nil"/>
              <w:right w:val="nil"/>
            </w:tcBorders>
            <w:shd w:val="clear" w:color="auto" w:fill="auto"/>
            <w:noWrap/>
            <w:vAlign w:val="bottom"/>
            <w:hideMark/>
          </w:tcPr>
          <w:p w14:paraId="0B87C2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724F69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B8B6E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F2B8A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6C91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421A4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49B3DC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w:t>
            </w:r>
          </w:p>
        </w:tc>
        <w:tc>
          <w:tcPr>
            <w:tcW w:w="383" w:type="pct"/>
            <w:tcBorders>
              <w:top w:val="nil"/>
              <w:left w:val="nil"/>
              <w:bottom w:val="nil"/>
              <w:right w:val="nil"/>
            </w:tcBorders>
            <w:shd w:val="clear" w:color="auto" w:fill="auto"/>
            <w:noWrap/>
            <w:vAlign w:val="bottom"/>
            <w:hideMark/>
          </w:tcPr>
          <w:p w14:paraId="142A2A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6777</w:t>
            </w:r>
          </w:p>
        </w:tc>
        <w:tc>
          <w:tcPr>
            <w:tcW w:w="420" w:type="pct"/>
            <w:tcBorders>
              <w:top w:val="nil"/>
              <w:left w:val="nil"/>
              <w:bottom w:val="nil"/>
              <w:right w:val="nil"/>
            </w:tcBorders>
            <w:shd w:val="clear" w:color="auto" w:fill="auto"/>
            <w:noWrap/>
            <w:vAlign w:val="bottom"/>
            <w:hideMark/>
          </w:tcPr>
          <w:p w14:paraId="30AEE5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0A057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259F0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F6B0F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73939435" w14:textId="77777777" w:rsidTr="00B500D7">
        <w:trPr>
          <w:trHeight w:val="290"/>
        </w:trPr>
        <w:tc>
          <w:tcPr>
            <w:tcW w:w="838" w:type="pct"/>
            <w:tcBorders>
              <w:top w:val="nil"/>
              <w:left w:val="nil"/>
              <w:bottom w:val="nil"/>
              <w:right w:val="nil"/>
            </w:tcBorders>
            <w:shd w:val="clear" w:color="auto" w:fill="auto"/>
            <w:noWrap/>
            <w:vAlign w:val="bottom"/>
            <w:hideMark/>
          </w:tcPr>
          <w:p w14:paraId="058B31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47F209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B7422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16686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53854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1964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222620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2BB1AB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12224</w:t>
            </w:r>
          </w:p>
        </w:tc>
        <w:tc>
          <w:tcPr>
            <w:tcW w:w="420" w:type="pct"/>
            <w:tcBorders>
              <w:top w:val="nil"/>
              <w:left w:val="nil"/>
              <w:bottom w:val="nil"/>
              <w:right w:val="nil"/>
            </w:tcBorders>
            <w:shd w:val="clear" w:color="auto" w:fill="auto"/>
            <w:noWrap/>
            <w:vAlign w:val="bottom"/>
            <w:hideMark/>
          </w:tcPr>
          <w:p w14:paraId="5A064C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C39A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103CF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A308C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3279E4AD" w14:textId="77777777" w:rsidTr="00B500D7">
        <w:trPr>
          <w:trHeight w:val="290"/>
        </w:trPr>
        <w:tc>
          <w:tcPr>
            <w:tcW w:w="838" w:type="pct"/>
            <w:tcBorders>
              <w:top w:val="nil"/>
              <w:left w:val="nil"/>
              <w:bottom w:val="nil"/>
              <w:right w:val="nil"/>
            </w:tcBorders>
            <w:shd w:val="clear" w:color="auto" w:fill="auto"/>
            <w:noWrap/>
            <w:vAlign w:val="bottom"/>
            <w:hideMark/>
          </w:tcPr>
          <w:p w14:paraId="7FA9B0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2BF3C3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194EB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910C6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8F3F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970EB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4C1964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052EB9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20" w:type="pct"/>
            <w:tcBorders>
              <w:top w:val="nil"/>
              <w:left w:val="nil"/>
              <w:bottom w:val="nil"/>
              <w:right w:val="nil"/>
            </w:tcBorders>
            <w:shd w:val="clear" w:color="auto" w:fill="auto"/>
            <w:noWrap/>
            <w:vAlign w:val="bottom"/>
            <w:hideMark/>
          </w:tcPr>
          <w:p w14:paraId="6C9EF3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8EA26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9CD10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AF34A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535F85DD" w14:textId="77777777" w:rsidTr="00B500D7">
        <w:trPr>
          <w:trHeight w:val="290"/>
        </w:trPr>
        <w:tc>
          <w:tcPr>
            <w:tcW w:w="838" w:type="pct"/>
            <w:tcBorders>
              <w:top w:val="nil"/>
              <w:left w:val="nil"/>
              <w:bottom w:val="nil"/>
              <w:right w:val="nil"/>
            </w:tcBorders>
            <w:shd w:val="clear" w:color="auto" w:fill="auto"/>
            <w:noWrap/>
            <w:vAlign w:val="bottom"/>
            <w:hideMark/>
          </w:tcPr>
          <w:p w14:paraId="09468E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72D498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0F284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2E0B0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D206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462A3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37396A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14:paraId="30BDC2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19652</w:t>
            </w:r>
          </w:p>
        </w:tc>
        <w:tc>
          <w:tcPr>
            <w:tcW w:w="420" w:type="pct"/>
            <w:tcBorders>
              <w:top w:val="nil"/>
              <w:left w:val="nil"/>
              <w:bottom w:val="nil"/>
              <w:right w:val="nil"/>
            </w:tcBorders>
            <w:shd w:val="clear" w:color="auto" w:fill="auto"/>
            <w:noWrap/>
            <w:vAlign w:val="bottom"/>
            <w:hideMark/>
          </w:tcPr>
          <w:p w14:paraId="7ACCC1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C36AB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85B7A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8863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0F832CEA" w14:textId="77777777" w:rsidTr="00B500D7">
        <w:trPr>
          <w:trHeight w:val="290"/>
        </w:trPr>
        <w:tc>
          <w:tcPr>
            <w:tcW w:w="838" w:type="pct"/>
            <w:tcBorders>
              <w:top w:val="nil"/>
              <w:left w:val="nil"/>
              <w:bottom w:val="nil"/>
              <w:right w:val="nil"/>
            </w:tcBorders>
            <w:shd w:val="clear" w:color="auto" w:fill="auto"/>
            <w:noWrap/>
            <w:vAlign w:val="bottom"/>
            <w:hideMark/>
          </w:tcPr>
          <w:p w14:paraId="129F5C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06A221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4E511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2CE8C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90168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22CC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001693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w:t>
            </w:r>
          </w:p>
        </w:tc>
        <w:tc>
          <w:tcPr>
            <w:tcW w:w="383" w:type="pct"/>
            <w:tcBorders>
              <w:top w:val="nil"/>
              <w:left w:val="nil"/>
              <w:bottom w:val="nil"/>
              <w:right w:val="nil"/>
            </w:tcBorders>
            <w:shd w:val="clear" w:color="auto" w:fill="auto"/>
            <w:noWrap/>
            <w:vAlign w:val="bottom"/>
            <w:hideMark/>
          </w:tcPr>
          <w:p w14:paraId="7D2F4C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7672</w:t>
            </w:r>
          </w:p>
        </w:tc>
        <w:tc>
          <w:tcPr>
            <w:tcW w:w="420" w:type="pct"/>
            <w:tcBorders>
              <w:top w:val="nil"/>
              <w:left w:val="nil"/>
              <w:bottom w:val="nil"/>
              <w:right w:val="nil"/>
            </w:tcBorders>
            <w:shd w:val="clear" w:color="auto" w:fill="auto"/>
            <w:noWrap/>
            <w:vAlign w:val="bottom"/>
            <w:hideMark/>
          </w:tcPr>
          <w:p w14:paraId="1A93A8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DA0C4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9839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EBA0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1C36FD74" w14:textId="77777777" w:rsidTr="00B500D7">
        <w:trPr>
          <w:trHeight w:val="290"/>
        </w:trPr>
        <w:tc>
          <w:tcPr>
            <w:tcW w:w="838" w:type="pct"/>
            <w:tcBorders>
              <w:top w:val="nil"/>
              <w:left w:val="nil"/>
              <w:bottom w:val="nil"/>
              <w:right w:val="nil"/>
            </w:tcBorders>
            <w:shd w:val="clear" w:color="auto" w:fill="auto"/>
            <w:noWrap/>
            <w:vAlign w:val="bottom"/>
            <w:hideMark/>
          </w:tcPr>
          <w:p w14:paraId="365EB8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6AE5F3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2CB096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233E9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8E68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E3EF9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40EC54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w:t>
            </w:r>
          </w:p>
        </w:tc>
        <w:tc>
          <w:tcPr>
            <w:tcW w:w="383" w:type="pct"/>
            <w:tcBorders>
              <w:top w:val="nil"/>
              <w:left w:val="nil"/>
              <w:bottom w:val="nil"/>
              <w:right w:val="nil"/>
            </w:tcBorders>
            <w:shd w:val="clear" w:color="auto" w:fill="auto"/>
            <w:noWrap/>
            <w:vAlign w:val="bottom"/>
            <w:hideMark/>
          </w:tcPr>
          <w:p w14:paraId="45810C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17279</w:t>
            </w:r>
          </w:p>
        </w:tc>
        <w:tc>
          <w:tcPr>
            <w:tcW w:w="420" w:type="pct"/>
            <w:tcBorders>
              <w:top w:val="nil"/>
              <w:left w:val="nil"/>
              <w:bottom w:val="nil"/>
              <w:right w:val="nil"/>
            </w:tcBorders>
            <w:shd w:val="clear" w:color="auto" w:fill="auto"/>
            <w:noWrap/>
            <w:vAlign w:val="bottom"/>
            <w:hideMark/>
          </w:tcPr>
          <w:p w14:paraId="02CF8F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CD89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B10FF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62172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7FEE5EF7" w14:textId="77777777" w:rsidTr="00B500D7">
        <w:trPr>
          <w:trHeight w:val="290"/>
        </w:trPr>
        <w:tc>
          <w:tcPr>
            <w:tcW w:w="838" w:type="pct"/>
            <w:tcBorders>
              <w:top w:val="nil"/>
              <w:left w:val="nil"/>
              <w:bottom w:val="nil"/>
              <w:right w:val="nil"/>
            </w:tcBorders>
            <w:shd w:val="clear" w:color="auto" w:fill="auto"/>
            <w:noWrap/>
            <w:vAlign w:val="bottom"/>
            <w:hideMark/>
          </w:tcPr>
          <w:p w14:paraId="04A60D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716A6A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A95AA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AC7ED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2F790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E5FEA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50B0F4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2FACEF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27527</w:t>
            </w:r>
          </w:p>
        </w:tc>
        <w:tc>
          <w:tcPr>
            <w:tcW w:w="420" w:type="pct"/>
            <w:tcBorders>
              <w:top w:val="nil"/>
              <w:left w:val="nil"/>
              <w:bottom w:val="nil"/>
              <w:right w:val="nil"/>
            </w:tcBorders>
            <w:shd w:val="clear" w:color="auto" w:fill="auto"/>
            <w:noWrap/>
            <w:vAlign w:val="bottom"/>
            <w:hideMark/>
          </w:tcPr>
          <w:p w14:paraId="187F6C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693E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F9921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AB8A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3431DDDB" w14:textId="77777777" w:rsidTr="00B500D7">
        <w:trPr>
          <w:trHeight w:val="290"/>
        </w:trPr>
        <w:tc>
          <w:tcPr>
            <w:tcW w:w="838" w:type="pct"/>
            <w:tcBorders>
              <w:top w:val="nil"/>
              <w:left w:val="nil"/>
              <w:bottom w:val="nil"/>
              <w:right w:val="nil"/>
            </w:tcBorders>
            <w:shd w:val="clear" w:color="auto" w:fill="auto"/>
            <w:noWrap/>
            <w:vAlign w:val="bottom"/>
            <w:hideMark/>
          </w:tcPr>
          <w:p w14:paraId="76BE28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782D89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6062E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6280B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95BD7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375AE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24A9B8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1E1B6A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24231</w:t>
            </w:r>
          </w:p>
        </w:tc>
        <w:tc>
          <w:tcPr>
            <w:tcW w:w="420" w:type="pct"/>
            <w:tcBorders>
              <w:top w:val="nil"/>
              <w:left w:val="nil"/>
              <w:bottom w:val="nil"/>
              <w:right w:val="nil"/>
            </w:tcBorders>
            <w:shd w:val="clear" w:color="auto" w:fill="auto"/>
            <w:noWrap/>
            <w:vAlign w:val="bottom"/>
            <w:hideMark/>
          </w:tcPr>
          <w:p w14:paraId="1CD81E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2841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56B29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B35A6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4422E703" w14:textId="77777777" w:rsidTr="00B500D7">
        <w:trPr>
          <w:trHeight w:val="290"/>
        </w:trPr>
        <w:tc>
          <w:tcPr>
            <w:tcW w:w="838" w:type="pct"/>
            <w:tcBorders>
              <w:top w:val="nil"/>
              <w:left w:val="nil"/>
              <w:bottom w:val="nil"/>
              <w:right w:val="nil"/>
            </w:tcBorders>
            <w:shd w:val="clear" w:color="auto" w:fill="auto"/>
            <w:noWrap/>
            <w:vAlign w:val="bottom"/>
            <w:hideMark/>
          </w:tcPr>
          <w:p w14:paraId="7818ED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6F4B0B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D0135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274FD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394D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A65EC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532E87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14:paraId="3B0B38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9727</w:t>
            </w:r>
          </w:p>
        </w:tc>
        <w:tc>
          <w:tcPr>
            <w:tcW w:w="420" w:type="pct"/>
            <w:tcBorders>
              <w:top w:val="nil"/>
              <w:left w:val="nil"/>
              <w:bottom w:val="nil"/>
              <w:right w:val="nil"/>
            </w:tcBorders>
            <w:shd w:val="clear" w:color="auto" w:fill="auto"/>
            <w:noWrap/>
            <w:vAlign w:val="bottom"/>
            <w:hideMark/>
          </w:tcPr>
          <w:p w14:paraId="38853D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8904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574CC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D0DF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266CA4CD" w14:textId="77777777" w:rsidTr="00B500D7">
        <w:trPr>
          <w:trHeight w:val="290"/>
        </w:trPr>
        <w:tc>
          <w:tcPr>
            <w:tcW w:w="838" w:type="pct"/>
            <w:tcBorders>
              <w:top w:val="nil"/>
              <w:left w:val="nil"/>
              <w:bottom w:val="nil"/>
              <w:right w:val="nil"/>
            </w:tcBorders>
            <w:shd w:val="clear" w:color="auto" w:fill="auto"/>
            <w:noWrap/>
            <w:vAlign w:val="bottom"/>
            <w:hideMark/>
          </w:tcPr>
          <w:p w14:paraId="0A054A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07F9F7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BA0B0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E9364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8428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41906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14:paraId="6F2503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w:t>
            </w:r>
          </w:p>
        </w:tc>
        <w:tc>
          <w:tcPr>
            <w:tcW w:w="383" w:type="pct"/>
            <w:tcBorders>
              <w:top w:val="nil"/>
              <w:left w:val="nil"/>
              <w:bottom w:val="nil"/>
              <w:right w:val="nil"/>
            </w:tcBorders>
            <w:shd w:val="clear" w:color="auto" w:fill="auto"/>
            <w:noWrap/>
            <w:vAlign w:val="bottom"/>
            <w:hideMark/>
          </w:tcPr>
          <w:p w14:paraId="7A110D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12483</w:t>
            </w:r>
          </w:p>
        </w:tc>
        <w:tc>
          <w:tcPr>
            <w:tcW w:w="420" w:type="pct"/>
            <w:tcBorders>
              <w:top w:val="nil"/>
              <w:left w:val="nil"/>
              <w:bottom w:val="nil"/>
              <w:right w:val="nil"/>
            </w:tcBorders>
            <w:shd w:val="clear" w:color="auto" w:fill="auto"/>
            <w:noWrap/>
            <w:vAlign w:val="bottom"/>
            <w:hideMark/>
          </w:tcPr>
          <w:p w14:paraId="7B4EEC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D0CA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DE8B2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2250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0D5F9A2B" w14:textId="77777777" w:rsidTr="00B500D7">
        <w:trPr>
          <w:trHeight w:val="290"/>
        </w:trPr>
        <w:tc>
          <w:tcPr>
            <w:tcW w:w="838" w:type="pct"/>
            <w:tcBorders>
              <w:top w:val="nil"/>
              <w:left w:val="nil"/>
              <w:bottom w:val="nil"/>
              <w:right w:val="nil"/>
            </w:tcBorders>
            <w:shd w:val="clear" w:color="auto" w:fill="auto"/>
            <w:noWrap/>
            <w:vAlign w:val="bottom"/>
            <w:hideMark/>
          </w:tcPr>
          <w:p w14:paraId="30FB1D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2C9DCC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CB6A4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5E192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9C2FA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80B8D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7E3BF3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5CF726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29415</w:t>
            </w:r>
          </w:p>
        </w:tc>
        <w:tc>
          <w:tcPr>
            <w:tcW w:w="420" w:type="pct"/>
            <w:tcBorders>
              <w:top w:val="nil"/>
              <w:left w:val="nil"/>
              <w:bottom w:val="nil"/>
              <w:right w:val="nil"/>
            </w:tcBorders>
            <w:shd w:val="clear" w:color="auto" w:fill="auto"/>
            <w:noWrap/>
            <w:vAlign w:val="bottom"/>
            <w:hideMark/>
          </w:tcPr>
          <w:p w14:paraId="107F29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795834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7DFB7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C86E0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4AE1164" w14:textId="77777777" w:rsidTr="00B500D7">
        <w:trPr>
          <w:trHeight w:val="290"/>
        </w:trPr>
        <w:tc>
          <w:tcPr>
            <w:tcW w:w="838" w:type="pct"/>
            <w:tcBorders>
              <w:top w:val="nil"/>
              <w:left w:val="nil"/>
              <w:bottom w:val="nil"/>
              <w:right w:val="nil"/>
            </w:tcBorders>
            <w:shd w:val="clear" w:color="auto" w:fill="auto"/>
            <w:noWrap/>
            <w:vAlign w:val="bottom"/>
            <w:hideMark/>
          </w:tcPr>
          <w:p w14:paraId="27AA2D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4697C5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77F94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462F3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153E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1050F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7A2EC7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A4BA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29960</w:t>
            </w:r>
          </w:p>
        </w:tc>
        <w:tc>
          <w:tcPr>
            <w:tcW w:w="420" w:type="pct"/>
            <w:tcBorders>
              <w:top w:val="nil"/>
              <w:left w:val="nil"/>
              <w:bottom w:val="nil"/>
              <w:right w:val="nil"/>
            </w:tcBorders>
            <w:shd w:val="clear" w:color="auto" w:fill="auto"/>
            <w:noWrap/>
            <w:vAlign w:val="bottom"/>
            <w:hideMark/>
          </w:tcPr>
          <w:p w14:paraId="1D9B17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61D9E0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E8D48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2DE4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9469311" w14:textId="77777777" w:rsidTr="00B500D7">
        <w:trPr>
          <w:trHeight w:val="290"/>
        </w:trPr>
        <w:tc>
          <w:tcPr>
            <w:tcW w:w="838" w:type="pct"/>
            <w:tcBorders>
              <w:top w:val="nil"/>
              <w:left w:val="nil"/>
              <w:bottom w:val="nil"/>
              <w:right w:val="nil"/>
            </w:tcBorders>
            <w:shd w:val="clear" w:color="auto" w:fill="auto"/>
            <w:noWrap/>
            <w:vAlign w:val="bottom"/>
            <w:hideMark/>
          </w:tcPr>
          <w:p w14:paraId="14DDE9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2046E7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B1F40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8FD2D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3B744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8D5C7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2C4AD1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D6150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11229</w:t>
            </w:r>
          </w:p>
        </w:tc>
        <w:tc>
          <w:tcPr>
            <w:tcW w:w="420" w:type="pct"/>
            <w:tcBorders>
              <w:top w:val="nil"/>
              <w:left w:val="nil"/>
              <w:bottom w:val="nil"/>
              <w:right w:val="nil"/>
            </w:tcBorders>
            <w:shd w:val="clear" w:color="auto" w:fill="auto"/>
            <w:noWrap/>
            <w:vAlign w:val="bottom"/>
            <w:hideMark/>
          </w:tcPr>
          <w:p w14:paraId="295E8E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2B923F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4A2C3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2CD0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00FD8BC" w14:textId="77777777" w:rsidTr="00B500D7">
        <w:trPr>
          <w:trHeight w:val="290"/>
        </w:trPr>
        <w:tc>
          <w:tcPr>
            <w:tcW w:w="838" w:type="pct"/>
            <w:tcBorders>
              <w:top w:val="nil"/>
              <w:left w:val="nil"/>
              <w:bottom w:val="nil"/>
              <w:right w:val="nil"/>
            </w:tcBorders>
            <w:shd w:val="clear" w:color="auto" w:fill="auto"/>
            <w:noWrap/>
            <w:vAlign w:val="bottom"/>
            <w:hideMark/>
          </w:tcPr>
          <w:p w14:paraId="6384B6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75500B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AD3BA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79D1F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BF6A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76BA8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581A6E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91F99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19258</w:t>
            </w:r>
          </w:p>
        </w:tc>
        <w:tc>
          <w:tcPr>
            <w:tcW w:w="420" w:type="pct"/>
            <w:tcBorders>
              <w:top w:val="nil"/>
              <w:left w:val="nil"/>
              <w:bottom w:val="nil"/>
              <w:right w:val="nil"/>
            </w:tcBorders>
            <w:shd w:val="clear" w:color="auto" w:fill="auto"/>
            <w:noWrap/>
            <w:vAlign w:val="bottom"/>
            <w:hideMark/>
          </w:tcPr>
          <w:p w14:paraId="1C4ADE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7F3B0F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7CCFF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E8219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86A16C8" w14:textId="77777777" w:rsidTr="00B500D7">
        <w:trPr>
          <w:trHeight w:val="290"/>
        </w:trPr>
        <w:tc>
          <w:tcPr>
            <w:tcW w:w="838" w:type="pct"/>
            <w:tcBorders>
              <w:top w:val="nil"/>
              <w:left w:val="nil"/>
              <w:bottom w:val="nil"/>
              <w:right w:val="nil"/>
            </w:tcBorders>
            <w:shd w:val="clear" w:color="auto" w:fill="auto"/>
            <w:noWrap/>
            <w:vAlign w:val="bottom"/>
            <w:hideMark/>
          </w:tcPr>
          <w:p w14:paraId="0AFA83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478F0D5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5FF61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34547</w:t>
            </w:r>
          </w:p>
        </w:tc>
        <w:tc>
          <w:tcPr>
            <w:tcW w:w="493" w:type="pct"/>
            <w:tcBorders>
              <w:top w:val="nil"/>
              <w:left w:val="nil"/>
              <w:bottom w:val="nil"/>
              <w:right w:val="nil"/>
            </w:tcBorders>
            <w:shd w:val="clear" w:color="auto" w:fill="auto"/>
            <w:noWrap/>
            <w:vAlign w:val="bottom"/>
            <w:hideMark/>
          </w:tcPr>
          <w:p w14:paraId="4153F8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D7042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6A4BA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14:paraId="58A154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0329B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9376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642D9D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4EE96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1533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5A4EBB3" w14:textId="77777777" w:rsidTr="00B500D7">
        <w:trPr>
          <w:trHeight w:val="290"/>
        </w:trPr>
        <w:tc>
          <w:tcPr>
            <w:tcW w:w="838" w:type="pct"/>
            <w:tcBorders>
              <w:top w:val="nil"/>
              <w:left w:val="nil"/>
              <w:bottom w:val="nil"/>
              <w:right w:val="nil"/>
            </w:tcBorders>
            <w:shd w:val="clear" w:color="auto" w:fill="auto"/>
            <w:noWrap/>
            <w:vAlign w:val="bottom"/>
            <w:hideMark/>
          </w:tcPr>
          <w:p w14:paraId="38F8BD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397AEB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BA1E1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26453</w:t>
            </w:r>
          </w:p>
        </w:tc>
        <w:tc>
          <w:tcPr>
            <w:tcW w:w="493" w:type="pct"/>
            <w:tcBorders>
              <w:top w:val="nil"/>
              <w:left w:val="nil"/>
              <w:bottom w:val="nil"/>
              <w:right w:val="nil"/>
            </w:tcBorders>
            <w:shd w:val="clear" w:color="auto" w:fill="auto"/>
            <w:noWrap/>
            <w:vAlign w:val="bottom"/>
            <w:hideMark/>
          </w:tcPr>
          <w:p w14:paraId="4C6461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FFBA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AAE8D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14:paraId="65832C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45485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9B8E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0FBCAB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0E4F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066D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DFD7695" w14:textId="77777777" w:rsidTr="00B500D7">
        <w:trPr>
          <w:trHeight w:val="290"/>
        </w:trPr>
        <w:tc>
          <w:tcPr>
            <w:tcW w:w="838" w:type="pct"/>
            <w:tcBorders>
              <w:top w:val="nil"/>
              <w:left w:val="nil"/>
              <w:bottom w:val="nil"/>
              <w:right w:val="nil"/>
            </w:tcBorders>
            <w:shd w:val="clear" w:color="auto" w:fill="auto"/>
            <w:noWrap/>
            <w:vAlign w:val="bottom"/>
            <w:hideMark/>
          </w:tcPr>
          <w:p w14:paraId="62F2FE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1F0A2D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471A8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8556</w:t>
            </w:r>
          </w:p>
        </w:tc>
        <w:tc>
          <w:tcPr>
            <w:tcW w:w="493" w:type="pct"/>
            <w:tcBorders>
              <w:top w:val="nil"/>
              <w:left w:val="nil"/>
              <w:bottom w:val="nil"/>
              <w:right w:val="nil"/>
            </w:tcBorders>
            <w:shd w:val="clear" w:color="auto" w:fill="auto"/>
            <w:noWrap/>
            <w:vAlign w:val="bottom"/>
            <w:hideMark/>
          </w:tcPr>
          <w:p w14:paraId="775241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AC85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A78E2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w:t>
            </w:r>
          </w:p>
        </w:tc>
        <w:tc>
          <w:tcPr>
            <w:tcW w:w="311" w:type="pct"/>
            <w:tcBorders>
              <w:top w:val="nil"/>
              <w:left w:val="nil"/>
              <w:bottom w:val="nil"/>
              <w:right w:val="nil"/>
            </w:tcBorders>
            <w:shd w:val="clear" w:color="auto" w:fill="auto"/>
            <w:noWrap/>
            <w:vAlign w:val="bottom"/>
            <w:hideMark/>
          </w:tcPr>
          <w:p w14:paraId="6AA254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08BC8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9DB0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6586CF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FE52C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EF72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2398DC8" w14:textId="77777777" w:rsidTr="00B500D7">
        <w:trPr>
          <w:trHeight w:val="290"/>
        </w:trPr>
        <w:tc>
          <w:tcPr>
            <w:tcW w:w="838" w:type="pct"/>
            <w:tcBorders>
              <w:top w:val="nil"/>
              <w:left w:val="nil"/>
              <w:bottom w:val="nil"/>
              <w:right w:val="nil"/>
            </w:tcBorders>
            <w:shd w:val="clear" w:color="auto" w:fill="auto"/>
            <w:noWrap/>
            <w:vAlign w:val="bottom"/>
            <w:hideMark/>
          </w:tcPr>
          <w:p w14:paraId="1FBAFA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632379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2EBD6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23342</w:t>
            </w:r>
          </w:p>
        </w:tc>
        <w:tc>
          <w:tcPr>
            <w:tcW w:w="493" w:type="pct"/>
            <w:tcBorders>
              <w:top w:val="nil"/>
              <w:left w:val="nil"/>
              <w:bottom w:val="nil"/>
              <w:right w:val="nil"/>
            </w:tcBorders>
            <w:shd w:val="clear" w:color="auto" w:fill="auto"/>
            <w:noWrap/>
            <w:vAlign w:val="bottom"/>
            <w:hideMark/>
          </w:tcPr>
          <w:p w14:paraId="0C8897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3428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F00BE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w:t>
            </w:r>
          </w:p>
        </w:tc>
        <w:tc>
          <w:tcPr>
            <w:tcW w:w="311" w:type="pct"/>
            <w:tcBorders>
              <w:top w:val="nil"/>
              <w:left w:val="nil"/>
              <w:bottom w:val="nil"/>
              <w:right w:val="nil"/>
            </w:tcBorders>
            <w:shd w:val="clear" w:color="auto" w:fill="auto"/>
            <w:noWrap/>
            <w:vAlign w:val="bottom"/>
            <w:hideMark/>
          </w:tcPr>
          <w:p w14:paraId="1A9C4F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998D3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6FE02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09BE09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789E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629D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C156B91" w14:textId="77777777" w:rsidTr="00B500D7">
        <w:trPr>
          <w:trHeight w:val="290"/>
        </w:trPr>
        <w:tc>
          <w:tcPr>
            <w:tcW w:w="838" w:type="pct"/>
            <w:tcBorders>
              <w:top w:val="nil"/>
              <w:left w:val="nil"/>
              <w:bottom w:val="nil"/>
              <w:right w:val="nil"/>
            </w:tcBorders>
            <w:shd w:val="clear" w:color="auto" w:fill="auto"/>
            <w:noWrap/>
            <w:vAlign w:val="bottom"/>
            <w:hideMark/>
          </w:tcPr>
          <w:p w14:paraId="3501005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02768C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8E8B4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27886</w:t>
            </w:r>
          </w:p>
        </w:tc>
        <w:tc>
          <w:tcPr>
            <w:tcW w:w="493" w:type="pct"/>
            <w:tcBorders>
              <w:top w:val="nil"/>
              <w:left w:val="nil"/>
              <w:bottom w:val="nil"/>
              <w:right w:val="nil"/>
            </w:tcBorders>
            <w:shd w:val="clear" w:color="auto" w:fill="auto"/>
            <w:noWrap/>
            <w:vAlign w:val="bottom"/>
            <w:hideMark/>
          </w:tcPr>
          <w:p w14:paraId="326FFE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D9187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30464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7A9C7D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076D8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A5DAD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06E352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9EF04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18165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ED193C8" w14:textId="77777777" w:rsidTr="00B500D7">
        <w:trPr>
          <w:trHeight w:val="290"/>
        </w:trPr>
        <w:tc>
          <w:tcPr>
            <w:tcW w:w="838" w:type="pct"/>
            <w:tcBorders>
              <w:top w:val="nil"/>
              <w:left w:val="nil"/>
              <w:bottom w:val="nil"/>
              <w:right w:val="nil"/>
            </w:tcBorders>
            <w:shd w:val="clear" w:color="auto" w:fill="auto"/>
            <w:noWrap/>
            <w:vAlign w:val="bottom"/>
            <w:hideMark/>
          </w:tcPr>
          <w:p w14:paraId="7CCC59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4681AE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807B0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21059</w:t>
            </w:r>
          </w:p>
        </w:tc>
        <w:tc>
          <w:tcPr>
            <w:tcW w:w="493" w:type="pct"/>
            <w:tcBorders>
              <w:top w:val="nil"/>
              <w:left w:val="nil"/>
              <w:bottom w:val="nil"/>
              <w:right w:val="nil"/>
            </w:tcBorders>
            <w:shd w:val="clear" w:color="auto" w:fill="auto"/>
            <w:noWrap/>
            <w:vAlign w:val="bottom"/>
            <w:hideMark/>
          </w:tcPr>
          <w:p w14:paraId="59FEE5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2B62A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179E4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7C3D70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C2434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3F6AB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592FD5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1422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E863C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461D4A3" w14:textId="77777777" w:rsidTr="00B500D7">
        <w:trPr>
          <w:trHeight w:val="290"/>
        </w:trPr>
        <w:tc>
          <w:tcPr>
            <w:tcW w:w="838" w:type="pct"/>
            <w:tcBorders>
              <w:top w:val="nil"/>
              <w:left w:val="nil"/>
              <w:bottom w:val="nil"/>
              <w:right w:val="nil"/>
            </w:tcBorders>
            <w:shd w:val="clear" w:color="auto" w:fill="auto"/>
            <w:noWrap/>
            <w:vAlign w:val="bottom"/>
            <w:hideMark/>
          </w:tcPr>
          <w:p w14:paraId="391F33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7D0D58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41831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7541</w:t>
            </w:r>
          </w:p>
        </w:tc>
        <w:tc>
          <w:tcPr>
            <w:tcW w:w="493" w:type="pct"/>
            <w:tcBorders>
              <w:top w:val="nil"/>
              <w:left w:val="nil"/>
              <w:bottom w:val="nil"/>
              <w:right w:val="nil"/>
            </w:tcBorders>
            <w:shd w:val="clear" w:color="auto" w:fill="auto"/>
            <w:noWrap/>
            <w:vAlign w:val="bottom"/>
            <w:hideMark/>
          </w:tcPr>
          <w:p w14:paraId="2F2123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55599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FED7A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348B99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w:t>
            </w:r>
          </w:p>
        </w:tc>
        <w:tc>
          <w:tcPr>
            <w:tcW w:w="383" w:type="pct"/>
            <w:tcBorders>
              <w:top w:val="nil"/>
              <w:left w:val="nil"/>
              <w:bottom w:val="nil"/>
              <w:right w:val="nil"/>
            </w:tcBorders>
            <w:shd w:val="clear" w:color="auto" w:fill="auto"/>
            <w:noWrap/>
            <w:vAlign w:val="bottom"/>
            <w:hideMark/>
          </w:tcPr>
          <w:p w14:paraId="6A983D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D7053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095242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3D7FB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FD61E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82A2E0B" w14:textId="77777777" w:rsidTr="00B500D7">
        <w:trPr>
          <w:trHeight w:val="290"/>
        </w:trPr>
        <w:tc>
          <w:tcPr>
            <w:tcW w:w="838" w:type="pct"/>
            <w:tcBorders>
              <w:top w:val="nil"/>
              <w:left w:val="nil"/>
              <w:bottom w:val="nil"/>
              <w:right w:val="nil"/>
            </w:tcBorders>
            <w:shd w:val="clear" w:color="auto" w:fill="auto"/>
            <w:noWrap/>
            <w:vAlign w:val="bottom"/>
            <w:hideMark/>
          </w:tcPr>
          <w:p w14:paraId="48275C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29120B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459C7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21734</w:t>
            </w:r>
          </w:p>
        </w:tc>
        <w:tc>
          <w:tcPr>
            <w:tcW w:w="493" w:type="pct"/>
            <w:tcBorders>
              <w:top w:val="nil"/>
              <w:left w:val="nil"/>
              <w:bottom w:val="nil"/>
              <w:right w:val="nil"/>
            </w:tcBorders>
            <w:shd w:val="clear" w:color="auto" w:fill="auto"/>
            <w:noWrap/>
            <w:vAlign w:val="bottom"/>
            <w:hideMark/>
          </w:tcPr>
          <w:p w14:paraId="734751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1E64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30B5B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55BBC0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w:t>
            </w:r>
          </w:p>
        </w:tc>
        <w:tc>
          <w:tcPr>
            <w:tcW w:w="383" w:type="pct"/>
            <w:tcBorders>
              <w:top w:val="nil"/>
              <w:left w:val="nil"/>
              <w:bottom w:val="nil"/>
              <w:right w:val="nil"/>
            </w:tcBorders>
            <w:shd w:val="clear" w:color="auto" w:fill="auto"/>
            <w:noWrap/>
            <w:vAlign w:val="bottom"/>
            <w:hideMark/>
          </w:tcPr>
          <w:p w14:paraId="1ECDC7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76F59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65CA70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23E49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AA648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F4CB692" w14:textId="77777777" w:rsidTr="00B500D7">
        <w:trPr>
          <w:trHeight w:val="290"/>
        </w:trPr>
        <w:tc>
          <w:tcPr>
            <w:tcW w:w="838" w:type="pct"/>
            <w:tcBorders>
              <w:top w:val="nil"/>
              <w:left w:val="nil"/>
              <w:bottom w:val="nil"/>
              <w:right w:val="nil"/>
            </w:tcBorders>
            <w:shd w:val="clear" w:color="auto" w:fill="auto"/>
            <w:noWrap/>
            <w:vAlign w:val="bottom"/>
            <w:hideMark/>
          </w:tcPr>
          <w:p w14:paraId="353559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5AABE7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FD80C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30962</w:t>
            </w:r>
          </w:p>
        </w:tc>
        <w:tc>
          <w:tcPr>
            <w:tcW w:w="493" w:type="pct"/>
            <w:tcBorders>
              <w:top w:val="nil"/>
              <w:left w:val="nil"/>
              <w:bottom w:val="nil"/>
              <w:right w:val="nil"/>
            </w:tcBorders>
            <w:shd w:val="clear" w:color="auto" w:fill="auto"/>
            <w:noWrap/>
            <w:vAlign w:val="bottom"/>
            <w:hideMark/>
          </w:tcPr>
          <w:p w14:paraId="6E5C58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BB72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D2750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14:paraId="083652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w:t>
            </w:r>
          </w:p>
        </w:tc>
        <w:tc>
          <w:tcPr>
            <w:tcW w:w="383" w:type="pct"/>
            <w:tcBorders>
              <w:top w:val="nil"/>
              <w:left w:val="nil"/>
              <w:bottom w:val="nil"/>
              <w:right w:val="nil"/>
            </w:tcBorders>
            <w:shd w:val="clear" w:color="auto" w:fill="auto"/>
            <w:noWrap/>
            <w:vAlign w:val="bottom"/>
            <w:hideMark/>
          </w:tcPr>
          <w:p w14:paraId="2717DF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E830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3BA485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11831</w:t>
            </w:r>
          </w:p>
        </w:tc>
        <w:tc>
          <w:tcPr>
            <w:tcW w:w="311" w:type="pct"/>
            <w:tcBorders>
              <w:top w:val="nil"/>
              <w:left w:val="nil"/>
              <w:bottom w:val="nil"/>
              <w:right w:val="nil"/>
            </w:tcBorders>
            <w:shd w:val="clear" w:color="auto" w:fill="auto"/>
            <w:noWrap/>
            <w:vAlign w:val="bottom"/>
            <w:hideMark/>
          </w:tcPr>
          <w:p w14:paraId="31B2DF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w:t>
            </w:r>
          </w:p>
        </w:tc>
        <w:tc>
          <w:tcPr>
            <w:tcW w:w="420" w:type="pct"/>
            <w:tcBorders>
              <w:top w:val="nil"/>
              <w:left w:val="nil"/>
              <w:bottom w:val="nil"/>
              <w:right w:val="nil"/>
            </w:tcBorders>
            <w:shd w:val="clear" w:color="auto" w:fill="auto"/>
            <w:noWrap/>
            <w:vAlign w:val="bottom"/>
            <w:hideMark/>
          </w:tcPr>
          <w:p w14:paraId="3631CB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FCDD94D" w14:textId="77777777" w:rsidTr="00B500D7">
        <w:trPr>
          <w:trHeight w:val="290"/>
        </w:trPr>
        <w:tc>
          <w:tcPr>
            <w:tcW w:w="838" w:type="pct"/>
            <w:tcBorders>
              <w:top w:val="nil"/>
              <w:left w:val="nil"/>
              <w:bottom w:val="nil"/>
              <w:right w:val="nil"/>
            </w:tcBorders>
            <w:shd w:val="clear" w:color="auto" w:fill="auto"/>
            <w:noWrap/>
            <w:vAlign w:val="bottom"/>
            <w:hideMark/>
          </w:tcPr>
          <w:p w14:paraId="2D04D9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2E1800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9D341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23750</w:t>
            </w:r>
          </w:p>
        </w:tc>
        <w:tc>
          <w:tcPr>
            <w:tcW w:w="493" w:type="pct"/>
            <w:tcBorders>
              <w:top w:val="nil"/>
              <w:left w:val="nil"/>
              <w:bottom w:val="nil"/>
              <w:right w:val="nil"/>
            </w:tcBorders>
            <w:shd w:val="clear" w:color="auto" w:fill="auto"/>
            <w:noWrap/>
            <w:vAlign w:val="bottom"/>
            <w:hideMark/>
          </w:tcPr>
          <w:p w14:paraId="688AC1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E32A0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73E10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14:paraId="530E07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C40CE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3530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3C8B36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13928</w:t>
            </w:r>
          </w:p>
        </w:tc>
        <w:tc>
          <w:tcPr>
            <w:tcW w:w="311" w:type="pct"/>
            <w:tcBorders>
              <w:top w:val="nil"/>
              <w:left w:val="nil"/>
              <w:bottom w:val="nil"/>
              <w:right w:val="nil"/>
            </w:tcBorders>
            <w:shd w:val="clear" w:color="auto" w:fill="auto"/>
            <w:noWrap/>
            <w:vAlign w:val="bottom"/>
            <w:hideMark/>
          </w:tcPr>
          <w:p w14:paraId="43B09A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269</w:t>
            </w:r>
          </w:p>
        </w:tc>
        <w:tc>
          <w:tcPr>
            <w:tcW w:w="420" w:type="pct"/>
            <w:tcBorders>
              <w:top w:val="nil"/>
              <w:left w:val="nil"/>
              <w:bottom w:val="nil"/>
              <w:right w:val="nil"/>
            </w:tcBorders>
            <w:shd w:val="clear" w:color="auto" w:fill="auto"/>
            <w:noWrap/>
            <w:vAlign w:val="bottom"/>
            <w:hideMark/>
          </w:tcPr>
          <w:p w14:paraId="691759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975BE34" w14:textId="77777777" w:rsidTr="00B500D7">
        <w:trPr>
          <w:trHeight w:val="290"/>
        </w:trPr>
        <w:tc>
          <w:tcPr>
            <w:tcW w:w="838" w:type="pct"/>
            <w:tcBorders>
              <w:top w:val="nil"/>
              <w:left w:val="nil"/>
              <w:bottom w:val="nil"/>
              <w:right w:val="nil"/>
            </w:tcBorders>
            <w:shd w:val="clear" w:color="auto" w:fill="auto"/>
            <w:noWrap/>
            <w:vAlign w:val="bottom"/>
            <w:hideMark/>
          </w:tcPr>
          <w:p w14:paraId="571635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0A187A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821C2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7590</w:t>
            </w:r>
          </w:p>
        </w:tc>
        <w:tc>
          <w:tcPr>
            <w:tcW w:w="493" w:type="pct"/>
            <w:tcBorders>
              <w:top w:val="nil"/>
              <w:left w:val="nil"/>
              <w:bottom w:val="nil"/>
              <w:right w:val="nil"/>
            </w:tcBorders>
            <w:shd w:val="clear" w:color="auto" w:fill="auto"/>
            <w:noWrap/>
            <w:vAlign w:val="bottom"/>
            <w:hideMark/>
          </w:tcPr>
          <w:p w14:paraId="7235FF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C91E2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3A696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14:paraId="48EA8D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95528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2FBD1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11B181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3162</w:t>
            </w:r>
          </w:p>
        </w:tc>
        <w:tc>
          <w:tcPr>
            <w:tcW w:w="311" w:type="pct"/>
            <w:tcBorders>
              <w:top w:val="nil"/>
              <w:left w:val="nil"/>
              <w:bottom w:val="nil"/>
              <w:right w:val="nil"/>
            </w:tcBorders>
            <w:shd w:val="clear" w:color="auto" w:fill="auto"/>
            <w:noWrap/>
            <w:vAlign w:val="bottom"/>
            <w:hideMark/>
          </w:tcPr>
          <w:p w14:paraId="61C14C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A8CA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0C9174C" w14:textId="77777777" w:rsidTr="00B500D7">
        <w:trPr>
          <w:trHeight w:val="290"/>
        </w:trPr>
        <w:tc>
          <w:tcPr>
            <w:tcW w:w="838" w:type="pct"/>
            <w:tcBorders>
              <w:top w:val="nil"/>
              <w:left w:val="nil"/>
              <w:bottom w:val="nil"/>
              <w:right w:val="nil"/>
            </w:tcBorders>
            <w:shd w:val="clear" w:color="auto" w:fill="auto"/>
            <w:noWrap/>
            <w:vAlign w:val="bottom"/>
            <w:hideMark/>
          </w:tcPr>
          <w:p w14:paraId="550E7D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27F9075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79B10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15239</w:t>
            </w:r>
          </w:p>
        </w:tc>
        <w:tc>
          <w:tcPr>
            <w:tcW w:w="493" w:type="pct"/>
            <w:tcBorders>
              <w:top w:val="nil"/>
              <w:left w:val="nil"/>
              <w:bottom w:val="nil"/>
              <w:right w:val="nil"/>
            </w:tcBorders>
            <w:shd w:val="clear" w:color="auto" w:fill="auto"/>
            <w:noWrap/>
            <w:vAlign w:val="bottom"/>
            <w:hideMark/>
          </w:tcPr>
          <w:p w14:paraId="32D15F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54551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F5845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14:paraId="286987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7386EC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3D6F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41ECB0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10648</w:t>
            </w:r>
          </w:p>
        </w:tc>
        <w:tc>
          <w:tcPr>
            <w:tcW w:w="311" w:type="pct"/>
            <w:tcBorders>
              <w:top w:val="nil"/>
              <w:left w:val="nil"/>
              <w:bottom w:val="nil"/>
              <w:right w:val="nil"/>
            </w:tcBorders>
            <w:shd w:val="clear" w:color="auto" w:fill="auto"/>
            <w:noWrap/>
            <w:vAlign w:val="bottom"/>
            <w:hideMark/>
          </w:tcPr>
          <w:p w14:paraId="30389D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025D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F614D29" w14:textId="77777777" w:rsidTr="00B500D7">
        <w:trPr>
          <w:trHeight w:val="290"/>
        </w:trPr>
        <w:tc>
          <w:tcPr>
            <w:tcW w:w="838" w:type="pct"/>
            <w:tcBorders>
              <w:top w:val="nil"/>
              <w:left w:val="nil"/>
              <w:bottom w:val="nil"/>
              <w:right w:val="nil"/>
            </w:tcBorders>
            <w:shd w:val="clear" w:color="auto" w:fill="auto"/>
            <w:noWrap/>
            <w:vAlign w:val="bottom"/>
            <w:hideMark/>
          </w:tcPr>
          <w:p w14:paraId="3D8F69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41CB16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7316E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31260</w:t>
            </w:r>
          </w:p>
        </w:tc>
        <w:tc>
          <w:tcPr>
            <w:tcW w:w="493" w:type="pct"/>
            <w:tcBorders>
              <w:top w:val="nil"/>
              <w:left w:val="nil"/>
              <w:bottom w:val="nil"/>
              <w:right w:val="nil"/>
            </w:tcBorders>
            <w:shd w:val="clear" w:color="auto" w:fill="auto"/>
            <w:noWrap/>
            <w:vAlign w:val="bottom"/>
            <w:hideMark/>
          </w:tcPr>
          <w:p w14:paraId="2E611A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4AFF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E2A59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39AEB1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ECF4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67E8B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3FAA9F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17341</w:t>
            </w:r>
          </w:p>
        </w:tc>
        <w:tc>
          <w:tcPr>
            <w:tcW w:w="311" w:type="pct"/>
            <w:tcBorders>
              <w:top w:val="nil"/>
              <w:left w:val="nil"/>
              <w:bottom w:val="nil"/>
              <w:right w:val="nil"/>
            </w:tcBorders>
            <w:shd w:val="clear" w:color="auto" w:fill="auto"/>
            <w:noWrap/>
            <w:vAlign w:val="bottom"/>
            <w:hideMark/>
          </w:tcPr>
          <w:p w14:paraId="0FB35A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w:t>
            </w:r>
          </w:p>
        </w:tc>
        <w:tc>
          <w:tcPr>
            <w:tcW w:w="420" w:type="pct"/>
            <w:tcBorders>
              <w:top w:val="nil"/>
              <w:left w:val="nil"/>
              <w:bottom w:val="nil"/>
              <w:right w:val="nil"/>
            </w:tcBorders>
            <w:shd w:val="clear" w:color="auto" w:fill="auto"/>
            <w:noWrap/>
            <w:vAlign w:val="bottom"/>
            <w:hideMark/>
          </w:tcPr>
          <w:p w14:paraId="6E9E70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9AB5584" w14:textId="77777777" w:rsidTr="00B500D7">
        <w:trPr>
          <w:trHeight w:val="290"/>
        </w:trPr>
        <w:tc>
          <w:tcPr>
            <w:tcW w:w="838" w:type="pct"/>
            <w:tcBorders>
              <w:top w:val="nil"/>
              <w:left w:val="nil"/>
              <w:bottom w:val="nil"/>
              <w:right w:val="nil"/>
            </w:tcBorders>
            <w:shd w:val="clear" w:color="auto" w:fill="auto"/>
            <w:noWrap/>
            <w:vAlign w:val="bottom"/>
            <w:hideMark/>
          </w:tcPr>
          <w:p w14:paraId="62DA01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606628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A3D25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17006</w:t>
            </w:r>
          </w:p>
        </w:tc>
        <w:tc>
          <w:tcPr>
            <w:tcW w:w="493" w:type="pct"/>
            <w:tcBorders>
              <w:top w:val="nil"/>
              <w:left w:val="nil"/>
              <w:bottom w:val="nil"/>
              <w:right w:val="nil"/>
            </w:tcBorders>
            <w:shd w:val="clear" w:color="auto" w:fill="auto"/>
            <w:noWrap/>
            <w:vAlign w:val="bottom"/>
            <w:hideMark/>
          </w:tcPr>
          <w:p w14:paraId="26E4CB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5C84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264C6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0F1E0C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EDC46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8180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0A2EF6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16864</w:t>
            </w:r>
          </w:p>
        </w:tc>
        <w:tc>
          <w:tcPr>
            <w:tcW w:w="311" w:type="pct"/>
            <w:tcBorders>
              <w:top w:val="nil"/>
              <w:left w:val="nil"/>
              <w:bottom w:val="nil"/>
              <w:right w:val="nil"/>
            </w:tcBorders>
            <w:shd w:val="clear" w:color="auto" w:fill="auto"/>
            <w:noWrap/>
            <w:vAlign w:val="bottom"/>
            <w:hideMark/>
          </w:tcPr>
          <w:p w14:paraId="46B077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w:t>
            </w:r>
          </w:p>
        </w:tc>
        <w:tc>
          <w:tcPr>
            <w:tcW w:w="420" w:type="pct"/>
            <w:tcBorders>
              <w:top w:val="nil"/>
              <w:left w:val="nil"/>
              <w:bottom w:val="nil"/>
              <w:right w:val="nil"/>
            </w:tcBorders>
            <w:shd w:val="clear" w:color="auto" w:fill="auto"/>
            <w:noWrap/>
            <w:vAlign w:val="bottom"/>
            <w:hideMark/>
          </w:tcPr>
          <w:p w14:paraId="7AED38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4F1CA11" w14:textId="77777777" w:rsidTr="00B500D7">
        <w:trPr>
          <w:trHeight w:val="290"/>
        </w:trPr>
        <w:tc>
          <w:tcPr>
            <w:tcW w:w="838" w:type="pct"/>
            <w:tcBorders>
              <w:top w:val="nil"/>
              <w:left w:val="nil"/>
              <w:bottom w:val="nil"/>
              <w:right w:val="nil"/>
            </w:tcBorders>
            <w:shd w:val="clear" w:color="auto" w:fill="auto"/>
            <w:noWrap/>
            <w:vAlign w:val="bottom"/>
            <w:hideMark/>
          </w:tcPr>
          <w:p w14:paraId="3CFCA4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432EBE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33EA4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5509</w:t>
            </w:r>
          </w:p>
        </w:tc>
        <w:tc>
          <w:tcPr>
            <w:tcW w:w="493" w:type="pct"/>
            <w:tcBorders>
              <w:top w:val="nil"/>
              <w:left w:val="nil"/>
              <w:bottom w:val="nil"/>
              <w:right w:val="nil"/>
            </w:tcBorders>
            <w:shd w:val="clear" w:color="auto" w:fill="auto"/>
            <w:noWrap/>
            <w:vAlign w:val="bottom"/>
            <w:hideMark/>
          </w:tcPr>
          <w:p w14:paraId="453CE5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3C9B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C27E0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30E1AF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83" w:type="pct"/>
            <w:tcBorders>
              <w:top w:val="nil"/>
              <w:left w:val="nil"/>
              <w:bottom w:val="nil"/>
              <w:right w:val="nil"/>
            </w:tcBorders>
            <w:shd w:val="clear" w:color="auto" w:fill="auto"/>
            <w:noWrap/>
            <w:vAlign w:val="bottom"/>
            <w:hideMark/>
          </w:tcPr>
          <w:p w14:paraId="5D1487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79660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5F0585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2474</w:t>
            </w:r>
          </w:p>
        </w:tc>
        <w:tc>
          <w:tcPr>
            <w:tcW w:w="311" w:type="pct"/>
            <w:tcBorders>
              <w:top w:val="nil"/>
              <w:left w:val="nil"/>
              <w:bottom w:val="nil"/>
              <w:right w:val="nil"/>
            </w:tcBorders>
            <w:shd w:val="clear" w:color="auto" w:fill="auto"/>
            <w:noWrap/>
            <w:vAlign w:val="bottom"/>
            <w:hideMark/>
          </w:tcPr>
          <w:p w14:paraId="71E28C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332A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66CB347" w14:textId="77777777" w:rsidTr="00B500D7">
        <w:trPr>
          <w:trHeight w:val="290"/>
        </w:trPr>
        <w:tc>
          <w:tcPr>
            <w:tcW w:w="838" w:type="pct"/>
            <w:tcBorders>
              <w:top w:val="nil"/>
              <w:left w:val="nil"/>
              <w:bottom w:val="nil"/>
              <w:right w:val="nil"/>
            </w:tcBorders>
            <w:shd w:val="clear" w:color="auto" w:fill="auto"/>
            <w:noWrap/>
            <w:vAlign w:val="bottom"/>
            <w:hideMark/>
          </w:tcPr>
          <w:p w14:paraId="1AE19A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5BF801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4594C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19071</w:t>
            </w:r>
          </w:p>
        </w:tc>
        <w:tc>
          <w:tcPr>
            <w:tcW w:w="493" w:type="pct"/>
            <w:tcBorders>
              <w:top w:val="nil"/>
              <w:left w:val="nil"/>
              <w:bottom w:val="nil"/>
              <w:right w:val="nil"/>
            </w:tcBorders>
            <w:shd w:val="clear" w:color="auto" w:fill="auto"/>
            <w:noWrap/>
            <w:vAlign w:val="bottom"/>
            <w:hideMark/>
          </w:tcPr>
          <w:p w14:paraId="00CBB9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2853B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C50F2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11" w:type="pct"/>
            <w:tcBorders>
              <w:top w:val="nil"/>
              <w:left w:val="nil"/>
              <w:bottom w:val="nil"/>
              <w:right w:val="nil"/>
            </w:tcBorders>
            <w:shd w:val="clear" w:color="auto" w:fill="auto"/>
            <w:noWrap/>
            <w:vAlign w:val="bottom"/>
            <w:hideMark/>
          </w:tcPr>
          <w:p w14:paraId="786CBE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83" w:type="pct"/>
            <w:tcBorders>
              <w:top w:val="nil"/>
              <w:left w:val="nil"/>
              <w:bottom w:val="nil"/>
              <w:right w:val="nil"/>
            </w:tcBorders>
            <w:shd w:val="clear" w:color="auto" w:fill="auto"/>
            <w:noWrap/>
            <w:vAlign w:val="bottom"/>
            <w:hideMark/>
          </w:tcPr>
          <w:p w14:paraId="7EDC63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DFC9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0F414F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5413</w:t>
            </w:r>
          </w:p>
        </w:tc>
        <w:tc>
          <w:tcPr>
            <w:tcW w:w="311" w:type="pct"/>
            <w:tcBorders>
              <w:top w:val="nil"/>
              <w:left w:val="nil"/>
              <w:bottom w:val="nil"/>
              <w:right w:val="nil"/>
            </w:tcBorders>
            <w:shd w:val="clear" w:color="auto" w:fill="auto"/>
            <w:noWrap/>
            <w:vAlign w:val="bottom"/>
            <w:hideMark/>
          </w:tcPr>
          <w:p w14:paraId="57815C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8D09E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75EFE56" w14:textId="77777777" w:rsidTr="00B500D7">
        <w:trPr>
          <w:trHeight w:val="290"/>
        </w:trPr>
        <w:tc>
          <w:tcPr>
            <w:tcW w:w="838" w:type="pct"/>
            <w:tcBorders>
              <w:top w:val="nil"/>
              <w:left w:val="nil"/>
              <w:bottom w:val="nil"/>
              <w:right w:val="nil"/>
            </w:tcBorders>
            <w:shd w:val="clear" w:color="auto" w:fill="auto"/>
            <w:noWrap/>
            <w:vAlign w:val="bottom"/>
            <w:hideMark/>
          </w:tcPr>
          <w:p w14:paraId="632656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50D05C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46D7D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28378</w:t>
            </w:r>
          </w:p>
        </w:tc>
        <w:tc>
          <w:tcPr>
            <w:tcW w:w="493" w:type="pct"/>
            <w:tcBorders>
              <w:top w:val="nil"/>
              <w:left w:val="nil"/>
              <w:bottom w:val="nil"/>
              <w:right w:val="nil"/>
            </w:tcBorders>
            <w:shd w:val="clear" w:color="auto" w:fill="auto"/>
            <w:noWrap/>
            <w:vAlign w:val="bottom"/>
            <w:hideMark/>
          </w:tcPr>
          <w:p w14:paraId="577165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45D89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376B8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w:t>
            </w:r>
          </w:p>
        </w:tc>
        <w:tc>
          <w:tcPr>
            <w:tcW w:w="311" w:type="pct"/>
            <w:tcBorders>
              <w:top w:val="nil"/>
              <w:left w:val="nil"/>
              <w:bottom w:val="nil"/>
              <w:right w:val="nil"/>
            </w:tcBorders>
            <w:shd w:val="clear" w:color="auto" w:fill="auto"/>
            <w:noWrap/>
            <w:vAlign w:val="bottom"/>
            <w:hideMark/>
          </w:tcPr>
          <w:p w14:paraId="7C953C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4EF4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3F5EA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6C3F42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15789</w:t>
            </w:r>
          </w:p>
        </w:tc>
        <w:tc>
          <w:tcPr>
            <w:tcW w:w="311" w:type="pct"/>
            <w:tcBorders>
              <w:top w:val="nil"/>
              <w:left w:val="nil"/>
              <w:bottom w:val="nil"/>
              <w:right w:val="nil"/>
            </w:tcBorders>
            <w:shd w:val="clear" w:color="auto" w:fill="auto"/>
            <w:noWrap/>
            <w:vAlign w:val="bottom"/>
            <w:hideMark/>
          </w:tcPr>
          <w:p w14:paraId="51F74B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w:t>
            </w:r>
          </w:p>
        </w:tc>
        <w:tc>
          <w:tcPr>
            <w:tcW w:w="420" w:type="pct"/>
            <w:tcBorders>
              <w:top w:val="nil"/>
              <w:left w:val="nil"/>
              <w:bottom w:val="nil"/>
              <w:right w:val="nil"/>
            </w:tcBorders>
            <w:shd w:val="clear" w:color="auto" w:fill="auto"/>
            <w:noWrap/>
            <w:vAlign w:val="bottom"/>
            <w:hideMark/>
          </w:tcPr>
          <w:p w14:paraId="171839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8F717B5" w14:textId="77777777" w:rsidTr="00B500D7">
        <w:trPr>
          <w:trHeight w:val="290"/>
        </w:trPr>
        <w:tc>
          <w:tcPr>
            <w:tcW w:w="838" w:type="pct"/>
            <w:tcBorders>
              <w:top w:val="nil"/>
              <w:left w:val="nil"/>
              <w:bottom w:val="nil"/>
              <w:right w:val="nil"/>
            </w:tcBorders>
            <w:shd w:val="clear" w:color="auto" w:fill="auto"/>
            <w:noWrap/>
            <w:vAlign w:val="bottom"/>
            <w:hideMark/>
          </w:tcPr>
          <w:p w14:paraId="324FDB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3CA552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D5E13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16626</w:t>
            </w:r>
          </w:p>
        </w:tc>
        <w:tc>
          <w:tcPr>
            <w:tcW w:w="493" w:type="pct"/>
            <w:tcBorders>
              <w:top w:val="nil"/>
              <w:left w:val="nil"/>
              <w:bottom w:val="nil"/>
              <w:right w:val="nil"/>
            </w:tcBorders>
            <w:shd w:val="clear" w:color="auto" w:fill="auto"/>
            <w:noWrap/>
            <w:vAlign w:val="bottom"/>
            <w:hideMark/>
          </w:tcPr>
          <w:p w14:paraId="0D0F47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E4813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E0E3C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w:t>
            </w:r>
          </w:p>
        </w:tc>
        <w:tc>
          <w:tcPr>
            <w:tcW w:w="311" w:type="pct"/>
            <w:tcBorders>
              <w:top w:val="nil"/>
              <w:left w:val="nil"/>
              <w:bottom w:val="nil"/>
              <w:right w:val="nil"/>
            </w:tcBorders>
            <w:shd w:val="clear" w:color="auto" w:fill="auto"/>
            <w:noWrap/>
            <w:vAlign w:val="bottom"/>
            <w:hideMark/>
          </w:tcPr>
          <w:p w14:paraId="134113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9F41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2A977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6A5592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17850</w:t>
            </w:r>
          </w:p>
        </w:tc>
        <w:tc>
          <w:tcPr>
            <w:tcW w:w="311" w:type="pct"/>
            <w:tcBorders>
              <w:top w:val="nil"/>
              <w:left w:val="nil"/>
              <w:bottom w:val="nil"/>
              <w:right w:val="nil"/>
            </w:tcBorders>
            <w:shd w:val="clear" w:color="auto" w:fill="auto"/>
            <w:noWrap/>
            <w:vAlign w:val="bottom"/>
            <w:hideMark/>
          </w:tcPr>
          <w:p w14:paraId="6FF1EA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424</w:t>
            </w:r>
          </w:p>
        </w:tc>
        <w:tc>
          <w:tcPr>
            <w:tcW w:w="420" w:type="pct"/>
            <w:tcBorders>
              <w:top w:val="nil"/>
              <w:left w:val="nil"/>
              <w:bottom w:val="nil"/>
              <w:right w:val="nil"/>
            </w:tcBorders>
            <w:shd w:val="clear" w:color="auto" w:fill="auto"/>
            <w:noWrap/>
            <w:vAlign w:val="bottom"/>
            <w:hideMark/>
          </w:tcPr>
          <w:p w14:paraId="2EB88C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A745967" w14:textId="77777777" w:rsidTr="00B500D7">
        <w:trPr>
          <w:trHeight w:val="290"/>
        </w:trPr>
        <w:tc>
          <w:tcPr>
            <w:tcW w:w="838" w:type="pct"/>
            <w:tcBorders>
              <w:top w:val="nil"/>
              <w:left w:val="nil"/>
              <w:bottom w:val="nil"/>
              <w:right w:val="nil"/>
            </w:tcBorders>
            <w:shd w:val="clear" w:color="auto" w:fill="auto"/>
            <w:noWrap/>
            <w:vAlign w:val="bottom"/>
            <w:hideMark/>
          </w:tcPr>
          <w:p w14:paraId="3A556F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7A978F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35AC7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4813</w:t>
            </w:r>
          </w:p>
        </w:tc>
        <w:tc>
          <w:tcPr>
            <w:tcW w:w="493" w:type="pct"/>
            <w:tcBorders>
              <w:top w:val="nil"/>
              <w:left w:val="nil"/>
              <w:bottom w:val="nil"/>
              <w:right w:val="nil"/>
            </w:tcBorders>
            <w:shd w:val="clear" w:color="auto" w:fill="auto"/>
            <w:noWrap/>
            <w:vAlign w:val="bottom"/>
            <w:hideMark/>
          </w:tcPr>
          <w:p w14:paraId="6C96AE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B08E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F6830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14:paraId="0B0D27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C2B4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28DAC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200F24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4441</w:t>
            </w:r>
          </w:p>
        </w:tc>
        <w:tc>
          <w:tcPr>
            <w:tcW w:w="311" w:type="pct"/>
            <w:tcBorders>
              <w:top w:val="nil"/>
              <w:left w:val="nil"/>
              <w:bottom w:val="nil"/>
              <w:right w:val="nil"/>
            </w:tcBorders>
            <w:shd w:val="clear" w:color="auto" w:fill="auto"/>
            <w:noWrap/>
            <w:vAlign w:val="bottom"/>
            <w:hideMark/>
          </w:tcPr>
          <w:p w14:paraId="7FF452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B0F71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9393ACD" w14:textId="77777777" w:rsidTr="00B500D7">
        <w:trPr>
          <w:trHeight w:val="290"/>
        </w:trPr>
        <w:tc>
          <w:tcPr>
            <w:tcW w:w="838" w:type="pct"/>
            <w:tcBorders>
              <w:top w:val="nil"/>
              <w:left w:val="nil"/>
              <w:bottom w:val="nil"/>
              <w:right w:val="nil"/>
            </w:tcBorders>
            <w:shd w:val="clear" w:color="auto" w:fill="auto"/>
            <w:noWrap/>
            <w:vAlign w:val="bottom"/>
            <w:hideMark/>
          </w:tcPr>
          <w:p w14:paraId="5C96B0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1C081B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E2173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15686</w:t>
            </w:r>
          </w:p>
        </w:tc>
        <w:tc>
          <w:tcPr>
            <w:tcW w:w="493" w:type="pct"/>
            <w:tcBorders>
              <w:top w:val="nil"/>
              <w:left w:val="nil"/>
              <w:bottom w:val="nil"/>
              <w:right w:val="nil"/>
            </w:tcBorders>
            <w:shd w:val="clear" w:color="auto" w:fill="auto"/>
            <w:noWrap/>
            <w:vAlign w:val="bottom"/>
            <w:hideMark/>
          </w:tcPr>
          <w:p w14:paraId="645618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007D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BD00C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14:paraId="278072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B72F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FA2C5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026F8C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4450</w:t>
            </w:r>
          </w:p>
        </w:tc>
        <w:tc>
          <w:tcPr>
            <w:tcW w:w="311" w:type="pct"/>
            <w:tcBorders>
              <w:top w:val="nil"/>
              <w:left w:val="nil"/>
              <w:bottom w:val="nil"/>
              <w:right w:val="nil"/>
            </w:tcBorders>
            <w:shd w:val="clear" w:color="auto" w:fill="auto"/>
            <w:noWrap/>
            <w:vAlign w:val="bottom"/>
            <w:hideMark/>
          </w:tcPr>
          <w:p w14:paraId="0C7663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4DCE4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99E7ED4" w14:textId="77777777" w:rsidTr="00B500D7">
        <w:trPr>
          <w:trHeight w:val="290"/>
        </w:trPr>
        <w:tc>
          <w:tcPr>
            <w:tcW w:w="838" w:type="pct"/>
            <w:tcBorders>
              <w:top w:val="nil"/>
              <w:left w:val="nil"/>
              <w:bottom w:val="nil"/>
              <w:right w:val="nil"/>
            </w:tcBorders>
            <w:shd w:val="clear" w:color="auto" w:fill="auto"/>
            <w:noWrap/>
            <w:vAlign w:val="bottom"/>
            <w:hideMark/>
          </w:tcPr>
          <w:p w14:paraId="439194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42FC4D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4478D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93" w:type="pct"/>
            <w:tcBorders>
              <w:top w:val="nil"/>
              <w:left w:val="nil"/>
              <w:bottom w:val="nil"/>
              <w:right w:val="nil"/>
            </w:tcBorders>
            <w:shd w:val="clear" w:color="auto" w:fill="auto"/>
            <w:noWrap/>
            <w:vAlign w:val="bottom"/>
            <w:hideMark/>
          </w:tcPr>
          <w:p w14:paraId="28128E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F357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47FA7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14:paraId="003CA7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0366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76FB0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22C3F5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16332</w:t>
            </w:r>
          </w:p>
        </w:tc>
        <w:tc>
          <w:tcPr>
            <w:tcW w:w="311" w:type="pct"/>
            <w:tcBorders>
              <w:top w:val="nil"/>
              <w:left w:val="nil"/>
              <w:bottom w:val="nil"/>
              <w:right w:val="nil"/>
            </w:tcBorders>
            <w:shd w:val="clear" w:color="auto" w:fill="auto"/>
            <w:noWrap/>
            <w:vAlign w:val="bottom"/>
            <w:hideMark/>
          </w:tcPr>
          <w:p w14:paraId="52B93B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w:t>
            </w:r>
          </w:p>
        </w:tc>
        <w:tc>
          <w:tcPr>
            <w:tcW w:w="420" w:type="pct"/>
            <w:tcBorders>
              <w:top w:val="nil"/>
              <w:left w:val="nil"/>
              <w:bottom w:val="nil"/>
              <w:right w:val="nil"/>
            </w:tcBorders>
            <w:shd w:val="clear" w:color="auto" w:fill="auto"/>
            <w:noWrap/>
            <w:vAlign w:val="bottom"/>
            <w:hideMark/>
          </w:tcPr>
          <w:p w14:paraId="272C4D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3C9E88A" w14:textId="77777777" w:rsidTr="00B500D7">
        <w:trPr>
          <w:trHeight w:val="290"/>
        </w:trPr>
        <w:tc>
          <w:tcPr>
            <w:tcW w:w="838" w:type="pct"/>
            <w:tcBorders>
              <w:top w:val="nil"/>
              <w:left w:val="nil"/>
              <w:bottom w:val="nil"/>
              <w:right w:val="nil"/>
            </w:tcBorders>
            <w:shd w:val="clear" w:color="auto" w:fill="auto"/>
            <w:noWrap/>
            <w:vAlign w:val="bottom"/>
            <w:hideMark/>
          </w:tcPr>
          <w:p w14:paraId="00746E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0DC0C6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78DC7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15843</w:t>
            </w:r>
          </w:p>
        </w:tc>
        <w:tc>
          <w:tcPr>
            <w:tcW w:w="493" w:type="pct"/>
            <w:tcBorders>
              <w:top w:val="nil"/>
              <w:left w:val="nil"/>
              <w:bottom w:val="nil"/>
              <w:right w:val="nil"/>
            </w:tcBorders>
            <w:shd w:val="clear" w:color="auto" w:fill="auto"/>
            <w:noWrap/>
            <w:vAlign w:val="bottom"/>
            <w:hideMark/>
          </w:tcPr>
          <w:p w14:paraId="5533C1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D9485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5C9CC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14:paraId="29C3F1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1976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4EB4F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4264FE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13714</w:t>
            </w:r>
          </w:p>
        </w:tc>
        <w:tc>
          <w:tcPr>
            <w:tcW w:w="311" w:type="pct"/>
            <w:tcBorders>
              <w:top w:val="nil"/>
              <w:left w:val="nil"/>
              <w:bottom w:val="nil"/>
              <w:right w:val="nil"/>
            </w:tcBorders>
            <w:shd w:val="clear" w:color="auto" w:fill="auto"/>
            <w:noWrap/>
            <w:vAlign w:val="bottom"/>
            <w:hideMark/>
          </w:tcPr>
          <w:p w14:paraId="3774F3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426</w:t>
            </w:r>
          </w:p>
        </w:tc>
        <w:tc>
          <w:tcPr>
            <w:tcW w:w="420" w:type="pct"/>
            <w:tcBorders>
              <w:top w:val="nil"/>
              <w:left w:val="nil"/>
              <w:bottom w:val="nil"/>
              <w:right w:val="nil"/>
            </w:tcBorders>
            <w:shd w:val="clear" w:color="auto" w:fill="auto"/>
            <w:noWrap/>
            <w:vAlign w:val="bottom"/>
            <w:hideMark/>
          </w:tcPr>
          <w:p w14:paraId="1CA3D2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54370DE" w14:textId="77777777" w:rsidTr="00B500D7">
        <w:trPr>
          <w:trHeight w:val="290"/>
        </w:trPr>
        <w:tc>
          <w:tcPr>
            <w:tcW w:w="838" w:type="pct"/>
            <w:tcBorders>
              <w:top w:val="nil"/>
              <w:left w:val="nil"/>
              <w:bottom w:val="nil"/>
              <w:right w:val="nil"/>
            </w:tcBorders>
            <w:shd w:val="clear" w:color="auto" w:fill="auto"/>
            <w:noWrap/>
            <w:vAlign w:val="bottom"/>
            <w:hideMark/>
          </w:tcPr>
          <w:p w14:paraId="03EADD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64333E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CEC79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6029</w:t>
            </w:r>
          </w:p>
        </w:tc>
        <w:tc>
          <w:tcPr>
            <w:tcW w:w="493" w:type="pct"/>
            <w:tcBorders>
              <w:top w:val="nil"/>
              <w:left w:val="nil"/>
              <w:bottom w:val="nil"/>
              <w:right w:val="nil"/>
            </w:tcBorders>
            <w:shd w:val="clear" w:color="auto" w:fill="auto"/>
            <w:noWrap/>
            <w:vAlign w:val="bottom"/>
            <w:hideMark/>
          </w:tcPr>
          <w:p w14:paraId="36EFF7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EE958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9055A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14:paraId="6D5CC2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A7F6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8A0A4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05D14C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4393</w:t>
            </w:r>
          </w:p>
        </w:tc>
        <w:tc>
          <w:tcPr>
            <w:tcW w:w="311" w:type="pct"/>
            <w:tcBorders>
              <w:top w:val="nil"/>
              <w:left w:val="nil"/>
              <w:bottom w:val="nil"/>
              <w:right w:val="nil"/>
            </w:tcBorders>
            <w:shd w:val="clear" w:color="auto" w:fill="auto"/>
            <w:noWrap/>
            <w:vAlign w:val="bottom"/>
            <w:hideMark/>
          </w:tcPr>
          <w:p w14:paraId="498124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50B5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F9844F6" w14:textId="77777777" w:rsidTr="00B500D7">
        <w:trPr>
          <w:trHeight w:val="290"/>
        </w:trPr>
        <w:tc>
          <w:tcPr>
            <w:tcW w:w="838" w:type="pct"/>
            <w:tcBorders>
              <w:top w:val="nil"/>
              <w:left w:val="nil"/>
              <w:bottom w:val="nil"/>
              <w:right w:val="nil"/>
            </w:tcBorders>
            <w:shd w:val="clear" w:color="auto" w:fill="auto"/>
            <w:noWrap/>
            <w:vAlign w:val="bottom"/>
            <w:hideMark/>
          </w:tcPr>
          <w:p w14:paraId="074DAF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4A4B98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134E3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18573</w:t>
            </w:r>
          </w:p>
        </w:tc>
        <w:tc>
          <w:tcPr>
            <w:tcW w:w="493" w:type="pct"/>
            <w:tcBorders>
              <w:top w:val="nil"/>
              <w:left w:val="nil"/>
              <w:bottom w:val="nil"/>
              <w:right w:val="nil"/>
            </w:tcBorders>
            <w:shd w:val="clear" w:color="auto" w:fill="auto"/>
            <w:noWrap/>
            <w:vAlign w:val="bottom"/>
            <w:hideMark/>
          </w:tcPr>
          <w:p w14:paraId="750897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5B034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3D131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14:paraId="7B6D62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E581A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FEFD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454CD1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11325</w:t>
            </w:r>
          </w:p>
        </w:tc>
        <w:tc>
          <w:tcPr>
            <w:tcW w:w="311" w:type="pct"/>
            <w:tcBorders>
              <w:top w:val="nil"/>
              <w:left w:val="nil"/>
              <w:bottom w:val="nil"/>
              <w:right w:val="nil"/>
            </w:tcBorders>
            <w:shd w:val="clear" w:color="auto" w:fill="auto"/>
            <w:noWrap/>
            <w:vAlign w:val="bottom"/>
            <w:hideMark/>
          </w:tcPr>
          <w:p w14:paraId="2F01AD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E640E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34939D6" w14:textId="77777777" w:rsidTr="00B500D7">
        <w:trPr>
          <w:trHeight w:val="290"/>
        </w:trPr>
        <w:tc>
          <w:tcPr>
            <w:tcW w:w="838" w:type="pct"/>
            <w:tcBorders>
              <w:top w:val="nil"/>
              <w:left w:val="nil"/>
              <w:bottom w:val="nil"/>
              <w:right w:val="nil"/>
            </w:tcBorders>
            <w:shd w:val="clear" w:color="auto" w:fill="auto"/>
            <w:noWrap/>
            <w:vAlign w:val="bottom"/>
            <w:hideMark/>
          </w:tcPr>
          <w:p w14:paraId="5F9A42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3BEE28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A9602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27538</w:t>
            </w:r>
          </w:p>
        </w:tc>
        <w:tc>
          <w:tcPr>
            <w:tcW w:w="493" w:type="pct"/>
            <w:tcBorders>
              <w:top w:val="nil"/>
              <w:left w:val="nil"/>
              <w:bottom w:val="nil"/>
              <w:right w:val="nil"/>
            </w:tcBorders>
            <w:shd w:val="clear" w:color="auto" w:fill="auto"/>
            <w:noWrap/>
            <w:vAlign w:val="bottom"/>
            <w:hideMark/>
          </w:tcPr>
          <w:p w14:paraId="27DEAC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249CD0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EF76E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14:paraId="6549BC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8C183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2E7CB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616909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16659</w:t>
            </w:r>
          </w:p>
        </w:tc>
        <w:tc>
          <w:tcPr>
            <w:tcW w:w="311" w:type="pct"/>
            <w:tcBorders>
              <w:top w:val="nil"/>
              <w:left w:val="nil"/>
              <w:bottom w:val="nil"/>
              <w:right w:val="nil"/>
            </w:tcBorders>
            <w:shd w:val="clear" w:color="auto" w:fill="auto"/>
            <w:noWrap/>
            <w:vAlign w:val="bottom"/>
            <w:hideMark/>
          </w:tcPr>
          <w:p w14:paraId="15B0BD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w:t>
            </w:r>
          </w:p>
        </w:tc>
        <w:tc>
          <w:tcPr>
            <w:tcW w:w="420" w:type="pct"/>
            <w:tcBorders>
              <w:top w:val="nil"/>
              <w:left w:val="nil"/>
              <w:bottom w:val="nil"/>
              <w:right w:val="nil"/>
            </w:tcBorders>
            <w:shd w:val="clear" w:color="auto" w:fill="auto"/>
            <w:noWrap/>
            <w:vAlign w:val="bottom"/>
            <w:hideMark/>
          </w:tcPr>
          <w:p w14:paraId="385801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DE1CF04" w14:textId="77777777" w:rsidTr="00B500D7">
        <w:trPr>
          <w:trHeight w:val="290"/>
        </w:trPr>
        <w:tc>
          <w:tcPr>
            <w:tcW w:w="838" w:type="pct"/>
            <w:tcBorders>
              <w:top w:val="nil"/>
              <w:left w:val="nil"/>
              <w:bottom w:val="nil"/>
              <w:right w:val="nil"/>
            </w:tcBorders>
            <w:shd w:val="clear" w:color="auto" w:fill="auto"/>
            <w:noWrap/>
            <w:vAlign w:val="bottom"/>
            <w:hideMark/>
          </w:tcPr>
          <w:p w14:paraId="4B3C9A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6F11AF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4869D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14112</w:t>
            </w:r>
          </w:p>
        </w:tc>
        <w:tc>
          <w:tcPr>
            <w:tcW w:w="493" w:type="pct"/>
            <w:tcBorders>
              <w:top w:val="nil"/>
              <w:left w:val="nil"/>
              <w:bottom w:val="nil"/>
              <w:right w:val="nil"/>
            </w:tcBorders>
            <w:shd w:val="clear" w:color="auto" w:fill="auto"/>
            <w:noWrap/>
            <w:vAlign w:val="bottom"/>
            <w:hideMark/>
          </w:tcPr>
          <w:p w14:paraId="0B4447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557602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B4744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14:paraId="68251B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A15A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0BAD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61FCCE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17268</w:t>
            </w:r>
          </w:p>
        </w:tc>
        <w:tc>
          <w:tcPr>
            <w:tcW w:w="311" w:type="pct"/>
            <w:tcBorders>
              <w:top w:val="nil"/>
              <w:left w:val="nil"/>
              <w:bottom w:val="nil"/>
              <w:right w:val="nil"/>
            </w:tcBorders>
            <w:shd w:val="clear" w:color="auto" w:fill="auto"/>
            <w:noWrap/>
            <w:vAlign w:val="bottom"/>
            <w:hideMark/>
          </w:tcPr>
          <w:p w14:paraId="3A809D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415</w:t>
            </w:r>
          </w:p>
        </w:tc>
        <w:tc>
          <w:tcPr>
            <w:tcW w:w="420" w:type="pct"/>
            <w:tcBorders>
              <w:top w:val="nil"/>
              <w:left w:val="nil"/>
              <w:bottom w:val="nil"/>
              <w:right w:val="nil"/>
            </w:tcBorders>
            <w:shd w:val="clear" w:color="auto" w:fill="auto"/>
            <w:noWrap/>
            <w:vAlign w:val="bottom"/>
            <w:hideMark/>
          </w:tcPr>
          <w:p w14:paraId="7316D4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EA80537" w14:textId="77777777" w:rsidTr="00B500D7">
        <w:trPr>
          <w:trHeight w:val="290"/>
        </w:trPr>
        <w:tc>
          <w:tcPr>
            <w:tcW w:w="838" w:type="pct"/>
            <w:tcBorders>
              <w:top w:val="nil"/>
              <w:left w:val="nil"/>
              <w:bottom w:val="nil"/>
              <w:right w:val="nil"/>
            </w:tcBorders>
            <w:shd w:val="clear" w:color="auto" w:fill="auto"/>
            <w:noWrap/>
            <w:vAlign w:val="bottom"/>
            <w:hideMark/>
          </w:tcPr>
          <w:p w14:paraId="6ACFBA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3E44B9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D82A6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7651</w:t>
            </w:r>
          </w:p>
        </w:tc>
        <w:tc>
          <w:tcPr>
            <w:tcW w:w="493" w:type="pct"/>
            <w:tcBorders>
              <w:top w:val="nil"/>
              <w:left w:val="nil"/>
              <w:bottom w:val="nil"/>
              <w:right w:val="nil"/>
            </w:tcBorders>
            <w:shd w:val="clear" w:color="auto" w:fill="auto"/>
            <w:noWrap/>
            <w:vAlign w:val="bottom"/>
            <w:hideMark/>
          </w:tcPr>
          <w:p w14:paraId="48434A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589844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4907E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795</w:t>
            </w:r>
          </w:p>
        </w:tc>
        <w:tc>
          <w:tcPr>
            <w:tcW w:w="311" w:type="pct"/>
            <w:tcBorders>
              <w:top w:val="nil"/>
              <w:left w:val="nil"/>
              <w:bottom w:val="nil"/>
              <w:right w:val="nil"/>
            </w:tcBorders>
            <w:shd w:val="clear" w:color="auto" w:fill="auto"/>
            <w:noWrap/>
            <w:vAlign w:val="bottom"/>
            <w:hideMark/>
          </w:tcPr>
          <w:p w14:paraId="165BE2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158B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9790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009C62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3447</w:t>
            </w:r>
          </w:p>
        </w:tc>
        <w:tc>
          <w:tcPr>
            <w:tcW w:w="311" w:type="pct"/>
            <w:tcBorders>
              <w:top w:val="nil"/>
              <w:left w:val="nil"/>
              <w:bottom w:val="nil"/>
              <w:right w:val="nil"/>
            </w:tcBorders>
            <w:shd w:val="clear" w:color="auto" w:fill="auto"/>
            <w:noWrap/>
            <w:vAlign w:val="bottom"/>
            <w:hideMark/>
          </w:tcPr>
          <w:p w14:paraId="0A6EF2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541B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E47C382" w14:textId="77777777" w:rsidTr="00B500D7">
        <w:trPr>
          <w:trHeight w:val="290"/>
        </w:trPr>
        <w:tc>
          <w:tcPr>
            <w:tcW w:w="838" w:type="pct"/>
            <w:tcBorders>
              <w:top w:val="nil"/>
              <w:left w:val="nil"/>
              <w:bottom w:val="nil"/>
              <w:right w:val="nil"/>
            </w:tcBorders>
            <w:shd w:val="clear" w:color="auto" w:fill="auto"/>
            <w:noWrap/>
            <w:vAlign w:val="bottom"/>
            <w:hideMark/>
          </w:tcPr>
          <w:p w14:paraId="0EDD05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503ABF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8D74B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21135</w:t>
            </w:r>
          </w:p>
        </w:tc>
        <w:tc>
          <w:tcPr>
            <w:tcW w:w="493" w:type="pct"/>
            <w:tcBorders>
              <w:top w:val="nil"/>
              <w:left w:val="nil"/>
              <w:bottom w:val="nil"/>
              <w:right w:val="nil"/>
            </w:tcBorders>
            <w:shd w:val="clear" w:color="auto" w:fill="auto"/>
            <w:noWrap/>
            <w:vAlign w:val="bottom"/>
            <w:hideMark/>
          </w:tcPr>
          <w:p w14:paraId="766DB6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6A0222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EFC41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791</w:t>
            </w:r>
          </w:p>
        </w:tc>
        <w:tc>
          <w:tcPr>
            <w:tcW w:w="311" w:type="pct"/>
            <w:tcBorders>
              <w:top w:val="nil"/>
              <w:left w:val="nil"/>
              <w:bottom w:val="nil"/>
              <w:right w:val="nil"/>
            </w:tcBorders>
            <w:shd w:val="clear" w:color="auto" w:fill="auto"/>
            <w:noWrap/>
            <w:vAlign w:val="bottom"/>
            <w:hideMark/>
          </w:tcPr>
          <w:p w14:paraId="5E7BAA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4C91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982B7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46C382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w:t>
            </w:r>
          </w:p>
        </w:tc>
        <w:tc>
          <w:tcPr>
            <w:tcW w:w="311" w:type="pct"/>
            <w:tcBorders>
              <w:top w:val="nil"/>
              <w:left w:val="nil"/>
              <w:bottom w:val="nil"/>
              <w:right w:val="nil"/>
            </w:tcBorders>
            <w:shd w:val="clear" w:color="auto" w:fill="auto"/>
            <w:noWrap/>
            <w:vAlign w:val="bottom"/>
            <w:hideMark/>
          </w:tcPr>
          <w:p w14:paraId="556F61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CF92D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94A564C" w14:textId="77777777" w:rsidTr="00B500D7">
        <w:trPr>
          <w:trHeight w:val="290"/>
        </w:trPr>
        <w:tc>
          <w:tcPr>
            <w:tcW w:w="838" w:type="pct"/>
            <w:tcBorders>
              <w:top w:val="nil"/>
              <w:left w:val="nil"/>
              <w:bottom w:val="nil"/>
              <w:right w:val="nil"/>
            </w:tcBorders>
            <w:shd w:val="clear" w:color="auto" w:fill="auto"/>
            <w:noWrap/>
            <w:vAlign w:val="bottom"/>
            <w:hideMark/>
          </w:tcPr>
          <w:p w14:paraId="522445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547B6E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E53BA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24407</w:t>
            </w:r>
          </w:p>
        </w:tc>
        <w:tc>
          <w:tcPr>
            <w:tcW w:w="493" w:type="pct"/>
            <w:tcBorders>
              <w:top w:val="nil"/>
              <w:left w:val="nil"/>
              <w:bottom w:val="nil"/>
              <w:right w:val="nil"/>
            </w:tcBorders>
            <w:shd w:val="clear" w:color="auto" w:fill="auto"/>
            <w:noWrap/>
            <w:vAlign w:val="bottom"/>
            <w:hideMark/>
          </w:tcPr>
          <w:p w14:paraId="0D296D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095C6D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9CF5E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w:t>
            </w:r>
          </w:p>
        </w:tc>
        <w:tc>
          <w:tcPr>
            <w:tcW w:w="311" w:type="pct"/>
            <w:tcBorders>
              <w:top w:val="nil"/>
              <w:left w:val="nil"/>
              <w:bottom w:val="nil"/>
              <w:right w:val="nil"/>
            </w:tcBorders>
            <w:shd w:val="clear" w:color="auto" w:fill="auto"/>
            <w:noWrap/>
            <w:vAlign w:val="bottom"/>
            <w:hideMark/>
          </w:tcPr>
          <w:p w14:paraId="63771C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6B8966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2550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5F8E9D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1597</w:t>
            </w:r>
          </w:p>
        </w:tc>
        <w:tc>
          <w:tcPr>
            <w:tcW w:w="311" w:type="pct"/>
            <w:tcBorders>
              <w:top w:val="nil"/>
              <w:left w:val="nil"/>
              <w:bottom w:val="nil"/>
              <w:right w:val="nil"/>
            </w:tcBorders>
            <w:shd w:val="clear" w:color="auto" w:fill="auto"/>
            <w:noWrap/>
            <w:vAlign w:val="bottom"/>
            <w:hideMark/>
          </w:tcPr>
          <w:p w14:paraId="7D452D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w:t>
            </w:r>
          </w:p>
        </w:tc>
        <w:tc>
          <w:tcPr>
            <w:tcW w:w="420" w:type="pct"/>
            <w:tcBorders>
              <w:top w:val="nil"/>
              <w:left w:val="nil"/>
              <w:bottom w:val="nil"/>
              <w:right w:val="nil"/>
            </w:tcBorders>
            <w:shd w:val="clear" w:color="auto" w:fill="auto"/>
            <w:noWrap/>
            <w:vAlign w:val="bottom"/>
            <w:hideMark/>
          </w:tcPr>
          <w:p w14:paraId="61DF29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D038643" w14:textId="77777777" w:rsidTr="00B500D7">
        <w:trPr>
          <w:trHeight w:val="290"/>
        </w:trPr>
        <w:tc>
          <w:tcPr>
            <w:tcW w:w="838" w:type="pct"/>
            <w:tcBorders>
              <w:top w:val="nil"/>
              <w:left w:val="nil"/>
              <w:bottom w:val="nil"/>
              <w:right w:val="nil"/>
            </w:tcBorders>
            <w:shd w:val="clear" w:color="auto" w:fill="auto"/>
            <w:noWrap/>
            <w:vAlign w:val="bottom"/>
            <w:hideMark/>
          </w:tcPr>
          <w:p w14:paraId="43DD8B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253A00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D417B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10468</w:t>
            </w:r>
          </w:p>
        </w:tc>
        <w:tc>
          <w:tcPr>
            <w:tcW w:w="493" w:type="pct"/>
            <w:tcBorders>
              <w:top w:val="nil"/>
              <w:left w:val="nil"/>
              <w:bottom w:val="nil"/>
              <w:right w:val="nil"/>
            </w:tcBorders>
            <w:shd w:val="clear" w:color="auto" w:fill="auto"/>
            <w:noWrap/>
            <w:vAlign w:val="bottom"/>
            <w:hideMark/>
          </w:tcPr>
          <w:p w14:paraId="143A38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18848E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04F5D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w:t>
            </w:r>
          </w:p>
        </w:tc>
        <w:tc>
          <w:tcPr>
            <w:tcW w:w="311" w:type="pct"/>
            <w:tcBorders>
              <w:top w:val="nil"/>
              <w:left w:val="nil"/>
              <w:bottom w:val="nil"/>
              <w:right w:val="nil"/>
            </w:tcBorders>
            <w:shd w:val="clear" w:color="auto" w:fill="auto"/>
            <w:noWrap/>
            <w:vAlign w:val="bottom"/>
            <w:hideMark/>
          </w:tcPr>
          <w:p w14:paraId="6FC467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CBEAB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9C4A2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27A4E4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880</w:t>
            </w:r>
          </w:p>
        </w:tc>
        <w:tc>
          <w:tcPr>
            <w:tcW w:w="311" w:type="pct"/>
            <w:tcBorders>
              <w:top w:val="nil"/>
              <w:left w:val="nil"/>
              <w:bottom w:val="nil"/>
              <w:right w:val="nil"/>
            </w:tcBorders>
            <w:shd w:val="clear" w:color="auto" w:fill="auto"/>
            <w:noWrap/>
            <w:vAlign w:val="bottom"/>
            <w:hideMark/>
          </w:tcPr>
          <w:p w14:paraId="7BF08E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w:t>
            </w:r>
          </w:p>
        </w:tc>
        <w:tc>
          <w:tcPr>
            <w:tcW w:w="420" w:type="pct"/>
            <w:tcBorders>
              <w:top w:val="nil"/>
              <w:left w:val="nil"/>
              <w:bottom w:val="nil"/>
              <w:right w:val="nil"/>
            </w:tcBorders>
            <w:shd w:val="clear" w:color="auto" w:fill="auto"/>
            <w:noWrap/>
            <w:vAlign w:val="bottom"/>
            <w:hideMark/>
          </w:tcPr>
          <w:p w14:paraId="568C3C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3074A34" w14:textId="77777777" w:rsidTr="00B500D7">
        <w:trPr>
          <w:trHeight w:val="290"/>
        </w:trPr>
        <w:tc>
          <w:tcPr>
            <w:tcW w:w="838" w:type="pct"/>
            <w:tcBorders>
              <w:top w:val="nil"/>
              <w:left w:val="nil"/>
              <w:bottom w:val="nil"/>
              <w:right w:val="nil"/>
            </w:tcBorders>
            <w:shd w:val="clear" w:color="auto" w:fill="auto"/>
            <w:noWrap/>
            <w:vAlign w:val="bottom"/>
            <w:hideMark/>
          </w:tcPr>
          <w:p w14:paraId="6B42A3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7686C2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AE0D5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9113</w:t>
            </w:r>
          </w:p>
        </w:tc>
        <w:tc>
          <w:tcPr>
            <w:tcW w:w="493" w:type="pct"/>
            <w:tcBorders>
              <w:top w:val="nil"/>
              <w:left w:val="nil"/>
              <w:bottom w:val="nil"/>
              <w:right w:val="nil"/>
            </w:tcBorders>
            <w:shd w:val="clear" w:color="auto" w:fill="auto"/>
            <w:noWrap/>
            <w:vAlign w:val="bottom"/>
            <w:hideMark/>
          </w:tcPr>
          <w:p w14:paraId="0E7745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10A9C8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742B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265</w:t>
            </w:r>
          </w:p>
        </w:tc>
        <w:tc>
          <w:tcPr>
            <w:tcW w:w="311" w:type="pct"/>
            <w:tcBorders>
              <w:top w:val="nil"/>
              <w:left w:val="nil"/>
              <w:bottom w:val="nil"/>
              <w:right w:val="nil"/>
            </w:tcBorders>
            <w:shd w:val="clear" w:color="auto" w:fill="auto"/>
            <w:noWrap/>
            <w:vAlign w:val="bottom"/>
            <w:hideMark/>
          </w:tcPr>
          <w:p w14:paraId="6FA539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0AE80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18BE1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5E61D3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A0B36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B3FA0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F654A92" w14:textId="77777777" w:rsidTr="00B500D7">
        <w:trPr>
          <w:trHeight w:val="290"/>
        </w:trPr>
        <w:tc>
          <w:tcPr>
            <w:tcW w:w="838" w:type="pct"/>
            <w:tcBorders>
              <w:top w:val="nil"/>
              <w:left w:val="nil"/>
              <w:bottom w:val="nil"/>
              <w:right w:val="nil"/>
            </w:tcBorders>
            <w:shd w:val="clear" w:color="auto" w:fill="auto"/>
            <w:noWrap/>
            <w:vAlign w:val="bottom"/>
            <w:hideMark/>
          </w:tcPr>
          <w:p w14:paraId="29B6A6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5F15AF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DED88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16518</w:t>
            </w:r>
          </w:p>
        </w:tc>
        <w:tc>
          <w:tcPr>
            <w:tcW w:w="493" w:type="pct"/>
            <w:tcBorders>
              <w:top w:val="nil"/>
              <w:left w:val="nil"/>
              <w:bottom w:val="nil"/>
              <w:right w:val="nil"/>
            </w:tcBorders>
            <w:shd w:val="clear" w:color="auto" w:fill="auto"/>
            <w:noWrap/>
            <w:vAlign w:val="bottom"/>
            <w:hideMark/>
          </w:tcPr>
          <w:p w14:paraId="7CA0DA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41EFB8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48E0B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259</w:t>
            </w:r>
          </w:p>
        </w:tc>
        <w:tc>
          <w:tcPr>
            <w:tcW w:w="311" w:type="pct"/>
            <w:tcBorders>
              <w:top w:val="nil"/>
              <w:left w:val="nil"/>
              <w:bottom w:val="nil"/>
              <w:right w:val="nil"/>
            </w:tcBorders>
            <w:shd w:val="clear" w:color="auto" w:fill="auto"/>
            <w:noWrap/>
            <w:vAlign w:val="bottom"/>
            <w:hideMark/>
          </w:tcPr>
          <w:p w14:paraId="786521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C450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84C30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5E004A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C23D8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622C8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784DC5B" w14:textId="77777777" w:rsidTr="00B500D7">
        <w:trPr>
          <w:trHeight w:val="290"/>
        </w:trPr>
        <w:tc>
          <w:tcPr>
            <w:tcW w:w="838" w:type="pct"/>
            <w:tcBorders>
              <w:top w:val="nil"/>
              <w:left w:val="nil"/>
              <w:bottom w:val="nil"/>
              <w:right w:val="nil"/>
            </w:tcBorders>
            <w:shd w:val="clear" w:color="auto" w:fill="auto"/>
            <w:noWrap/>
            <w:vAlign w:val="bottom"/>
            <w:hideMark/>
          </w:tcPr>
          <w:p w14:paraId="7BEAAB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74B07C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1B703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22057</w:t>
            </w:r>
          </w:p>
        </w:tc>
        <w:tc>
          <w:tcPr>
            <w:tcW w:w="493" w:type="pct"/>
            <w:tcBorders>
              <w:top w:val="nil"/>
              <w:left w:val="nil"/>
              <w:bottom w:val="nil"/>
              <w:right w:val="nil"/>
            </w:tcBorders>
            <w:shd w:val="clear" w:color="auto" w:fill="auto"/>
            <w:noWrap/>
            <w:vAlign w:val="bottom"/>
            <w:hideMark/>
          </w:tcPr>
          <w:p w14:paraId="551F2A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27A533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7C48C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w:t>
            </w:r>
          </w:p>
        </w:tc>
        <w:tc>
          <w:tcPr>
            <w:tcW w:w="311" w:type="pct"/>
            <w:tcBorders>
              <w:top w:val="nil"/>
              <w:left w:val="nil"/>
              <w:bottom w:val="nil"/>
              <w:right w:val="nil"/>
            </w:tcBorders>
            <w:shd w:val="clear" w:color="auto" w:fill="auto"/>
            <w:noWrap/>
            <w:vAlign w:val="bottom"/>
            <w:hideMark/>
          </w:tcPr>
          <w:p w14:paraId="1A572E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1DB23F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A3EF0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3BA7E9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3B47F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1468</w:t>
            </w:r>
          </w:p>
        </w:tc>
        <w:tc>
          <w:tcPr>
            <w:tcW w:w="420" w:type="pct"/>
            <w:tcBorders>
              <w:top w:val="nil"/>
              <w:left w:val="nil"/>
              <w:bottom w:val="nil"/>
              <w:right w:val="nil"/>
            </w:tcBorders>
            <w:shd w:val="clear" w:color="auto" w:fill="auto"/>
            <w:noWrap/>
            <w:vAlign w:val="bottom"/>
            <w:hideMark/>
          </w:tcPr>
          <w:p w14:paraId="2E791E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5505B62" w14:textId="77777777" w:rsidTr="00B500D7">
        <w:trPr>
          <w:trHeight w:val="290"/>
        </w:trPr>
        <w:tc>
          <w:tcPr>
            <w:tcW w:w="838" w:type="pct"/>
            <w:tcBorders>
              <w:top w:val="nil"/>
              <w:left w:val="nil"/>
              <w:bottom w:val="nil"/>
              <w:right w:val="nil"/>
            </w:tcBorders>
            <w:shd w:val="clear" w:color="auto" w:fill="auto"/>
            <w:noWrap/>
            <w:vAlign w:val="bottom"/>
            <w:hideMark/>
          </w:tcPr>
          <w:p w14:paraId="3F0674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75A23D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C2DA2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9737</w:t>
            </w:r>
          </w:p>
        </w:tc>
        <w:tc>
          <w:tcPr>
            <w:tcW w:w="493" w:type="pct"/>
            <w:tcBorders>
              <w:top w:val="nil"/>
              <w:left w:val="nil"/>
              <w:bottom w:val="nil"/>
              <w:right w:val="nil"/>
            </w:tcBorders>
            <w:shd w:val="clear" w:color="auto" w:fill="auto"/>
            <w:noWrap/>
            <w:vAlign w:val="bottom"/>
            <w:hideMark/>
          </w:tcPr>
          <w:p w14:paraId="2DD060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2E0EFE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036E5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14:paraId="25016A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6625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3A9F7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0A7715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56D56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775</w:t>
            </w:r>
          </w:p>
        </w:tc>
        <w:tc>
          <w:tcPr>
            <w:tcW w:w="420" w:type="pct"/>
            <w:tcBorders>
              <w:top w:val="nil"/>
              <w:left w:val="nil"/>
              <w:bottom w:val="nil"/>
              <w:right w:val="nil"/>
            </w:tcBorders>
            <w:shd w:val="clear" w:color="auto" w:fill="auto"/>
            <w:noWrap/>
            <w:vAlign w:val="bottom"/>
            <w:hideMark/>
          </w:tcPr>
          <w:p w14:paraId="1EA4DA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87B4469" w14:textId="77777777" w:rsidTr="00B500D7">
        <w:trPr>
          <w:trHeight w:val="290"/>
        </w:trPr>
        <w:tc>
          <w:tcPr>
            <w:tcW w:w="838" w:type="pct"/>
            <w:tcBorders>
              <w:top w:val="nil"/>
              <w:left w:val="nil"/>
              <w:bottom w:val="nil"/>
              <w:right w:val="nil"/>
            </w:tcBorders>
            <w:shd w:val="clear" w:color="auto" w:fill="auto"/>
            <w:noWrap/>
            <w:vAlign w:val="bottom"/>
            <w:hideMark/>
          </w:tcPr>
          <w:p w14:paraId="66CE98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1EAC99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E8499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9579</w:t>
            </w:r>
          </w:p>
        </w:tc>
        <w:tc>
          <w:tcPr>
            <w:tcW w:w="493" w:type="pct"/>
            <w:tcBorders>
              <w:top w:val="nil"/>
              <w:left w:val="nil"/>
              <w:bottom w:val="nil"/>
              <w:right w:val="nil"/>
            </w:tcBorders>
            <w:shd w:val="clear" w:color="auto" w:fill="auto"/>
            <w:noWrap/>
            <w:vAlign w:val="bottom"/>
            <w:hideMark/>
          </w:tcPr>
          <w:p w14:paraId="1FF3EC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6BD005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660C3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14:paraId="6928FA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64220C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956E8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661E2D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ECB2E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C49B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DC75D70" w14:textId="77777777" w:rsidTr="00B500D7">
        <w:trPr>
          <w:trHeight w:val="290"/>
        </w:trPr>
        <w:tc>
          <w:tcPr>
            <w:tcW w:w="838" w:type="pct"/>
            <w:tcBorders>
              <w:top w:val="nil"/>
              <w:left w:val="nil"/>
              <w:bottom w:val="nil"/>
              <w:right w:val="nil"/>
            </w:tcBorders>
            <w:shd w:val="clear" w:color="auto" w:fill="auto"/>
            <w:noWrap/>
            <w:vAlign w:val="bottom"/>
            <w:hideMark/>
          </w:tcPr>
          <w:p w14:paraId="5BFC62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7C4F90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3654A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18673</w:t>
            </w:r>
          </w:p>
        </w:tc>
        <w:tc>
          <w:tcPr>
            <w:tcW w:w="493" w:type="pct"/>
            <w:tcBorders>
              <w:top w:val="nil"/>
              <w:left w:val="nil"/>
              <w:bottom w:val="nil"/>
              <w:right w:val="nil"/>
            </w:tcBorders>
            <w:shd w:val="clear" w:color="auto" w:fill="auto"/>
            <w:noWrap/>
            <w:vAlign w:val="bottom"/>
            <w:hideMark/>
          </w:tcPr>
          <w:p w14:paraId="2FE4BF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7580D5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A8FEE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w:t>
            </w:r>
          </w:p>
        </w:tc>
        <w:tc>
          <w:tcPr>
            <w:tcW w:w="311" w:type="pct"/>
            <w:tcBorders>
              <w:top w:val="nil"/>
              <w:left w:val="nil"/>
              <w:bottom w:val="nil"/>
              <w:right w:val="nil"/>
            </w:tcBorders>
            <w:shd w:val="clear" w:color="auto" w:fill="auto"/>
            <w:noWrap/>
            <w:vAlign w:val="bottom"/>
            <w:hideMark/>
          </w:tcPr>
          <w:p w14:paraId="2EAD73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4111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E3A46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6CAF62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F61FB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FC15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FD4196F" w14:textId="77777777" w:rsidTr="00B500D7">
        <w:trPr>
          <w:trHeight w:val="290"/>
        </w:trPr>
        <w:tc>
          <w:tcPr>
            <w:tcW w:w="838" w:type="pct"/>
            <w:tcBorders>
              <w:top w:val="nil"/>
              <w:left w:val="nil"/>
              <w:bottom w:val="nil"/>
              <w:right w:val="nil"/>
            </w:tcBorders>
            <w:shd w:val="clear" w:color="auto" w:fill="auto"/>
            <w:noWrap/>
            <w:vAlign w:val="bottom"/>
            <w:hideMark/>
          </w:tcPr>
          <w:p w14:paraId="245865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6E4775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67535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18649</w:t>
            </w:r>
          </w:p>
        </w:tc>
        <w:tc>
          <w:tcPr>
            <w:tcW w:w="493" w:type="pct"/>
            <w:tcBorders>
              <w:top w:val="nil"/>
              <w:left w:val="nil"/>
              <w:bottom w:val="nil"/>
              <w:right w:val="nil"/>
            </w:tcBorders>
            <w:shd w:val="clear" w:color="auto" w:fill="auto"/>
            <w:noWrap/>
            <w:vAlign w:val="bottom"/>
            <w:hideMark/>
          </w:tcPr>
          <w:p w14:paraId="1985FD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446A58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EDB31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w:t>
            </w:r>
          </w:p>
        </w:tc>
        <w:tc>
          <w:tcPr>
            <w:tcW w:w="311" w:type="pct"/>
            <w:tcBorders>
              <w:top w:val="nil"/>
              <w:left w:val="nil"/>
              <w:bottom w:val="nil"/>
              <w:right w:val="nil"/>
            </w:tcBorders>
            <w:shd w:val="clear" w:color="auto" w:fill="auto"/>
            <w:noWrap/>
            <w:vAlign w:val="bottom"/>
            <w:hideMark/>
          </w:tcPr>
          <w:p w14:paraId="7A197C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D929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C2156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1606E9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23834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w:t>
            </w:r>
          </w:p>
        </w:tc>
        <w:tc>
          <w:tcPr>
            <w:tcW w:w="420" w:type="pct"/>
            <w:tcBorders>
              <w:top w:val="nil"/>
              <w:left w:val="nil"/>
              <w:bottom w:val="nil"/>
              <w:right w:val="nil"/>
            </w:tcBorders>
            <w:shd w:val="clear" w:color="auto" w:fill="auto"/>
            <w:noWrap/>
            <w:vAlign w:val="bottom"/>
            <w:hideMark/>
          </w:tcPr>
          <w:p w14:paraId="614504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17225C8" w14:textId="77777777" w:rsidTr="00B500D7">
        <w:trPr>
          <w:trHeight w:val="290"/>
        </w:trPr>
        <w:tc>
          <w:tcPr>
            <w:tcW w:w="838" w:type="pct"/>
            <w:tcBorders>
              <w:top w:val="nil"/>
              <w:left w:val="nil"/>
              <w:bottom w:val="nil"/>
              <w:right w:val="nil"/>
            </w:tcBorders>
            <w:shd w:val="clear" w:color="auto" w:fill="auto"/>
            <w:noWrap/>
            <w:vAlign w:val="bottom"/>
            <w:hideMark/>
          </w:tcPr>
          <w:p w14:paraId="76E08F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1FEBAC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F5505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7495</w:t>
            </w:r>
          </w:p>
        </w:tc>
        <w:tc>
          <w:tcPr>
            <w:tcW w:w="493" w:type="pct"/>
            <w:tcBorders>
              <w:top w:val="nil"/>
              <w:left w:val="nil"/>
              <w:bottom w:val="nil"/>
              <w:right w:val="nil"/>
            </w:tcBorders>
            <w:shd w:val="clear" w:color="auto" w:fill="auto"/>
            <w:noWrap/>
            <w:vAlign w:val="bottom"/>
            <w:hideMark/>
          </w:tcPr>
          <w:p w14:paraId="6BBE8C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0825C8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C857E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311</w:t>
            </w:r>
          </w:p>
        </w:tc>
        <w:tc>
          <w:tcPr>
            <w:tcW w:w="311" w:type="pct"/>
            <w:tcBorders>
              <w:top w:val="nil"/>
              <w:left w:val="nil"/>
              <w:bottom w:val="nil"/>
              <w:right w:val="nil"/>
            </w:tcBorders>
            <w:shd w:val="clear" w:color="auto" w:fill="auto"/>
            <w:noWrap/>
            <w:vAlign w:val="bottom"/>
            <w:hideMark/>
          </w:tcPr>
          <w:p w14:paraId="184BC9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2E6C2F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63EA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1F354B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9FDC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895</w:t>
            </w:r>
          </w:p>
        </w:tc>
        <w:tc>
          <w:tcPr>
            <w:tcW w:w="420" w:type="pct"/>
            <w:tcBorders>
              <w:top w:val="nil"/>
              <w:left w:val="nil"/>
              <w:bottom w:val="nil"/>
              <w:right w:val="nil"/>
            </w:tcBorders>
            <w:shd w:val="clear" w:color="auto" w:fill="auto"/>
            <w:noWrap/>
            <w:vAlign w:val="bottom"/>
            <w:hideMark/>
          </w:tcPr>
          <w:p w14:paraId="41DFCA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BE4610B" w14:textId="77777777" w:rsidTr="00B500D7">
        <w:trPr>
          <w:trHeight w:val="290"/>
        </w:trPr>
        <w:tc>
          <w:tcPr>
            <w:tcW w:w="838" w:type="pct"/>
            <w:tcBorders>
              <w:top w:val="nil"/>
              <w:left w:val="nil"/>
              <w:bottom w:val="nil"/>
              <w:right w:val="nil"/>
            </w:tcBorders>
            <w:shd w:val="clear" w:color="auto" w:fill="auto"/>
            <w:noWrap/>
            <w:vAlign w:val="bottom"/>
            <w:hideMark/>
          </w:tcPr>
          <w:p w14:paraId="532031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150710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B158D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5907</w:t>
            </w:r>
          </w:p>
        </w:tc>
        <w:tc>
          <w:tcPr>
            <w:tcW w:w="493" w:type="pct"/>
            <w:tcBorders>
              <w:top w:val="nil"/>
              <w:left w:val="nil"/>
              <w:bottom w:val="nil"/>
              <w:right w:val="nil"/>
            </w:tcBorders>
            <w:shd w:val="clear" w:color="auto" w:fill="auto"/>
            <w:noWrap/>
            <w:vAlign w:val="bottom"/>
            <w:hideMark/>
          </w:tcPr>
          <w:p w14:paraId="14E1B3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31A48D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0D96A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7FDB29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D9BC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2A8D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4476F4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28DD3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EC0E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963EF77" w14:textId="77777777" w:rsidTr="00B500D7">
        <w:trPr>
          <w:trHeight w:val="290"/>
        </w:trPr>
        <w:tc>
          <w:tcPr>
            <w:tcW w:w="838" w:type="pct"/>
            <w:tcBorders>
              <w:top w:val="nil"/>
              <w:left w:val="nil"/>
              <w:bottom w:val="nil"/>
              <w:right w:val="nil"/>
            </w:tcBorders>
            <w:shd w:val="clear" w:color="auto" w:fill="auto"/>
            <w:noWrap/>
            <w:vAlign w:val="bottom"/>
            <w:hideMark/>
          </w:tcPr>
          <w:p w14:paraId="436BA5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13BFF7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681FE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21308</w:t>
            </w:r>
          </w:p>
        </w:tc>
        <w:tc>
          <w:tcPr>
            <w:tcW w:w="493" w:type="pct"/>
            <w:tcBorders>
              <w:top w:val="nil"/>
              <w:left w:val="nil"/>
              <w:bottom w:val="nil"/>
              <w:right w:val="nil"/>
            </w:tcBorders>
            <w:shd w:val="clear" w:color="auto" w:fill="auto"/>
            <w:noWrap/>
            <w:vAlign w:val="bottom"/>
            <w:hideMark/>
          </w:tcPr>
          <w:p w14:paraId="04144D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19DF9E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2CC2D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w:t>
            </w:r>
          </w:p>
        </w:tc>
        <w:tc>
          <w:tcPr>
            <w:tcW w:w="311" w:type="pct"/>
            <w:tcBorders>
              <w:top w:val="nil"/>
              <w:left w:val="nil"/>
              <w:bottom w:val="nil"/>
              <w:right w:val="nil"/>
            </w:tcBorders>
            <w:shd w:val="clear" w:color="auto" w:fill="auto"/>
            <w:noWrap/>
            <w:vAlign w:val="bottom"/>
            <w:hideMark/>
          </w:tcPr>
          <w:p w14:paraId="5DE869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820FB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65B7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2D3CCA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02871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9F39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184DB43" w14:textId="77777777" w:rsidTr="00B500D7">
        <w:trPr>
          <w:trHeight w:val="290"/>
        </w:trPr>
        <w:tc>
          <w:tcPr>
            <w:tcW w:w="838" w:type="pct"/>
            <w:tcBorders>
              <w:top w:val="nil"/>
              <w:left w:val="nil"/>
              <w:bottom w:val="nil"/>
              <w:right w:val="nil"/>
            </w:tcBorders>
            <w:shd w:val="clear" w:color="auto" w:fill="auto"/>
            <w:noWrap/>
            <w:vAlign w:val="bottom"/>
            <w:hideMark/>
          </w:tcPr>
          <w:p w14:paraId="19E690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3D40A5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41562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20930</w:t>
            </w:r>
          </w:p>
        </w:tc>
        <w:tc>
          <w:tcPr>
            <w:tcW w:w="493" w:type="pct"/>
            <w:tcBorders>
              <w:top w:val="nil"/>
              <w:left w:val="nil"/>
              <w:bottom w:val="nil"/>
              <w:right w:val="nil"/>
            </w:tcBorders>
            <w:shd w:val="clear" w:color="auto" w:fill="auto"/>
            <w:noWrap/>
            <w:vAlign w:val="bottom"/>
            <w:hideMark/>
          </w:tcPr>
          <w:p w14:paraId="735DFC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77BB44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635C5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324</w:t>
            </w:r>
          </w:p>
        </w:tc>
        <w:tc>
          <w:tcPr>
            <w:tcW w:w="311" w:type="pct"/>
            <w:tcBorders>
              <w:top w:val="nil"/>
              <w:left w:val="nil"/>
              <w:bottom w:val="nil"/>
              <w:right w:val="nil"/>
            </w:tcBorders>
            <w:shd w:val="clear" w:color="auto" w:fill="auto"/>
            <w:noWrap/>
            <w:vAlign w:val="bottom"/>
            <w:hideMark/>
          </w:tcPr>
          <w:p w14:paraId="37F159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0761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42D5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45F30A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7DF95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758</w:t>
            </w:r>
          </w:p>
        </w:tc>
        <w:tc>
          <w:tcPr>
            <w:tcW w:w="420" w:type="pct"/>
            <w:tcBorders>
              <w:top w:val="nil"/>
              <w:left w:val="nil"/>
              <w:bottom w:val="nil"/>
              <w:right w:val="nil"/>
            </w:tcBorders>
            <w:shd w:val="clear" w:color="auto" w:fill="auto"/>
            <w:noWrap/>
            <w:vAlign w:val="bottom"/>
            <w:hideMark/>
          </w:tcPr>
          <w:p w14:paraId="777DD5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D9DC803" w14:textId="77777777" w:rsidTr="00B500D7">
        <w:trPr>
          <w:trHeight w:val="290"/>
        </w:trPr>
        <w:tc>
          <w:tcPr>
            <w:tcW w:w="838" w:type="pct"/>
            <w:tcBorders>
              <w:top w:val="nil"/>
              <w:left w:val="nil"/>
              <w:bottom w:val="nil"/>
              <w:right w:val="nil"/>
            </w:tcBorders>
            <w:shd w:val="clear" w:color="auto" w:fill="auto"/>
            <w:noWrap/>
            <w:vAlign w:val="bottom"/>
            <w:hideMark/>
          </w:tcPr>
          <w:p w14:paraId="50DC5E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3110E1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FB54C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4682</w:t>
            </w:r>
          </w:p>
        </w:tc>
        <w:tc>
          <w:tcPr>
            <w:tcW w:w="493" w:type="pct"/>
            <w:tcBorders>
              <w:top w:val="nil"/>
              <w:left w:val="nil"/>
              <w:bottom w:val="nil"/>
              <w:right w:val="nil"/>
            </w:tcBorders>
            <w:shd w:val="clear" w:color="auto" w:fill="auto"/>
            <w:noWrap/>
            <w:vAlign w:val="bottom"/>
            <w:hideMark/>
          </w:tcPr>
          <w:p w14:paraId="195112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56389B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4AC6A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11" w:type="pct"/>
            <w:tcBorders>
              <w:top w:val="nil"/>
              <w:left w:val="nil"/>
              <w:bottom w:val="nil"/>
              <w:right w:val="nil"/>
            </w:tcBorders>
            <w:shd w:val="clear" w:color="auto" w:fill="auto"/>
            <w:noWrap/>
            <w:vAlign w:val="bottom"/>
            <w:hideMark/>
          </w:tcPr>
          <w:p w14:paraId="7586CF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E4F6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C890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324D29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54CA7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1279</w:t>
            </w:r>
          </w:p>
        </w:tc>
        <w:tc>
          <w:tcPr>
            <w:tcW w:w="420" w:type="pct"/>
            <w:tcBorders>
              <w:top w:val="nil"/>
              <w:left w:val="nil"/>
              <w:bottom w:val="nil"/>
              <w:right w:val="nil"/>
            </w:tcBorders>
            <w:shd w:val="clear" w:color="auto" w:fill="auto"/>
            <w:noWrap/>
            <w:vAlign w:val="bottom"/>
            <w:hideMark/>
          </w:tcPr>
          <w:p w14:paraId="78BA49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3568A7A" w14:textId="77777777" w:rsidTr="00B500D7">
        <w:trPr>
          <w:trHeight w:val="290"/>
        </w:trPr>
        <w:tc>
          <w:tcPr>
            <w:tcW w:w="838" w:type="pct"/>
            <w:tcBorders>
              <w:top w:val="nil"/>
              <w:left w:val="nil"/>
              <w:bottom w:val="nil"/>
              <w:right w:val="nil"/>
            </w:tcBorders>
            <w:shd w:val="clear" w:color="auto" w:fill="auto"/>
            <w:noWrap/>
            <w:vAlign w:val="bottom"/>
            <w:hideMark/>
          </w:tcPr>
          <w:p w14:paraId="490ED0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585C5F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ABEB7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6765</w:t>
            </w:r>
          </w:p>
        </w:tc>
        <w:tc>
          <w:tcPr>
            <w:tcW w:w="493" w:type="pct"/>
            <w:tcBorders>
              <w:top w:val="nil"/>
              <w:left w:val="nil"/>
              <w:bottom w:val="nil"/>
              <w:right w:val="nil"/>
            </w:tcBorders>
            <w:shd w:val="clear" w:color="auto" w:fill="auto"/>
            <w:noWrap/>
            <w:vAlign w:val="bottom"/>
            <w:hideMark/>
          </w:tcPr>
          <w:p w14:paraId="318311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0C3B7A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0E7F2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3D6208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4DE14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6C390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179574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BB4DF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E86A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E53DF02" w14:textId="77777777" w:rsidTr="00B500D7">
        <w:trPr>
          <w:trHeight w:val="290"/>
        </w:trPr>
        <w:tc>
          <w:tcPr>
            <w:tcW w:w="838" w:type="pct"/>
            <w:tcBorders>
              <w:top w:val="nil"/>
              <w:left w:val="nil"/>
              <w:bottom w:val="nil"/>
              <w:right w:val="nil"/>
            </w:tcBorders>
            <w:shd w:val="clear" w:color="auto" w:fill="auto"/>
            <w:noWrap/>
            <w:vAlign w:val="bottom"/>
            <w:hideMark/>
          </w:tcPr>
          <w:p w14:paraId="4A0B26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28DBDD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5C430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25366</w:t>
            </w:r>
          </w:p>
        </w:tc>
        <w:tc>
          <w:tcPr>
            <w:tcW w:w="493" w:type="pct"/>
            <w:tcBorders>
              <w:top w:val="nil"/>
              <w:left w:val="nil"/>
              <w:bottom w:val="nil"/>
              <w:right w:val="nil"/>
            </w:tcBorders>
            <w:shd w:val="clear" w:color="auto" w:fill="auto"/>
            <w:noWrap/>
            <w:vAlign w:val="bottom"/>
            <w:hideMark/>
          </w:tcPr>
          <w:p w14:paraId="2295C8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6749AA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1324</w:t>
            </w:r>
          </w:p>
        </w:tc>
        <w:tc>
          <w:tcPr>
            <w:tcW w:w="238" w:type="pct"/>
            <w:tcBorders>
              <w:top w:val="nil"/>
              <w:left w:val="nil"/>
              <w:bottom w:val="nil"/>
              <w:right w:val="nil"/>
            </w:tcBorders>
            <w:shd w:val="clear" w:color="auto" w:fill="auto"/>
            <w:noWrap/>
            <w:vAlign w:val="bottom"/>
            <w:hideMark/>
          </w:tcPr>
          <w:p w14:paraId="101FB7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2BD4C3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C64A1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BA459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4B08DA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DACE0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C23A3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3FA0E77" w14:textId="77777777" w:rsidTr="00B500D7">
        <w:trPr>
          <w:trHeight w:val="290"/>
        </w:trPr>
        <w:tc>
          <w:tcPr>
            <w:tcW w:w="838" w:type="pct"/>
            <w:tcBorders>
              <w:top w:val="nil"/>
              <w:left w:val="nil"/>
              <w:bottom w:val="nil"/>
              <w:right w:val="nil"/>
            </w:tcBorders>
            <w:shd w:val="clear" w:color="auto" w:fill="auto"/>
            <w:noWrap/>
            <w:vAlign w:val="bottom"/>
            <w:hideMark/>
          </w:tcPr>
          <w:p w14:paraId="529F46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436E5E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C36F7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27767</w:t>
            </w:r>
          </w:p>
        </w:tc>
        <w:tc>
          <w:tcPr>
            <w:tcW w:w="493" w:type="pct"/>
            <w:tcBorders>
              <w:top w:val="nil"/>
              <w:left w:val="nil"/>
              <w:bottom w:val="nil"/>
              <w:right w:val="nil"/>
            </w:tcBorders>
            <w:shd w:val="clear" w:color="auto" w:fill="auto"/>
            <w:noWrap/>
            <w:vAlign w:val="bottom"/>
            <w:hideMark/>
          </w:tcPr>
          <w:p w14:paraId="63D3D2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504786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8944</w:t>
            </w:r>
          </w:p>
        </w:tc>
        <w:tc>
          <w:tcPr>
            <w:tcW w:w="238" w:type="pct"/>
            <w:tcBorders>
              <w:top w:val="nil"/>
              <w:left w:val="nil"/>
              <w:bottom w:val="nil"/>
              <w:right w:val="nil"/>
            </w:tcBorders>
            <w:shd w:val="clear" w:color="auto" w:fill="auto"/>
            <w:noWrap/>
            <w:vAlign w:val="bottom"/>
            <w:hideMark/>
          </w:tcPr>
          <w:p w14:paraId="62FCFC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1E70CD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8FC2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E2312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529A49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3F9AC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373</w:t>
            </w:r>
          </w:p>
        </w:tc>
        <w:tc>
          <w:tcPr>
            <w:tcW w:w="420" w:type="pct"/>
            <w:tcBorders>
              <w:top w:val="nil"/>
              <w:left w:val="nil"/>
              <w:bottom w:val="nil"/>
              <w:right w:val="nil"/>
            </w:tcBorders>
            <w:shd w:val="clear" w:color="auto" w:fill="auto"/>
            <w:noWrap/>
            <w:vAlign w:val="bottom"/>
            <w:hideMark/>
          </w:tcPr>
          <w:p w14:paraId="1C48E8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3B29F4F" w14:textId="77777777" w:rsidTr="00B500D7">
        <w:trPr>
          <w:trHeight w:val="290"/>
        </w:trPr>
        <w:tc>
          <w:tcPr>
            <w:tcW w:w="838" w:type="pct"/>
            <w:tcBorders>
              <w:top w:val="nil"/>
              <w:left w:val="nil"/>
              <w:bottom w:val="nil"/>
              <w:right w:val="nil"/>
            </w:tcBorders>
            <w:shd w:val="clear" w:color="auto" w:fill="auto"/>
            <w:noWrap/>
            <w:vAlign w:val="bottom"/>
            <w:hideMark/>
          </w:tcPr>
          <w:p w14:paraId="1B09AE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5D731C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4153D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7049</w:t>
            </w:r>
          </w:p>
        </w:tc>
        <w:tc>
          <w:tcPr>
            <w:tcW w:w="493" w:type="pct"/>
            <w:tcBorders>
              <w:top w:val="nil"/>
              <w:left w:val="nil"/>
              <w:bottom w:val="nil"/>
              <w:right w:val="nil"/>
            </w:tcBorders>
            <w:shd w:val="clear" w:color="auto" w:fill="auto"/>
            <w:noWrap/>
            <w:vAlign w:val="bottom"/>
            <w:hideMark/>
          </w:tcPr>
          <w:p w14:paraId="5DD737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247987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11003</w:t>
            </w:r>
          </w:p>
        </w:tc>
        <w:tc>
          <w:tcPr>
            <w:tcW w:w="238" w:type="pct"/>
            <w:tcBorders>
              <w:top w:val="nil"/>
              <w:left w:val="nil"/>
              <w:bottom w:val="nil"/>
              <w:right w:val="nil"/>
            </w:tcBorders>
            <w:shd w:val="clear" w:color="auto" w:fill="auto"/>
            <w:noWrap/>
            <w:vAlign w:val="bottom"/>
            <w:hideMark/>
          </w:tcPr>
          <w:p w14:paraId="65536E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14:paraId="4CB078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003A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C4E8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05053A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49EDC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1143</w:t>
            </w:r>
          </w:p>
        </w:tc>
        <w:tc>
          <w:tcPr>
            <w:tcW w:w="420" w:type="pct"/>
            <w:tcBorders>
              <w:top w:val="nil"/>
              <w:left w:val="nil"/>
              <w:bottom w:val="nil"/>
              <w:right w:val="nil"/>
            </w:tcBorders>
            <w:shd w:val="clear" w:color="auto" w:fill="auto"/>
            <w:noWrap/>
            <w:vAlign w:val="bottom"/>
            <w:hideMark/>
          </w:tcPr>
          <w:p w14:paraId="4D7885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4405F74" w14:textId="77777777" w:rsidTr="00B500D7">
        <w:trPr>
          <w:trHeight w:val="290"/>
        </w:trPr>
        <w:tc>
          <w:tcPr>
            <w:tcW w:w="838" w:type="pct"/>
            <w:tcBorders>
              <w:top w:val="nil"/>
              <w:left w:val="nil"/>
              <w:bottom w:val="nil"/>
              <w:right w:val="nil"/>
            </w:tcBorders>
            <w:shd w:val="clear" w:color="auto" w:fill="auto"/>
            <w:noWrap/>
            <w:vAlign w:val="bottom"/>
            <w:hideMark/>
          </w:tcPr>
          <w:p w14:paraId="169661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221DE6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01B38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5149</w:t>
            </w:r>
          </w:p>
        </w:tc>
        <w:tc>
          <w:tcPr>
            <w:tcW w:w="493" w:type="pct"/>
            <w:tcBorders>
              <w:top w:val="nil"/>
              <w:left w:val="nil"/>
              <w:bottom w:val="nil"/>
              <w:right w:val="nil"/>
            </w:tcBorders>
            <w:shd w:val="clear" w:color="auto" w:fill="auto"/>
            <w:noWrap/>
            <w:vAlign w:val="bottom"/>
            <w:hideMark/>
          </w:tcPr>
          <w:p w14:paraId="5F62DB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6E97E2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3D27E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4D4F4B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042C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921AB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3BB66B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04865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6C92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58E70FC" w14:textId="77777777" w:rsidTr="00B500D7">
        <w:trPr>
          <w:trHeight w:val="290"/>
        </w:trPr>
        <w:tc>
          <w:tcPr>
            <w:tcW w:w="838" w:type="pct"/>
            <w:tcBorders>
              <w:top w:val="nil"/>
              <w:left w:val="nil"/>
              <w:bottom w:val="nil"/>
              <w:right w:val="nil"/>
            </w:tcBorders>
            <w:shd w:val="clear" w:color="auto" w:fill="auto"/>
            <w:noWrap/>
            <w:vAlign w:val="bottom"/>
            <w:hideMark/>
          </w:tcPr>
          <w:p w14:paraId="149AD2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128E92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2A92E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24261</w:t>
            </w:r>
          </w:p>
        </w:tc>
        <w:tc>
          <w:tcPr>
            <w:tcW w:w="493" w:type="pct"/>
            <w:tcBorders>
              <w:top w:val="nil"/>
              <w:left w:val="nil"/>
              <w:bottom w:val="nil"/>
              <w:right w:val="nil"/>
            </w:tcBorders>
            <w:shd w:val="clear" w:color="auto" w:fill="auto"/>
            <w:noWrap/>
            <w:vAlign w:val="bottom"/>
            <w:hideMark/>
          </w:tcPr>
          <w:p w14:paraId="2F6223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62FDA1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238" w:type="pct"/>
            <w:tcBorders>
              <w:top w:val="nil"/>
              <w:left w:val="nil"/>
              <w:bottom w:val="nil"/>
              <w:right w:val="nil"/>
            </w:tcBorders>
            <w:shd w:val="clear" w:color="auto" w:fill="auto"/>
            <w:noWrap/>
            <w:vAlign w:val="bottom"/>
            <w:hideMark/>
          </w:tcPr>
          <w:p w14:paraId="3721A7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14:paraId="2131BF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8D43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5B05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18F128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69B34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B4087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072C9AA" w14:textId="77777777" w:rsidTr="00B500D7">
        <w:trPr>
          <w:trHeight w:val="290"/>
        </w:trPr>
        <w:tc>
          <w:tcPr>
            <w:tcW w:w="838" w:type="pct"/>
            <w:tcBorders>
              <w:top w:val="nil"/>
              <w:left w:val="nil"/>
              <w:bottom w:val="nil"/>
              <w:right w:val="nil"/>
            </w:tcBorders>
            <w:shd w:val="clear" w:color="auto" w:fill="auto"/>
            <w:noWrap/>
            <w:vAlign w:val="bottom"/>
            <w:hideMark/>
          </w:tcPr>
          <w:p w14:paraId="349150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45D3FA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04A03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20221</w:t>
            </w:r>
          </w:p>
        </w:tc>
        <w:tc>
          <w:tcPr>
            <w:tcW w:w="493" w:type="pct"/>
            <w:tcBorders>
              <w:top w:val="nil"/>
              <w:left w:val="nil"/>
              <w:bottom w:val="nil"/>
              <w:right w:val="nil"/>
            </w:tcBorders>
            <w:shd w:val="clear" w:color="auto" w:fill="auto"/>
            <w:noWrap/>
            <w:vAlign w:val="bottom"/>
            <w:hideMark/>
          </w:tcPr>
          <w:p w14:paraId="627C2F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513D2D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13435</w:t>
            </w:r>
          </w:p>
        </w:tc>
        <w:tc>
          <w:tcPr>
            <w:tcW w:w="238" w:type="pct"/>
            <w:tcBorders>
              <w:top w:val="nil"/>
              <w:left w:val="nil"/>
              <w:bottom w:val="nil"/>
              <w:right w:val="nil"/>
            </w:tcBorders>
            <w:shd w:val="clear" w:color="auto" w:fill="auto"/>
            <w:noWrap/>
            <w:vAlign w:val="bottom"/>
            <w:hideMark/>
          </w:tcPr>
          <w:p w14:paraId="32FBF0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452</w:t>
            </w:r>
          </w:p>
        </w:tc>
        <w:tc>
          <w:tcPr>
            <w:tcW w:w="311" w:type="pct"/>
            <w:tcBorders>
              <w:top w:val="nil"/>
              <w:left w:val="nil"/>
              <w:bottom w:val="nil"/>
              <w:right w:val="nil"/>
            </w:tcBorders>
            <w:shd w:val="clear" w:color="auto" w:fill="auto"/>
            <w:noWrap/>
            <w:vAlign w:val="bottom"/>
            <w:hideMark/>
          </w:tcPr>
          <w:p w14:paraId="063F37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4AC9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A1833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1D8E1A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F9466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448</w:t>
            </w:r>
          </w:p>
        </w:tc>
        <w:tc>
          <w:tcPr>
            <w:tcW w:w="420" w:type="pct"/>
            <w:tcBorders>
              <w:top w:val="nil"/>
              <w:left w:val="nil"/>
              <w:bottom w:val="nil"/>
              <w:right w:val="nil"/>
            </w:tcBorders>
            <w:shd w:val="clear" w:color="auto" w:fill="auto"/>
            <w:noWrap/>
            <w:vAlign w:val="bottom"/>
            <w:hideMark/>
          </w:tcPr>
          <w:p w14:paraId="2B3B63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B718B77" w14:textId="77777777" w:rsidTr="00B500D7">
        <w:trPr>
          <w:trHeight w:val="290"/>
        </w:trPr>
        <w:tc>
          <w:tcPr>
            <w:tcW w:w="838" w:type="pct"/>
            <w:tcBorders>
              <w:top w:val="nil"/>
              <w:left w:val="nil"/>
              <w:bottom w:val="nil"/>
              <w:right w:val="nil"/>
            </w:tcBorders>
            <w:shd w:val="clear" w:color="auto" w:fill="auto"/>
            <w:noWrap/>
            <w:vAlign w:val="bottom"/>
            <w:hideMark/>
          </w:tcPr>
          <w:p w14:paraId="6EAF30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51F61B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99041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8960</w:t>
            </w:r>
          </w:p>
        </w:tc>
        <w:tc>
          <w:tcPr>
            <w:tcW w:w="493" w:type="pct"/>
            <w:tcBorders>
              <w:top w:val="nil"/>
              <w:left w:val="nil"/>
              <w:bottom w:val="nil"/>
              <w:right w:val="nil"/>
            </w:tcBorders>
            <w:shd w:val="clear" w:color="auto" w:fill="auto"/>
            <w:noWrap/>
            <w:vAlign w:val="bottom"/>
            <w:hideMark/>
          </w:tcPr>
          <w:p w14:paraId="5E3DA3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7DAA92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3BB65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172BC5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3157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EE4D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612135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0384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1221</w:t>
            </w:r>
          </w:p>
        </w:tc>
        <w:tc>
          <w:tcPr>
            <w:tcW w:w="420" w:type="pct"/>
            <w:tcBorders>
              <w:top w:val="nil"/>
              <w:left w:val="nil"/>
              <w:bottom w:val="nil"/>
              <w:right w:val="nil"/>
            </w:tcBorders>
            <w:shd w:val="clear" w:color="auto" w:fill="auto"/>
            <w:noWrap/>
            <w:vAlign w:val="bottom"/>
            <w:hideMark/>
          </w:tcPr>
          <w:p w14:paraId="6C0D75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3AB0868" w14:textId="77777777" w:rsidTr="00B500D7">
        <w:trPr>
          <w:trHeight w:val="290"/>
        </w:trPr>
        <w:tc>
          <w:tcPr>
            <w:tcW w:w="838" w:type="pct"/>
            <w:tcBorders>
              <w:top w:val="nil"/>
              <w:left w:val="nil"/>
              <w:bottom w:val="nil"/>
              <w:right w:val="nil"/>
            </w:tcBorders>
            <w:shd w:val="clear" w:color="auto" w:fill="auto"/>
            <w:noWrap/>
            <w:vAlign w:val="bottom"/>
            <w:hideMark/>
          </w:tcPr>
          <w:p w14:paraId="2E003F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5A7DDC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9937E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8540</w:t>
            </w:r>
          </w:p>
        </w:tc>
        <w:tc>
          <w:tcPr>
            <w:tcW w:w="493" w:type="pct"/>
            <w:tcBorders>
              <w:top w:val="nil"/>
              <w:left w:val="nil"/>
              <w:bottom w:val="nil"/>
              <w:right w:val="nil"/>
            </w:tcBorders>
            <w:shd w:val="clear" w:color="auto" w:fill="auto"/>
            <w:noWrap/>
            <w:vAlign w:val="bottom"/>
            <w:hideMark/>
          </w:tcPr>
          <w:p w14:paraId="1A60FF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16414A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1DEE4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3EF1CA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022B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74BCC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71E006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A75D9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629FB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0A34605" w14:textId="77777777" w:rsidTr="00B500D7">
        <w:trPr>
          <w:trHeight w:val="290"/>
        </w:trPr>
        <w:tc>
          <w:tcPr>
            <w:tcW w:w="838" w:type="pct"/>
            <w:tcBorders>
              <w:top w:val="nil"/>
              <w:left w:val="nil"/>
              <w:bottom w:val="nil"/>
              <w:right w:val="nil"/>
            </w:tcBorders>
            <w:shd w:val="clear" w:color="auto" w:fill="auto"/>
            <w:noWrap/>
            <w:vAlign w:val="bottom"/>
            <w:hideMark/>
          </w:tcPr>
          <w:p w14:paraId="736E3E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67642B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8EA94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32613</w:t>
            </w:r>
          </w:p>
        </w:tc>
        <w:tc>
          <w:tcPr>
            <w:tcW w:w="493" w:type="pct"/>
            <w:tcBorders>
              <w:top w:val="nil"/>
              <w:left w:val="nil"/>
              <w:bottom w:val="nil"/>
              <w:right w:val="nil"/>
            </w:tcBorders>
            <w:shd w:val="clear" w:color="auto" w:fill="auto"/>
            <w:noWrap/>
            <w:vAlign w:val="bottom"/>
            <w:hideMark/>
          </w:tcPr>
          <w:p w14:paraId="2A4585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4831D3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A828C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3D5313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13D2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E7136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2855BE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C7B07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6EEC2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191474E" w14:textId="77777777" w:rsidTr="00B500D7">
        <w:trPr>
          <w:trHeight w:val="290"/>
        </w:trPr>
        <w:tc>
          <w:tcPr>
            <w:tcW w:w="838" w:type="pct"/>
            <w:tcBorders>
              <w:top w:val="nil"/>
              <w:left w:val="nil"/>
              <w:bottom w:val="nil"/>
              <w:right w:val="nil"/>
            </w:tcBorders>
            <w:shd w:val="clear" w:color="auto" w:fill="auto"/>
            <w:noWrap/>
            <w:vAlign w:val="bottom"/>
            <w:hideMark/>
          </w:tcPr>
          <w:p w14:paraId="72C21E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1C1F02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C9C94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30939</w:t>
            </w:r>
          </w:p>
        </w:tc>
        <w:tc>
          <w:tcPr>
            <w:tcW w:w="493" w:type="pct"/>
            <w:tcBorders>
              <w:top w:val="nil"/>
              <w:left w:val="nil"/>
              <w:bottom w:val="nil"/>
              <w:right w:val="nil"/>
            </w:tcBorders>
            <w:shd w:val="clear" w:color="auto" w:fill="auto"/>
            <w:noWrap/>
            <w:vAlign w:val="bottom"/>
            <w:hideMark/>
          </w:tcPr>
          <w:p w14:paraId="4DF1B0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4BF9D7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15169</w:t>
            </w:r>
          </w:p>
        </w:tc>
        <w:tc>
          <w:tcPr>
            <w:tcW w:w="238" w:type="pct"/>
            <w:tcBorders>
              <w:top w:val="nil"/>
              <w:left w:val="nil"/>
              <w:bottom w:val="nil"/>
              <w:right w:val="nil"/>
            </w:tcBorders>
            <w:shd w:val="clear" w:color="auto" w:fill="auto"/>
            <w:noWrap/>
            <w:vAlign w:val="bottom"/>
            <w:hideMark/>
          </w:tcPr>
          <w:p w14:paraId="4ABAF8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331</w:t>
            </w:r>
          </w:p>
        </w:tc>
        <w:tc>
          <w:tcPr>
            <w:tcW w:w="311" w:type="pct"/>
            <w:tcBorders>
              <w:top w:val="nil"/>
              <w:left w:val="nil"/>
              <w:bottom w:val="nil"/>
              <w:right w:val="nil"/>
            </w:tcBorders>
            <w:shd w:val="clear" w:color="auto" w:fill="auto"/>
            <w:noWrap/>
            <w:vAlign w:val="bottom"/>
            <w:hideMark/>
          </w:tcPr>
          <w:p w14:paraId="01C98E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6A48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6BA9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3145CB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DA001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w:t>
            </w:r>
          </w:p>
        </w:tc>
        <w:tc>
          <w:tcPr>
            <w:tcW w:w="420" w:type="pct"/>
            <w:tcBorders>
              <w:top w:val="nil"/>
              <w:left w:val="nil"/>
              <w:bottom w:val="nil"/>
              <w:right w:val="nil"/>
            </w:tcBorders>
            <w:shd w:val="clear" w:color="auto" w:fill="auto"/>
            <w:noWrap/>
            <w:vAlign w:val="bottom"/>
            <w:hideMark/>
          </w:tcPr>
          <w:p w14:paraId="5E6EF3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A4BC4B" w14:textId="77777777" w:rsidTr="00B500D7">
        <w:trPr>
          <w:trHeight w:val="290"/>
        </w:trPr>
        <w:tc>
          <w:tcPr>
            <w:tcW w:w="838" w:type="pct"/>
            <w:tcBorders>
              <w:top w:val="nil"/>
              <w:left w:val="nil"/>
              <w:bottom w:val="nil"/>
              <w:right w:val="nil"/>
            </w:tcBorders>
            <w:shd w:val="clear" w:color="auto" w:fill="auto"/>
            <w:noWrap/>
            <w:vAlign w:val="bottom"/>
            <w:hideMark/>
          </w:tcPr>
          <w:p w14:paraId="1D6964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6F4596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BA6DB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10286</w:t>
            </w:r>
          </w:p>
        </w:tc>
        <w:tc>
          <w:tcPr>
            <w:tcW w:w="493" w:type="pct"/>
            <w:tcBorders>
              <w:top w:val="nil"/>
              <w:left w:val="nil"/>
              <w:bottom w:val="nil"/>
              <w:right w:val="nil"/>
            </w:tcBorders>
            <w:shd w:val="clear" w:color="auto" w:fill="auto"/>
            <w:noWrap/>
            <w:vAlign w:val="bottom"/>
            <w:hideMark/>
          </w:tcPr>
          <w:p w14:paraId="2B4697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4E2821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4727</w:t>
            </w:r>
          </w:p>
        </w:tc>
        <w:tc>
          <w:tcPr>
            <w:tcW w:w="238" w:type="pct"/>
            <w:tcBorders>
              <w:top w:val="nil"/>
              <w:left w:val="nil"/>
              <w:bottom w:val="nil"/>
              <w:right w:val="nil"/>
            </w:tcBorders>
            <w:shd w:val="clear" w:color="auto" w:fill="auto"/>
            <w:noWrap/>
            <w:vAlign w:val="bottom"/>
            <w:hideMark/>
          </w:tcPr>
          <w:p w14:paraId="74931C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14:paraId="4AB0D9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9B0A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F37A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7AC1ED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CCFFD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1381</w:t>
            </w:r>
          </w:p>
        </w:tc>
        <w:tc>
          <w:tcPr>
            <w:tcW w:w="420" w:type="pct"/>
            <w:tcBorders>
              <w:top w:val="nil"/>
              <w:left w:val="nil"/>
              <w:bottom w:val="nil"/>
              <w:right w:val="nil"/>
            </w:tcBorders>
            <w:shd w:val="clear" w:color="auto" w:fill="auto"/>
            <w:noWrap/>
            <w:vAlign w:val="bottom"/>
            <w:hideMark/>
          </w:tcPr>
          <w:p w14:paraId="523252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94A430B" w14:textId="77777777" w:rsidTr="00B500D7">
        <w:trPr>
          <w:trHeight w:val="290"/>
        </w:trPr>
        <w:tc>
          <w:tcPr>
            <w:tcW w:w="838" w:type="pct"/>
            <w:tcBorders>
              <w:top w:val="nil"/>
              <w:left w:val="nil"/>
              <w:bottom w:val="nil"/>
              <w:right w:val="nil"/>
            </w:tcBorders>
            <w:shd w:val="clear" w:color="auto" w:fill="auto"/>
            <w:noWrap/>
            <w:vAlign w:val="bottom"/>
            <w:hideMark/>
          </w:tcPr>
          <w:p w14:paraId="1DD873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13DF17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0A794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5693</w:t>
            </w:r>
          </w:p>
        </w:tc>
        <w:tc>
          <w:tcPr>
            <w:tcW w:w="493" w:type="pct"/>
            <w:tcBorders>
              <w:top w:val="nil"/>
              <w:left w:val="nil"/>
              <w:bottom w:val="nil"/>
              <w:right w:val="nil"/>
            </w:tcBorders>
            <w:shd w:val="clear" w:color="auto" w:fill="auto"/>
            <w:noWrap/>
            <w:vAlign w:val="bottom"/>
            <w:hideMark/>
          </w:tcPr>
          <w:p w14:paraId="67F90C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584F49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238" w:type="pct"/>
            <w:tcBorders>
              <w:top w:val="nil"/>
              <w:left w:val="nil"/>
              <w:bottom w:val="nil"/>
              <w:right w:val="nil"/>
            </w:tcBorders>
            <w:shd w:val="clear" w:color="auto" w:fill="auto"/>
            <w:noWrap/>
            <w:vAlign w:val="bottom"/>
            <w:hideMark/>
          </w:tcPr>
          <w:p w14:paraId="74C0AF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302</w:t>
            </w:r>
          </w:p>
        </w:tc>
        <w:tc>
          <w:tcPr>
            <w:tcW w:w="311" w:type="pct"/>
            <w:tcBorders>
              <w:top w:val="nil"/>
              <w:left w:val="nil"/>
              <w:bottom w:val="nil"/>
              <w:right w:val="nil"/>
            </w:tcBorders>
            <w:shd w:val="clear" w:color="auto" w:fill="auto"/>
            <w:noWrap/>
            <w:vAlign w:val="bottom"/>
            <w:hideMark/>
          </w:tcPr>
          <w:p w14:paraId="1F0AE7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618A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910E3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57EB5C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B5510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9771A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993C39C" w14:textId="77777777" w:rsidTr="00B500D7">
        <w:trPr>
          <w:trHeight w:val="290"/>
        </w:trPr>
        <w:tc>
          <w:tcPr>
            <w:tcW w:w="838" w:type="pct"/>
            <w:tcBorders>
              <w:top w:val="nil"/>
              <w:left w:val="nil"/>
              <w:bottom w:val="nil"/>
              <w:right w:val="nil"/>
            </w:tcBorders>
            <w:shd w:val="clear" w:color="auto" w:fill="auto"/>
            <w:noWrap/>
            <w:vAlign w:val="bottom"/>
            <w:hideMark/>
          </w:tcPr>
          <w:p w14:paraId="70FACA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602AD74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69151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25850</w:t>
            </w:r>
          </w:p>
        </w:tc>
        <w:tc>
          <w:tcPr>
            <w:tcW w:w="493" w:type="pct"/>
            <w:tcBorders>
              <w:top w:val="nil"/>
              <w:left w:val="nil"/>
              <w:bottom w:val="nil"/>
              <w:right w:val="nil"/>
            </w:tcBorders>
            <w:shd w:val="clear" w:color="auto" w:fill="auto"/>
            <w:noWrap/>
            <w:vAlign w:val="bottom"/>
            <w:hideMark/>
          </w:tcPr>
          <w:p w14:paraId="6FEE8B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2D6609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763</w:t>
            </w:r>
          </w:p>
        </w:tc>
        <w:tc>
          <w:tcPr>
            <w:tcW w:w="238" w:type="pct"/>
            <w:tcBorders>
              <w:top w:val="nil"/>
              <w:left w:val="nil"/>
              <w:bottom w:val="nil"/>
              <w:right w:val="nil"/>
            </w:tcBorders>
            <w:shd w:val="clear" w:color="auto" w:fill="auto"/>
            <w:noWrap/>
            <w:vAlign w:val="bottom"/>
            <w:hideMark/>
          </w:tcPr>
          <w:p w14:paraId="3E9826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14:paraId="6DFEC0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1235B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83CD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6F73B2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4A65B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0450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D64726F" w14:textId="77777777" w:rsidTr="00B500D7">
        <w:trPr>
          <w:trHeight w:val="290"/>
        </w:trPr>
        <w:tc>
          <w:tcPr>
            <w:tcW w:w="838" w:type="pct"/>
            <w:tcBorders>
              <w:top w:val="nil"/>
              <w:left w:val="nil"/>
              <w:bottom w:val="nil"/>
              <w:right w:val="nil"/>
            </w:tcBorders>
            <w:shd w:val="clear" w:color="auto" w:fill="auto"/>
            <w:noWrap/>
            <w:vAlign w:val="bottom"/>
            <w:hideMark/>
          </w:tcPr>
          <w:p w14:paraId="64C417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51D7D5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01896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20548</w:t>
            </w:r>
          </w:p>
        </w:tc>
        <w:tc>
          <w:tcPr>
            <w:tcW w:w="493" w:type="pct"/>
            <w:tcBorders>
              <w:top w:val="nil"/>
              <w:left w:val="nil"/>
              <w:bottom w:val="nil"/>
              <w:right w:val="nil"/>
            </w:tcBorders>
            <w:shd w:val="clear" w:color="auto" w:fill="auto"/>
            <w:noWrap/>
            <w:vAlign w:val="bottom"/>
            <w:hideMark/>
          </w:tcPr>
          <w:p w14:paraId="2A4BDC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3B5AA9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11651</w:t>
            </w:r>
          </w:p>
        </w:tc>
        <w:tc>
          <w:tcPr>
            <w:tcW w:w="238" w:type="pct"/>
            <w:tcBorders>
              <w:top w:val="nil"/>
              <w:left w:val="nil"/>
              <w:bottom w:val="nil"/>
              <w:right w:val="nil"/>
            </w:tcBorders>
            <w:shd w:val="clear" w:color="auto" w:fill="auto"/>
            <w:noWrap/>
            <w:vAlign w:val="bottom"/>
            <w:hideMark/>
          </w:tcPr>
          <w:p w14:paraId="2020D9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273ABB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3121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EE082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65F85A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3B5B9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w:t>
            </w:r>
          </w:p>
        </w:tc>
        <w:tc>
          <w:tcPr>
            <w:tcW w:w="420" w:type="pct"/>
            <w:tcBorders>
              <w:top w:val="nil"/>
              <w:left w:val="nil"/>
              <w:bottom w:val="nil"/>
              <w:right w:val="nil"/>
            </w:tcBorders>
            <w:shd w:val="clear" w:color="auto" w:fill="auto"/>
            <w:noWrap/>
            <w:vAlign w:val="bottom"/>
            <w:hideMark/>
          </w:tcPr>
          <w:p w14:paraId="6D8AB5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366D96C" w14:textId="77777777" w:rsidTr="00B500D7">
        <w:trPr>
          <w:trHeight w:val="290"/>
        </w:trPr>
        <w:tc>
          <w:tcPr>
            <w:tcW w:w="838" w:type="pct"/>
            <w:tcBorders>
              <w:top w:val="nil"/>
              <w:left w:val="nil"/>
              <w:bottom w:val="nil"/>
              <w:right w:val="nil"/>
            </w:tcBorders>
            <w:shd w:val="clear" w:color="auto" w:fill="auto"/>
            <w:noWrap/>
            <w:vAlign w:val="bottom"/>
            <w:hideMark/>
          </w:tcPr>
          <w:p w14:paraId="118708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0468AF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F183F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6804</w:t>
            </w:r>
          </w:p>
        </w:tc>
        <w:tc>
          <w:tcPr>
            <w:tcW w:w="493" w:type="pct"/>
            <w:tcBorders>
              <w:top w:val="nil"/>
              <w:left w:val="nil"/>
              <w:bottom w:val="nil"/>
              <w:right w:val="nil"/>
            </w:tcBorders>
            <w:shd w:val="clear" w:color="auto" w:fill="auto"/>
            <w:noWrap/>
            <w:vAlign w:val="bottom"/>
            <w:hideMark/>
          </w:tcPr>
          <w:p w14:paraId="203DB1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79E219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4380</w:t>
            </w:r>
          </w:p>
        </w:tc>
        <w:tc>
          <w:tcPr>
            <w:tcW w:w="238" w:type="pct"/>
            <w:tcBorders>
              <w:top w:val="nil"/>
              <w:left w:val="nil"/>
              <w:bottom w:val="nil"/>
              <w:right w:val="nil"/>
            </w:tcBorders>
            <w:shd w:val="clear" w:color="auto" w:fill="auto"/>
            <w:noWrap/>
            <w:vAlign w:val="bottom"/>
            <w:hideMark/>
          </w:tcPr>
          <w:p w14:paraId="71FF78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335</w:t>
            </w:r>
          </w:p>
        </w:tc>
        <w:tc>
          <w:tcPr>
            <w:tcW w:w="311" w:type="pct"/>
            <w:tcBorders>
              <w:top w:val="nil"/>
              <w:left w:val="nil"/>
              <w:bottom w:val="nil"/>
              <w:right w:val="nil"/>
            </w:tcBorders>
            <w:shd w:val="clear" w:color="auto" w:fill="auto"/>
            <w:noWrap/>
            <w:vAlign w:val="bottom"/>
            <w:hideMark/>
          </w:tcPr>
          <w:p w14:paraId="70ACAC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69B7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AEA2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73912A9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31B8E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2034</w:t>
            </w:r>
          </w:p>
        </w:tc>
        <w:tc>
          <w:tcPr>
            <w:tcW w:w="420" w:type="pct"/>
            <w:tcBorders>
              <w:top w:val="nil"/>
              <w:left w:val="nil"/>
              <w:bottom w:val="nil"/>
              <w:right w:val="nil"/>
            </w:tcBorders>
            <w:shd w:val="clear" w:color="auto" w:fill="auto"/>
            <w:noWrap/>
            <w:vAlign w:val="bottom"/>
            <w:hideMark/>
          </w:tcPr>
          <w:p w14:paraId="734399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CE62936" w14:textId="77777777" w:rsidTr="00B500D7">
        <w:trPr>
          <w:trHeight w:val="290"/>
        </w:trPr>
        <w:tc>
          <w:tcPr>
            <w:tcW w:w="838" w:type="pct"/>
            <w:tcBorders>
              <w:top w:val="nil"/>
              <w:left w:val="nil"/>
              <w:bottom w:val="nil"/>
              <w:right w:val="nil"/>
            </w:tcBorders>
            <w:shd w:val="clear" w:color="auto" w:fill="auto"/>
            <w:noWrap/>
            <w:vAlign w:val="bottom"/>
            <w:hideMark/>
          </w:tcPr>
          <w:p w14:paraId="1BAFA9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3CF42C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E4E16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5519</w:t>
            </w:r>
          </w:p>
        </w:tc>
        <w:tc>
          <w:tcPr>
            <w:tcW w:w="493" w:type="pct"/>
            <w:tcBorders>
              <w:top w:val="nil"/>
              <w:left w:val="nil"/>
              <w:bottom w:val="nil"/>
              <w:right w:val="nil"/>
            </w:tcBorders>
            <w:shd w:val="clear" w:color="auto" w:fill="auto"/>
            <w:noWrap/>
            <w:vAlign w:val="bottom"/>
            <w:hideMark/>
          </w:tcPr>
          <w:p w14:paraId="14B69A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3C4E9F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238" w:type="pct"/>
            <w:tcBorders>
              <w:top w:val="nil"/>
              <w:left w:val="nil"/>
              <w:bottom w:val="nil"/>
              <w:right w:val="nil"/>
            </w:tcBorders>
            <w:shd w:val="clear" w:color="auto" w:fill="auto"/>
            <w:noWrap/>
            <w:vAlign w:val="bottom"/>
            <w:hideMark/>
          </w:tcPr>
          <w:p w14:paraId="2F5B76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329</w:t>
            </w:r>
          </w:p>
        </w:tc>
        <w:tc>
          <w:tcPr>
            <w:tcW w:w="311" w:type="pct"/>
            <w:tcBorders>
              <w:top w:val="nil"/>
              <w:left w:val="nil"/>
              <w:bottom w:val="nil"/>
              <w:right w:val="nil"/>
            </w:tcBorders>
            <w:shd w:val="clear" w:color="auto" w:fill="auto"/>
            <w:noWrap/>
            <w:vAlign w:val="bottom"/>
            <w:hideMark/>
          </w:tcPr>
          <w:p w14:paraId="62EABA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20B04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BB4ED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47088B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DD741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F040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A0C0C16" w14:textId="77777777" w:rsidTr="00B500D7">
        <w:trPr>
          <w:trHeight w:val="290"/>
        </w:trPr>
        <w:tc>
          <w:tcPr>
            <w:tcW w:w="838" w:type="pct"/>
            <w:tcBorders>
              <w:top w:val="nil"/>
              <w:left w:val="nil"/>
              <w:bottom w:val="nil"/>
              <w:right w:val="nil"/>
            </w:tcBorders>
            <w:shd w:val="clear" w:color="auto" w:fill="auto"/>
            <w:noWrap/>
            <w:vAlign w:val="bottom"/>
            <w:hideMark/>
          </w:tcPr>
          <w:p w14:paraId="04C7F2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05BC87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C9A14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22764</w:t>
            </w:r>
          </w:p>
        </w:tc>
        <w:tc>
          <w:tcPr>
            <w:tcW w:w="493" w:type="pct"/>
            <w:tcBorders>
              <w:top w:val="nil"/>
              <w:left w:val="nil"/>
              <w:bottom w:val="nil"/>
              <w:right w:val="nil"/>
            </w:tcBorders>
            <w:shd w:val="clear" w:color="auto" w:fill="auto"/>
            <w:noWrap/>
            <w:vAlign w:val="bottom"/>
            <w:hideMark/>
          </w:tcPr>
          <w:p w14:paraId="2E0990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400250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3808</w:t>
            </w:r>
          </w:p>
        </w:tc>
        <w:tc>
          <w:tcPr>
            <w:tcW w:w="238" w:type="pct"/>
            <w:tcBorders>
              <w:top w:val="nil"/>
              <w:left w:val="nil"/>
              <w:bottom w:val="nil"/>
              <w:right w:val="nil"/>
            </w:tcBorders>
            <w:shd w:val="clear" w:color="auto" w:fill="auto"/>
            <w:noWrap/>
            <w:vAlign w:val="bottom"/>
            <w:hideMark/>
          </w:tcPr>
          <w:p w14:paraId="33C678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6017843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137E1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7E091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5D363B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4A820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0F820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201FE57" w14:textId="77777777" w:rsidTr="00B500D7">
        <w:trPr>
          <w:trHeight w:val="290"/>
        </w:trPr>
        <w:tc>
          <w:tcPr>
            <w:tcW w:w="838" w:type="pct"/>
            <w:tcBorders>
              <w:top w:val="nil"/>
              <w:left w:val="nil"/>
              <w:bottom w:val="nil"/>
              <w:right w:val="nil"/>
            </w:tcBorders>
            <w:shd w:val="clear" w:color="auto" w:fill="auto"/>
            <w:noWrap/>
            <w:vAlign w:val="bottom"/>
            <w:hideMark/>
          </w:tcPr>
          <w:p w14:paraId="0B3868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0E0566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02CB1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18926</w:t>
            </w:r>
          </w:p>
        </w:tc>
        <w:tc>
          <w:tcPr>
            <w:tcW w:w="493" w:type="pct"/>
            <w:tcBorders>
              <w:top w:val="nil"/>
              <w:left w:val="nil"/>
              <w:bottom w:val="nil"/>
              <w:right w:val="nil"/>
            </w:tcBorders>
            <w:shd w:val="clear" w:color="auto" w:fill="auto"/>
            <w:noWrap/>
            <w:vAlign w:val="bottom"/>
            <w:hideMark/>
          </w:tcPr>
          <w:p w14:paraId="4D9E57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4E941F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7769</w:t>
            </w:r>
          </w:p>
        </w:tc>
        <w:tc>
          <w:tcPr>
            <w:tcW w:w="238" w:type="pct"/>
            <w:tcBorders>
              <w:top w:val="nil"/>
              <w:left w:val="nil"/>
              <w:bottom w:val="nil"/>
              <w:right w:val="nil"/>
            </w:tcBorders>
            <w:shd w:val="clear" w:color="auto" w:fill="auto"/>
            <w:noWrap/>
            <w:vAlign w:val="bottom"/>
            <w:hideMark/>
          </w:tcPr>
          <w:p w14:paraId="239382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14:paraId="6D01B8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11A3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AB315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4B903A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71BA2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w:t>
            </w:r>
          </w:p>
        </w:tc>
        <w:tc>
          <w:tcPr>
            <w:tcW w:w="420" w:type="pct"/>
            <w:tcBorders>
              <w:top w:val="nil"/>
              <w:left w:val="nil"/>
              <w:bottom w:val="nil"/>
              <w:right w:val="nil"/>
            </w:tcBorders>
            <w:shd w:val="clear" w:color="auto" w:fill="auto"/>
            <w:noWrap/>
            <w:vAlign w:val="bottom"/>
            <w:hideMark/>
          </w:tcPr>
          <w:p w14:paraId="7A455C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2E6F9B" w14:textId="77777777" w:rsidTr="00B500D7">
        <w:trPr>
          <w:trHeight w:val="290"/>
        </w:trPr>
        <w:tc>
          <w:tcPr>
            <w:tcW w:w="838" w:type="pct"/>
            <w:tcBorders>
              <w:top w:val="nil"/>
              <w:left w:val="nil"/>
              <w:bottom w:val="nil"/>
              <w:right w:val="nil"/>
            </w:tcBorders>
            <w:shd w:val="clear" w:color="auto" w:fill="auto"/>
            <w:noWrap/>
            <w:vAlign w:val="bottom"/>
            <w:hideMark/>
          </w:tcPr>
          <w:p w14:paraId="31873C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2C1C6B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95EAA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5692</w:t>
            </w:r>
          </w:p>
        </w:tc>
        <w:tc>
          <w:tcPr>
            <w:tcW w:w="493" w:type="pct"/>
            <w:tcBorders>
              <w:top w:val="nil"/>
              <w:left w:val="nil"/>
              <w:bottom w:val="nil"/>
              <w:right w:val="nil"/>
            </w:tcBorders>
            <w:shd w:val="clear" w:color="auto" w:fill="auto"/>
            <w:noWrap/>
            <w:vAlign w:val="bottom"/>
            <w:hideMark/>
          </w:tcPr>
          <w:p w14:paraId="1FAE6D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01AC55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8437</w:t>
            </w:r>
          </w:p>
        </w:tc>
        <w:tc>
          <w:tcPr>
            <w:tcW w:w="238" w:type="pct"/>
            <w:tcBorders>
              <w:top w:val="nil"/>
              <w:left w:val="nil"/>
              <w:bottom w:val="nil"/>
              <w:right w:val="nil"/>
            </w:tcBorders>
            <w:shd w:val="clear" w:color="auto" w:fill="auto"/>
            <w:noWrap/>
            <w:vAlign w:val="bottom"/>
            <w:hideMark/>
          </w:tcPr>
          <w:p w14:paraId="4B4662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14:paraId="66305A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1FB7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3D0E6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2035EC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FC39A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1550</w:t>
            </w:r>
          </w:p>
        </w:tc>
        <w:tc>
          <w:tcPr>
            <w:tcW w:w="420" w:type="pct"/>
            <w:tcBorders>
              <w:top w:val="nil"/>
              <w:left w:val="nil"/>
              <w:bottom w:val="nil"/>
              <w:right w:val="nil"/>
            </w:tcBorders>
            <w:shd w:val="clear" w:color="auto" w:fill="auto"/>
            <w:noWrap/>
            <w:vAlign w:val="bottom"/>
            <w:hideMark/>
          </w:tcPr>
          <w:p w14:paraId="1E0656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D919BFA" w14:textId="77777777" w:rsidTr="00B500D7">
        <w:trPr>
          <w:trHeight w:val="290"/>
        </w:trPr>
        <w:tc>
          <w:tcPr>
            <w:tcW w:w="838" w:type="pct"/>
            <w:tcBorders>
              <w:top w:val="nil"/>
              <w:left w:val="nil"/>
              <w:bottom w:val="nil"/>
              <w:right w:val="nil"/>
            </w:tcBorders>
            <w:shd w:val="clear" w:color="auto" w:fill="auto"/>
            <w:noWrap/>
            <w:vAlign w:val="bottom"/>
            <w:hideMark/>
          </w:tcPr>
          <w:p w14:paraId="347C8F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299E28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38CD4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7225</w:t>
            </w:r>
          </w:p>
        </w:tc>
        <w:tc>
          <w:tcPr>
            <w:tcW w:w="493" w:type="pct"/>
            <w:tcBorders>
              <w:top w:val="nil"/>
              <w:left w:val="nil"/>
              <w:bottom w:val="nil"/>
              <w:right w:val="nil"/>
            </w:tcBorders>
            <w:shd w:val="clear" w:color="auto" w:fill="auto"/>
            <w:noWrap/>
            <w:vAlign w:val="bottom"/>
            <w:hideMark/>
          </w:tcPr>
          <w:p w14:paraId="3CC286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0DB76A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823</w:t>
            </w:r>
          </w:p>
        </w:tc>
        <w:tc>
          <w:tcPr>
            <w:tcW w:w="238" w:type="pct"/>
            <w:tcBorders>
              <w:top w:val="nil"/>
              <w:left w:val="nil"/>
              <w:bottom w:val="nil"/>
              <w:right w:val="nil"/>
            </w:tcBorders>
            <w:shd w:val="clear" w:color="auto" w:fill="auto"/>
            <w:noWrap/>
            <w:vAlign w:val="bottom"/>
            <w:hideMark/>
          </w:tcPr>
          <w:p w14:paraId="507154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320</w:t>
            </w:r>
          </w:p>
        </w:tc>
        <w:tc>
          <w:tcPr>
            <w:tcW w:w="311" w:type="pct"/>
            <w:tcBorders>
              <w:top w:val="nil"/>
              <w:left w:val="nil"/>
              <w:bottom w:val="nil"/>
              <w:right w:val="nil"/>
            </w:tcBorders>
            <w:shd w:val="clear" w:color="auto" w:fill="auto"/>
            <w:noWrap/>
            <w:vAlign w:val="bottom"/>
            <w:hideMark/>
          </w:tcPr>
          <w:p w14:paraId="26B191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1EE0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8A1B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293D78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64E37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1A90E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C237CF3" w14:textId="77777777" w:rsidTr="00B500D7">
        <w:trPr>
          <w:trHeight w:val="290"/>
        </w:trPr>
        <w:tc>
          <w:tcPr>
            <w:tcW w:w="838" w:type="pct"/>
            <w:tcBorders>
              <w:top w:val="nil"/>
              <w:left w:val="nil"/>
              <w:bottom w:val="nil"/>
              <w:right w:val="nil"/>
            </w:tcBorders>
            <w:shd w:val="clear" w:color="auto" w:fill="auto"/>
            <w:noWrap/>
            <w:vAlign w:val="bottom"/>
            <w:hideMark/>
          </w:tcPr>
          <w:p w14:paraId="5619B8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33C93D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A3DE1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20683</w:t>
            </w:r>
          </w:p>
        </w:tc>
        <w:tc>
          <w:tcPr>
            <w:tcW w:w="493" w:type="pct"/>
            <w:tcBorders>
              <w:top w:val="nil"/>
              <w:left w:val="nil"/>
              <w:bottom w:val="nil"/>
              <w:right w:val="nil"/>
            </w:tcBorders>
            <w:shd w:val="clear" w:color="auto" w:fill="auto"/>
            <w:noWrap/>
            <w:vAlign w:val="bottom"/>
            <w:hideMark/>
          </w:tcPr>
          <w:p w14:paraId="42F2CF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780045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1480</w:t>
            </w:r>
          </w:p>
        </w:tc>
        <w:tc>
          <w:tcPr>
            <w:tcW w:w="238" w:type="pct"/>
            <w:tcBorders>
              <w:top w:val="nil"/>
              <w:left w:val="nil"/>
              <w:bottom w:val="nil"/>
              <w:right w:val="nil"/>
            </w:tcBorders>
            <w:shd w:val="clear" w:color="auto" w:fill="auto"/>
            <w:noWrap/>
            <w:vAlign w:val="bottom"/>
            <w:hideMark/>
          </w:tcPr>
          <w:p w14:paraId="3D727C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w:t>
            </w:r>
          </w:p>
        </w:tc>
        <w:tc>
          <w:tcPr>
            <w:tcW w:w="311" w:type="pct"/>
            <w:tcBorders>
              <w:top w:val="nil"/>
              <w:left w:val="nil"/>
              <w:bottom w:val="nil"/>
              <w:right w:val="nil"/>
            </w:tcBorders>
            <w:shd w:val="clear" w:color="auto" w:fill="auto"/>
            <w:noWrap/>
            <w:vAlign w:val="bottom"/>
            <w:hideMark/>
          </w:tcPr>
          <w:p w14:paraId="6C2966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B3B4F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D6FE1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482CC5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8AC17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D2053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9C3CA34" w14:textId="77777777" w:rsidTr="00B500D7">
        <w:trPr>
          <w:trHeight w:val="290"/>
        </w:trPr>
        <w:tc>
          <w:tcPr>
            <w:tcW w:w="838" w:type="pct"/>
            <w:tcBorders>
              <w:top w:val="nil"/>
              <w:left w:val="nil"/>
              <w:bottom w:val="nil"/>
              <w:right w:val="nil"/>
            </w:tcBorders>
            <w:shd w:val="clear" w:color="auto" w:fill="auto"/>
            <w:noWrap/>
            <w:vAlign w:val="bottom"/>
            <w:hideMark/>
          </w:tcPr>
          <w:p w14:paraId="587D58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5BB952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F8EEE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13092</w:t>
            </w:r>
          </w:p>
        </w:tc>
        <w:tc>
          <w:tcPr>
            <w:tcW w:w="493" w:type="pct"/>
            <w:tcBorders>
              <w:top w:val="nil"/>
              <w:left w:val="nil"/>
              <w:bottom w:val="nil"/>
              <w:right w:val="nil"/>
            </w:tcBorders>
            <w:shd w:val="clear" w:color="auto" w:fill="auto"/>
            <w:noWrap/>
            <w:vAlign w:val="bottom"/>
            <w:hideMark/>
          </w:tcPr>
          <w:p w14:paraId="595452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12FD02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9238</w:t>
            </w:r>
          </w:p>
        </w:tc>
        <w:tc>
          <w:tcPr>
            <w:tcW w:w="238" w:type="pct"/>
            <w:tcBorders>
              <w:top w:val="nil"/>
              <w:left w:val="nil"/>
              <w:bottom w:val="nil"/>
              <w:right w:val="nil"/>
            </w:tcBorders>
            <w:shd w:val="clear" w:color="auto" w:fill="auto"/>
            <w:noWrap/>
            <w:vAlign w:val="bottom"/>
            <w:hideMark/>
          </w:tcPr>
          <w:p w14:paraId="0F566E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14:paraId="01D24C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BCCA9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58600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30D3CF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8CF0A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707</w:t>
            </w:r>
          </w:p>
        </w:tc>
        <w:tc>
          <w:tcPr>
            <w:tcW w:w="420" w:type="pct"/>
            <w:tcBorders>
              <w:top w:val="nil"/>
              <w:left w:val="nil"/>
              <w:bottom w:val="nil"/>
              <w:right w:val="nil"/>
            </w:tcBorders>
            <w:shd w:val="clear" w:color="auto" w:fill="auto"/>
            <w:noWrap/>
            <w:vAlign w:val="bottom"/>
            <w:hideMark/>
          </w:tcPr>
          <w:p w14:paraId="49C731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533C554" w14:textId="77777777" w:rsidTr="00B500D7">
        <w:trPr>
          <w:trHeight w:val="290"/>
        </w:trPr>
        <w:tc>
          <w:tcPr>
            <w:tcW w:w="838" w:type="pct"/>
            <w:tcBorders>
              <w:top w:val="nil"/>
              <w:left w:val="nil"/>
              <w:bottom w:val="nil"/>
              <w:right w:val="nil"/>
            </w:tcBorders>
            <w:shd w:val="clear" w:color="auto" w:fill="auto"/>
            <w:noWrap/>
            <w:vAlign w:val="bottom"/>
            <w:hideMark/>
          </w:tcPr>
          <w:p w14:paraId="673115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61180C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291F4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4282</w:t>
            </w:r>
          </w:p>
        </w:tc>
        <w:tc>
          <w:tcPr>
            <w:tcW w:w="493" w:type="pct"/>
            <w:tcBorders>
              <w:top w:val="nil"/>
              <w:left w:val="nil"/>
              <w:bottom w:val="nil"/>
              <w:right w:val="nil"/>
            </w:tcBorders>
            <w:shd w:val="clear" w:color="auto" w:fill="auto"/>
            <w:noWrap/>
            <w:vAlign w:val="bottom"/>
            <w:hideMark/>
          </w:tcPr>
          <w:p w14:paraId="6464A1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039015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5091</w:t>
            </w:r>
          </w:p>
        </w:tc>
        <w:tc>
          <w:tcPr>
            <w:tcW w:w="238" w:type="pct"/>
            <w:tcBorders>
              <w:top w:val="nil"/>
              <w:left w:val="nil"/>
              <w:bottom w:val="nil"/>
              <w:right w:val="nil"/>
            </w:tcBorders>
            <w:shd w:val="clear" w:color="auto" w:fill="auto"/>
            <w:noWrap/>
            <w:vAlign w:val="bottom"/>
            <w:hideMark/>
          </w:tcPr>
          <w:p w14:paraId="498D15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328</w:t>
            </w:r>
          </w:p>
        </w:tc>
        <w:tc>
          <w:tcPr>
            <w:tcW w:w="311" w:type="pct"/>
            <w:tcBorders>
              <w:top w:val="nil"/>
              <w:left w:val="nil"/>
              <w:bottom w:val="nil"/>
              <w:right w:val="nil"/>
            </w:tcBorders>
            <w:shd w:val="clear" w:color="auto" w:fill="auto"/>
            <w:noWrap/>
            <w:vAlign w:val="bottom"/>
            <w:hideMark/>
          </w:tcPr>
          <w:p w14:paraId="446FEE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2EAB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A879B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7F52A7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0E117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1049</w:t>
            </w:r>
          </w:p>
        </w:tc>
        <w:tc>
          <w:tcPr>
            <w:tcW w:w="420" w:type="pct"/>
            <w:tcBorders>
              <w:top w:val="nil"/>
              <w:left w:val="nil"/>
              <w:bottom w:val="nil"/>
              <w:right w:val="nil"/>
            </w:tcBorders>
            <w:shd w:val="clear" w:color="auto" w:fill="auto"/>
            <w:noWrap/>
            <w:vAlign w:val="bottom"/>
            <w:hideMark/>
          </w:tcPr>
          <w:p w14:paraId="765D52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4FD2DE3" w14:textId="77777777" w:rsidTr="00B500D7">
        <w:trPr>
          <w:trHeight w:val="290"/>
        </w:trPr>
        <w:tc>
          <w:tcPr>
            <w:tcW w:w="838" w:type="pct"/>
            <w:tcBorders>
              <w:top w:val="nil"/>
              <w:left w:val="nil"/>
              <w:bottom w:val="nil"/>
              <w:right w:val="nil"/>
            </w:tcBorders>
            <w:shd w:val="clear" w:color="auto" w:fill="auto"/>
            <w:noWrap/>
            <w:vAlign w:val="bottom"/>
            <w:hideMark/>
          </w:tcPr>
          <w:p w14:paraId="5E2622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77F419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A8004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7625</w:t>
            </w:r>
          </w:p>
        </w:tc>
        <w:tc>
          <w:tcPr>
            <w:tcW w:w="493" w:type="pct"/>
            <w:tcBorders>
              <w:top w:val="nil"/>
              <w:left w:val="nil"/>
              <w:bottom w:val="nil"/>
              <w:right w:val="nil"/>
            </w:tcBorders>
            <w:shd w:val="clear" w:color="auto" w:fill="auto"/>
            <w:noWrap/>
            <w:vAlign w:val="bottom"/>
            <w:hideMark/>
          </w:tcPr>
          <w:p w14:paraId="4C3A5C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7607E3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392</w:t>
            </w:r>
          </w:p>
        </w:tc>
        <w:tc>
          <w:tcPr>
            <w:tcW w:w="238" w:type="pct"/>
            <w:tcBorders>
              <w:top w:val="nil"/>
              <w:left w:val="nil"/>
              <w:bottom w:val="nil"/>
              <w:right w:val="nil"/>
            </w:tcBorders>
            <w:shd w:val="clear" w:color="auto" w:fill="auto"/>
            <w:noWrap/>
            <w:vAlign w:val="bottom"/>
            <w:hideMark/>
          </w:tcPr>
          <w:p w14:paraId="27BBA8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654040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0530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1363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31CEFB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C9DAE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83B46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7FFACD5" w14:textId="77777777" w:rsidTr="00B500D7">
        <w:trPr>
          <w:trHeight w:val="290"/>
        </w:trPr>
        <w:tc>
          <w:tcPr>
            <w:tcW w:w="838" w:type="pct"/>
            <w:tcBorders>
              <w:top w:val="nil"/>
              <w:left w:val="nil"/>
              <w:bottom w:val="nil"/>
              <w:right w:val="nil"/>
            </w:tcBorders>
            <w:shd w:val="clear" w:color="auto" w:fill="auto"/>
            <w:noWrap/>
            <w:vAlign w:val="bottom"/>
            <w:hideMark/>
          </w:tcPr>
          <w:p w14:paraId="4FD61A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63B92F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25411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19457</w:t>
            </w:r>
          </w:p>
        </w:tc>
        <w:tc>
          <w:tcPr>
            <w:tcW w:w="493" w:type="pct"/>
            <w:tcBorders>
              <w:top w:val="nil"/>
              <w:left w:val="nil"/>
              <w:bottom w:val="nil"/>
              <w:right w:val="nil"/>
            </w:tcBorders>
            <w:shd w:val="clear" w:color="auto" w:fill="auto"/>
            <w:noWrap/>
            <w:vAlign w:val="bottom"/>
            <w:hideMark/>
          </w:tcPr>
          <w:p w14:paraId="7E31B1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53716C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2406</w:t>
            </w:r>
          </w:p>
        </w:tc>
        <w:tc>
          <w:tcPr>
            <w:tcW w:w="238" w:type="pct"/>
            <w:tcBorders>
              <w:top w:val="nil"/>
              <w:left w:val="nil"/>
              <w:bottom w:val="nil"/>
              <w:right w:val="nil"/>
            </w:tcBorders>
            <w:shd w:val="clear" w:color="auto" w:fill="auto"/>
            <w:noWrap/>
            <w:vAlign w:val="bottom"/>
            <w:hideMark/>
          </w:tcPr>
          <w:p w14:paraId="415108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5CC372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181C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50B63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40E694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8E260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973C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768F9CE" w14:textId="77777777" w:rsidTr="00B500D7">
        <w:trPr>
          <w:trHeight w:val="290"/>
        </w:trPr>
        <w:tc>
          <w:tcPr>
            <w:tcW w:w="838" w:type="pct"/>
            <w:tcBorders>
              <w:top w:val="nil"/>
              <w:left w:val="nil"/>
              <w:bottom w:val="nil"/>
              <w:right w:val="nil"/>
            </w:tcBorders>
            <w:shd w:val="clear" w:color="auto" w:fill="auto"/>
            <w:noWrap/>
            <w:vAlign w:val="bottom"/>
            <w:hideMark/>
          </w:tcPr>
          <w:p w14:paraId="26966E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741904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EE0CF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9469</w:t>
            </w:r>
          </w:p>
        </w:tc>
        <w:tc>
          <w:tcPr>
            <w:tcW w:w="493" w:type="pct"/>
            <w:tcBorders>
              <w:top w:val="nil"/>
              <w:left w:val="nil"/>
              <w:bottom w:val="nil"/>
              <w:right w:val="nil"/>
            </w:tcBorders>
            <w:shd w:val="clear" w:color="auto" w:fill="auto"/>
            <w:noWrap/>
            <w:vAlign w:val="bottom"/>
            <w:hideMark/>
          </w:tcPr>
          <w:p w14:paraId="118BE6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3F0B48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9530</w:t>
            </w:r>
          </w:p>
        </w:tc>
        <w:tc>
          <w:tcPr>
            <w:tcW w:w="238" w:type="pct"/>
            <w:tcBorders>
              <w:top w:val="nil"/>
              <w:left w:val="nil"/>
              <w:bottom w:val="nil"/>
              <w:right w:val="nil"/>
            </w:tcBorders>
            <w:shd w:val="clear" w:color="auto" w:fill="auto"/>
            <w:noWrap/>
            <w:vAlign w:val="bottom"/>
            <w:hideMark/>
          </w:tcPr>
          <w:p w14:paraId="2EE1DC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257</w:t>
            </w:r>
          </w:p>
        </w:tc>
        <w:tc>
          <w:tcPr>
            <w:tcW w:w="311" w:type="pct"/>
            <w:tcBorders>
              <w:top w:val="nil"/>
              <w:left w:val="nil"/>
              <w:bottom w:val="nil"/>
              <w:right w:val="nil"/>
            </w:tcBorders>
            <w:shd w:val="clear" w:color="auto" w:fill="auto"/>
            <w:noWrap/>
            <w:vAlign w:val="bottom"/>
            <w:hideMark/>
          </w:tcPr>
          <w:p w14:paraId="29CF91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B028B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BB440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5D2085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3A218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14:paraId="3CA595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B26D1E5" w14:textId="77777777" w:rsidTr="00B500D7">
        <w:trPr>
          <w:trHeight w:val="290"/>
        </w:trPr>
        <w:tc>
          <w:tcPr>
            <w:tcW w:w="838" w:type="pct"/>
            <w:tcBorders>
              <w:top w:val="nil"/>
              <w:left w:val="nil"/>
              <w:bottom w:val="nil"/>
              <w:right w:val="nil"/>
            </w:tcBorders>
            <w:shd w:val="clear" w:color="auto" w:fill="auto"/>
            <w:noWrap/>
            <w:vAlign w:val="bottom"/>
            <w:hideMark/>
          </w:tcPr>
          <w:p w14:paraId="51442A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3F2EBC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EFAD4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3498</w:t>
            </w:r>
          </w:p>
        </w:tc>
        <w:tc>
          <w:tcPr>
            <w:tcW w:w="493" w:type="pct"/>
            <w:tcBorders>
              <w:top w:val="nil"/>
              <w:left w:val="nil"/>
              <w:bottom w:val="nil"/>
              <w:right w:val="nil"/>
            </w:tcBorders>
            <w:shd w:val="clear" w:color="auto" w:fill="auto"/>
            <w:noWrap/>
            <w:vAlign w:val="bottom"/>
            <w:hideMark/>
          </w:tcPr>
          <w:p w14:paraId="77C0B0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363F13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4530</w:t>
            </w:r>
          </w:p>
        </w:tc>
        <w:tc>
          <w:tcPr>
            <w:tcW w:w="238" w:type="pct"/>
            <w:tcBorders>
              <w:top w:val="nil"/>
              <w:left w:val="nil"/>
              <w:bottom w:val="nil"/>
              <w:right w:val="nil"/>
            </w:tcBorders>
            <w:shd w:val="clear" w:color="auto" w:fill="auto"/>
            <w:noWrap/>
            <w:vAlign w:val="bottom"/>
            <w:hideMark/>
          </w:tcPr>
          <w:p w14:paraId="2CD67E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241</w:t>
            </w:r>
          </w:p>
        </w:tc>
        <w:tc>
          <w:tcPr>
            <w:tcW w:w="311" w:type="pct"/>
            <w:tcBorders>
              <w:top w:val="nil"/>
              <w:left w:val="nil"/>
              <w:bottom w:val="nil"/>
              <w:right w:val="nil"/>
            </w:tcBorders>
            <w:shd w:val="clear" w:color="auto" w:fill="auto"/>
            <w:noWrap/>
            <w:vAlign w:val="bottom"/>
            <w:hideMark/>
          </w:tcPr>
          <w:p w14:paraId="3BC292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6F0B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1A67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34F8E6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BBC63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1175</w:t>
            </w:r>
          </w:p>
        </w:tc>
        <w:tc>
          <w:tcPr>
            <w:tcW w:w="420" w:type="pct"/>
            <w:tcBorders>
              <w:top w:val="nil"/>
              <w:left w:val="nil"/>
              <w:bottom w:val="nil"/>
              <w:right w:val="nil"/>
            </w:tcBorders>
            <w:shd w:val="clear" w:color="auto" w:fill="auto"/>
            <w:noWrap/>
            <w:vAlign w:val="bottom"/>
            <w:hideMark/>
          </w:tcPr>
          <w:p w14:paraId="1546E0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3D8BC0C" w14:textId="77777777" w:rsidTr="00B500D7">
        <w:trPr>
          <w:trHeight w:val="290"/>
        </w:trPr>
        <w:tc>
          <w:tcPr>
            <w:tcW w:w="838" w:type="pct"/>
            <w:tcBorders>
              <w:top w:val="nil"/>
              <w:left w:val="nil"/>
              <w:bottom w:val="nil"/>
              <w:right w:val="nil"/>
            </w:tcBorders>
            <w:shd w:val="clear" w:color="auto" w:fill="auto"/>
            <w:noWrap/>
            <w:vAlign w:val="bottom"/>
            <w:hideMark/>
          </w:tcPr>
          <w:p w14:paraId="7B4F38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292805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F5D5C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4694</w:t>
            </w:r>
          </w:p>
        </w:tc>
        <w:tc>
          <w:tcPr>
            <w:tcW w:w="493" w:type="pct"/>
            <w:tcBorders>
              <w:top w:val="nil"/>
              <w:left w:val="nil"/>
              <w:bottom w:val="nil"/>
              <w:right w:val="nil"/>
            </w:tcBorders>
            <w:shd w:val="clear" w:color="auto" w:fill="auto"/>
            <w:noWrap/>
            <w:vAlign w:val="bottom"/>
            <w:hideMark/>
          </w:tcPr>
          <w:p w14:paraId="3BB2CA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55070B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A4150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w:t>
            </w:r>
          </w:p>
        </w:tc>
        <w:tc>
          <w:tcPr>
            <w:tcW w:w="311" w:type="pct"/>
            <w:tcBorders>
              <w:top w:val="nil"/>
              <w:left w:val="nil"/>
              <w:bottom w:val="nil"/>
              <w:right w:val="nil"/>
            </w:tcBorders>
            <w:shd w:val="clear" w:color="auto" w:fill="auto"/>
            <w:noWrap/>
            <w:vAlign w:val="bottom"/>
            <w:hideMark/>
          </w:tcPr>
          <w:p w14:paraId="06BAA5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71DF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89301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4ABF8B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15FD8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5074B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8248772" w14:textId="77777777" w:rsidTr="00B500D7">
        <w:trPr>
          <w:trHeight w:val="290"/>
        </w:trPr>
        <w:tc>
          <w:tcPr>
            <w:tcW w:w="838" w:type="pct"/>
            <w:tcBorders>
              <w:top w:val="nil"/>
              <w:left w:val="nil"/>
              <w:bottom w:val="nil"/>
              <w:right w:val="nil"/>
            </w:tcBorders>
            <w:shd w:val="clear" w:color="auto" w:fill="auto"/>
            <w:noWrap/>
            <w:vAlign w:val="bottom"/>
            <w:hideMark/>
          </w:tcPr>
          <w:p w14:paraId="6CB2FA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294171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EB947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16139</w:t>
            </w:r>
          </w:p>
        </w:tc>
        <w:tc>
          <w:tcPr>
            <w:tcW w:w="493" w:type="pct"/>
            <w:tcBorders>
              <w:top w:val="nil"/>
              <w:left w:val="nil"/>
              <w:bottom w:val="nil"/>
              <w:right w:val="nil"/>
            </w:tcBorders>
            <w:shd w:val="clear" w:color="auto" w:fill="auto"/>
            <w:noWrap/>
            <w:vAlign w:val="bottom"/>
            <w:hideMark/>
          </w:tcPr>
          <w:p w14:paraId="350674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53C25B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2120</w:t>
            </w:r>
          </w:p>
        </w:tc>
        <w:tc>
          <w:tcPr>
            <w:tcW w:w="238" w:type="pct"/>
            <w:tcBorders>
              <w:top w:val="nil"/>
              <w:left w:val="nil"/>
              <w:bottom w:val="nil"/>
              <w:right w:val="nil"/>
            </w:tcBorders>
            <w:shd w:val="clear" w:color="auto" w:fill="auto"/>
            <w:noWrap/>
            <w:vAlign w:val="bottom"/>
            <w:hideMark/>
          </w:tcPr>
          <w:p w14:paraId="6230F5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w:t>
            </w:r>
          </w:p>
        </w:tc>
        <w:tc>
          <w:tcPr>
            <w:tcW w:w="311" w:type="pct"/>
            <w:tcBorders>
              <w:top w:val="nil"/>
              <w:left w:val="nil"/>
              <w:bottom w:val="nil"/>
              <w:right w:val="nil"/>
            </w:tcBorders>
            <w:shd w:val="clear" w:color="auto" w:fill="auto"/>
            <w:noWrap/>
            <w:vAlign w:val="bottom"/>
            <w:hideMark/>
          </w:tcPr>
          <w:p w14:paraId="0B3547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60E05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0782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421B35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8D788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F923C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374E40C" w14:textId="77777777" w:rsidTr="00B500D7">
        <w:trPr>
          <w:trHeight w:val="290"/>
        </w:trPr>
        <w:tc>
          <w:tcPr>
            <w:tcW w:w="838" w:type="pct"/>
            <w:tcBorders>
              <w:top w:val="nil"/>
              <w:left w:val="nil"/>
              <w:bottom w:val="nil"/>
              <w:right w:val="nil"/>
            </w:tcBorders>
            <w:shd w:val="clear" w:color="auto" w:fill="auto"/>
            <w:noWrap/>
            <w:vAlign w:val="bottom"/>
            <w:hideMark/>
          </w:tcPr>
          <w:p w14:paraId="0C6D11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4F4A38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D7714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12241</w:t>
            </w:r>
          </w:p>
        </w:tc>
        <w:tc>
          <w:tcPr>
            <w:tcW w:w="493" w:type="pct"/>
            <w:tcBorders>
              <w:top w:val="nil"/>
              <w:left w:val="nil"/>
              <w:bottom w:val="nil"/>
              <w:right w:val="nil"/>
            </w:tcBorders>
            <w:shd w:val="clear" w:color="auto" w:fill="auto"/>
            <w:noWrap/>
            <w:vAlign w:val="bottom"/>
            <w:hideMark/>
          </w:tcPr>
          <w:p w14:paraId="0C65A6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32A33F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7898</w:t>
            </w:r>
          </w:p>
        </w:tc>
        <w:tc>
          <w:tcPr>
            <w:tcW w:w="238" w:type="pct"/>
            <w:tcBorders>
              <w:top w:val="nil"/>
              <w:left w:val="nil"/>
              <w:bottom w:val="nil"/>
              <w:right w:val="nil"/>
            </w:tcBorders>
            <w:shd w:val="clear" w:color="auto" w:fill="auto"/>
            <w:noWrap/>
            <w:vAlign w:val="bottom"/>
            <w:hideMark/>
          </w:tcPr>
          <w:p w14:paraId="3BD6E9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w:t>
            </w:r>
          </w:p>
        </w:tc>
        <w:tc>
          <w:tcPr>
            <w:tcW w:w="311" w:type="pct"/>
            <w:tcBorders>
              <w:top w:val="nil"/>
              <w:left w:val="nil"/>
              <w:bottom w:val="nil"/>
              <w:right w:val="nil"/>
            </w:tcBorders>
            <w:shd w:val="clear" w:color="auto" w:fill="auto"/>
            <w:noWrap/>
            <w:vAlign w:val="bottom"/>
            <w:hideMark/>
          </w:tcPr>
          <w:p w14:paraId="3EDB78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B583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28C10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125752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B0E1C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14:paraId="2764DC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505FCEE" w14:textId="77777777" w:rsidTr="00B500D7">
        <w:trPr>
          <w:trHeight w:val="290"/>
        </w:trPr>
        <w:tc>
          <w:tcPr>
            <w:tcW w:w="838" w:type="pct"/>
            <w:tcBorders>
              <w:top w:val="nil"/>
              <w:left w:val="nil"/>
              <w:bottom w:val="nil"/>
              <w:right w:val="nil"/>
            </w:tcBorders>
            <w:shd w:val="clear" w:color="auto" w:fill="auto"/>
            <w:noWrap/>
            <w:vAlign w:val="bottom"/>
            <w:hideMark/>
          </w:tcPr>
          <w:p w14:paraId="165D92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1ED1BD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F6F68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4745</w:t>
            </w:r>
          </w:p>
        </w:tc>
        <w:tc>
          <w:tcPr>
            <w:tcW w:w="493" w:type="pct"/>
            <w:tcBorders>
              <w:top w:val="nil"/>
              <w:left w:val="nil"/>
              <w:bottom w:val="nil"/>
              <w:right w:val="nil"/>
            </w:tcBorders>
            <w:shd w:val="clear" w:color="auto" w:fill="auto"/>
            <w:noWrap/>
            <w:vAlign w:val="bottom"/>
            <w:hideMark/>
          </w:tcPr>
          <w:p w14:paraId="1FFBE8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1E22B1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4741</w:t>
            </w:r>
          </w:p>
        </w:tc>
        <w:tc>
          <w:tcPr>
            <w:tcW w:w="238" w:type="pct"/>
            <w:tcBorders>
              <w:top w:val="nil"/>
              <w:left w:val="nil"/>
              <w:bottom w:val="nil"/>
              <w:right w:val="nil"/>
            </w:tcBorders>
            <w:shd w:val="clear" w:color="auto" w:fill="auto"/>
            <w:noWrap/>
            <w:vAlign w:val="bottom"/>
            <w:hideMark/>
          </w:tcPr>
          <w:p w14:paraId="33EFE0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11" w:type="pct"/>
            <w:tcBorders>
              <w:top w:val="nil"/>
              <w:left w:val="nil"/>
              <w:bottom w:val="nil"/>
              <w:right w:val="nil"/>
            </w:tcBorders>
            <w:shd w:val="clear" w:color="auto" w:fill="auto"/>
            <w:noWrap/>
            <w:vAlign w:val="bottom"/>
            <w:hideMark/>
          </w:tcPr>
          <w:p w14:paraId="148443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12322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F505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71EAB9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EC43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1555</w:t>
            </w:r>
          </w:p>
        </w:tc>
        <w:tc>
          <w:tcPr>
            <w:tcW w:w="420" w:type="pct"/>
            <w:tcBorders>
              <w:top w:val="nil"/>
              <w:left w:val="nil"/>
              <w:bottom w:val="nil"/>
              <w:right w:val="nil"/>
            </w:tcBorders>
            <w:shd w:val="clear" w:color="auto" w:fill="auto"/>
            <w:noWrap/>
            <w:vAlign w:val="bottom"/>
            <w:hideMark/>
          </w:tcPr>
          <w:p w14:paraId="06F661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76442F8" w14:textId="77777777" w:rsidTr="00B500D7">
        <w:trPr>
          <w:trHeight w:val="290"/>
        </w:trPr>
        <w:tc>
          <w:tcPr>
            <w:tcW w:w="838" w:type="pct"/>
            <w:tcBorders>
              <w:top w:val="nil"/>
              <w:left w:val="nil"/>
              <w:bottom w:val="nil"/>
              <w:right w:val="nil"/>
            </w:tcBorders>
            <w:shd w:val="clear" w:color="auto" w:fill="auto"/>
            <w:noWrap/>
            <w:vAlign w:val="bottom"/>
            <w:hideMark/>
          </w:tcPr>
          <w:p w14:paraId="41C503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3E1542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0A165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4163</w:t>
            </w:r>
          </w:p>
        </w:tc>
        <w:tc>
          <w:tcPr>
            <w:tcW w:w="493" w:type="pct"/>
            <w:tcBorders>
              <w:top w:val="nil"/>
              <w:left w:val="nil"/>
              <w:bottom w:val="nil"/>
              <w:right w:val="nil"/>
            </w:tcBorders>
            <w:shd w:val="clear" w:color="auto" w:fill="auto"/>
            <w:noWrap/>
            <w:vAlign w:val="bottom"/>
            <w:hideMark/>
          </w:tcPr>
          <w:p w14:paraId="5AC291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755187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3CC98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c>
          <w:tcPr>
            <w:tcW w:w="311" w:type="pct"/>
            <w:tcBorders>
              <w:top w:val="nil"/>
              <w:left w:val="nil"/>
              <w:bottom w:val="nil"/>
              <w:right w:val="nil"/>
            </w:tcBorders>
            <w:shd w:val="clear" w:color="auto" w:fill="auto"/>
            <w:noWrap/>
            <w:vAlign w:val="bottom"/>
            <w:hideMark/>
          </w:tcPr>
          <w:p w14:paraId="6B0D14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E123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2ED4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3E95CE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42C42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108BD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C57559D" w14:textId="77777777" w:rsidTr="00B500D7">
        <w:trPr>
          <w:trHeight w:val="290"/>
        </w:trPr>
        <w:tc>
          <w:tcPr>
            <w:tcW w:w="838" w:type="pct"/>
            <w:tcBorders>
              <w:top w:val="nil"/>
              <w:left w:val="nil"/>
              <w:bottom w:val="nil"/>
              <w:right w:val="nil"/>
            </w:tcBorders>
            <w:shd w:val="clear" w:color="auto" w:fill="auto"/>
            <w:noWrap/>
            <w:vAlign w:val="bottom"/>
            <w:hideMark/>
          </w:tcPr>
          <w:p w14:paraId="6C6A04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3A310C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6A9EB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15592</w:t>
            </w:r>
          </w:p>
        </w:tc>
        <w:tc>
          <w:tcPr>
            <w:tcW w:w="493" w:type="pct"/>
            <w:tcBorders>
              <w:top w:val="nil"/>
              <w:left w:val="nil"/>
              <w:bottom w:val="nil"/>
              <w:right w:val="nil"/>
            </w:tcBorders>
            <w:shd w:val="clear" w:color="auto" w:fill="auto"/>
            <w:noWrap/>
            <w:vAlign w:val="bottom"/>
            <w:hideMark/>
          </w:tcPr>
          <w:p w14:paraId="3FC163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7910CB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1598</w:t>
            </w:r>
          </w:p>
        </w:tc>
        <w:tc>
          <w:tcPr>
            <w:tcW w:w="238" w:type="pct"/>
            <w:tcBorders>
              <w:top w:val="nil"/>
              <w:left w:val="nil"/>
              <w:bottom w:val="nil"/>
              <w:right w:val="nil"/>
            </w:tcBorders>
            <w:shd w:val="clear" w:color="auto" w:fill="auto"/>
            <w:noWrap/>
            <w:vAlign w:val="bottom"/>
            <w:hideMark/>
          </w:tcPr>
          <w:p w14:paraId="14648B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14:paraId="7037E5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709B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9FAA0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3EE416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F2E71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CCA1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D8F663A" w14:textId="77777777" w:rsidTr="00B500D7">
        <w:trPr>
          <w:trHeight w:val="290"/>
        </w:trPr>
        <w:tc>
          <w:tcPr>
            <w:tcW w:w="838" w:type="pct"/>
            <w:tcBorders>
              <w:top w:val="nil"/>
              <w:left w:val="nil"/>
              <w:bottom w:val="nil"/>
              <w:right w:val="nil"/>
            </w:tcBorders>
            <w:shd w:val="clear" w:color="auto" w:fill="auto"/>
            <w:noWrap/>
            <w:vAlign w:val="bottom"/>
            <w:hideMark/>
          </w:tcPr>
          <w:p w14:paraId="5D7C1F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7DE1DA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C8D45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12647</w:t>
            </w:r>
          </w:p>
        </w:tc>
        <w:tc>
          <w:tcPr>
            <w:tcW w:w="493" w:type="pct"/>
            <w:tcBorders>
              <w:top w:val="nil"/>
              <w:left w:val="nil"/>
              <w:bottom w:val="nil"/>
              <w:right w:val="nil"/>
            </w:tcBorders>
            <w:shd w:val="clear" w:color="auto" w:fill="auto"/>
            <w:noWrap/>
            <w:vAlign w:val="bottom"/>
            <w:hideMark/>
          </w:tcPr>
          <w:p w14:paraId="32A799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62AA1C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5730</w:t>
            </w:r>
          </w:p>
        </w:tc>
        <w:tc>
          <w:tcPr>
            <w:tcW w:w="238" w:type="pct"/>
            <w:tcBorders>
              <w:top w:val="nil"/>
              <w:left w:val="nil"/>
              <w:bottom w:val="nil"/>
              <w:right w:val="nil"/>
            </w:tcBorders>
            <w:shd w:val="clear" w:color="auto" w:fill="auto"/>
            <w:noWrap/>
            <w:vAlign w:val="bottom"/>
            <w:hideMark/>
          </w:tcPr>
          <w:p w14:paraId="33110C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w:t>
            </w:r>
          </w:p>
        </w:tc>
        <w:tc>
          <w:tcPr>
            <w:tcW w:w="311" w:type="pct"/>
            <w:tcBorders>
              <w:top w:val="nil"/>
              <w:left w:val="nil"/>
              <w:bottom w:val="nil"/>
              <w:right w:val="nil"/>
            </w:tcBorders>
            <w:shd w:val="clear" w:color="auto" w:fill="auto"/>
            <w:noWrap/>
            <w:vAlign w:val="bottom"/>
            <w:hideMark/>
          </w:tcPr>
          <w:p w14:paraId="302371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B8B6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428F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4396AB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64570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502</w:t>
            </w:r>
          </w:p>
        </w:tc>
        <w:tc>
          <w:tcPr>
            <w:tcW w:w="420" w:type="pct"/>
            <w:tcBorders>
              <w:top w:val="nil"/>
              <w:left w:val="nil"/>
              <w:bottom w:val="nil"/>
              <w:right w:val="nil"/>
            </w:tcBorders>
            <w:shd w:val="clear" w:color="auto" w:fill="auto"/>
            <w:noWrap/>
            <w:vAlign w:val="bottom"/>
            <w:hideMark/>
          </w:tcPr>
          <w:p w14:paraId="30E6B3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21F2FFA" w14:textId="77777777" w:rsidTr="00B500D7">
        <w:trPr>
          <w:trHeight w:val="290"/>
        </w:trPr>
        <w:tc>
          <w:tcPr>
            <w:tcW w:w="838" w:type="pct"/>
            <w:tcBorders>
              <w:top w:val="nil"/>
              <w:left w:val="nil"/>
              <w:bottom w:val="nil"/>
              <w:right w:val="nil"/>
            </w:tcBorders>
            <w:shd w:val="clear" w:color="auto" w:fill="auto"/>
            <w:noWrap/>
            <w:vAlign w:val="bottom"/>
            <w:hideMark/>
          </w:tcPr>
          <w:p w14:paraId="21518E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50CEA6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2D84E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7097</w:t>
            </w:r>
          </w:p>
        </w:tc>
        <w:tc>
          <w:tcPr>
            <w:tcW w:w="493" w:type="pct"/>
            <w:tcBorders>
              <w:top w:val="nil"/>
              <w:left w:val="nil"/>
              <w:bottom w:val="nil"/>
              <w:right w:val="nil"/>
            </w:tcBorders>
            <w:shd w:val="clear" w:color="auto" w:fill="auto"/>
            <w:noWrap/>
            <w:vAlign w:val="bottom"/>
            <w:hideMark/>
          </w:tcPr>
          <w:p w14:paraId="5F3E13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6B8144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238" w:type="pct"/>
            <w:tcBorders>
              <w:top w:val="nil"/>
              <w:left w:val="nil"/>
              <w:bottom w:val="nil"/>
              <w:right w:val="nil"/>
            </w:tcBorders>
            <w:shd w:val="clear" w:color="auto" w:fill="auto"/>
            <w:noWrap/>
            <w:vAlign w:val="bottom"/>
            <w:hideMark/>
          </w:tcPr>
          <w:p w14:paraId="593CC6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w:t>
            </w:r>
          </w:p>
        </w:tc>
        <w:tc>
          <w:tcPr>
            <w:tcW w:w="311" w:type="pct"/>
            <w:tcBorders>
              <w:top w:val="nil"/>
              <w:left w:val="nil"/>
              <w:bottom w:val="nil"/>
              <w:right w:val="nil"/>
            </w:tcBorders>
            <w:shd w:val="clear" w:color="auto" w:fill="auto"/>
            <w:noWrap/>
            <w:vAlign w:val="bottom"/>
            <w:hideMark/>
          </w:tcPr>
          <w:p w14:paraId="0BA771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1B241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7D5F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4AC007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3F0FE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1635</w:t>
            </w:r>
          </w:p>
        </w:tc>
        <w:tc>
          <w:tcPr>
            <w:tcW w:w="420" w:type="pct"/>
            <w:tcBorders>
              <w:top w:val="nil"/>
              <w:left w:val="nil"/>
              <w:bottom w:val="nil"/>
              <w:right w:val="nil"/>
            </w:tcBorders>
            <w:shd w:val="clear" w:color="auto" w:fill="auto"/>
            <w:noWrap/>
            <w:vAlign w:val="bottom"/>
            <w:hideMark/>
          </w:tcPr>
          <w:p w14:paraId="0F6FE1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A749E15" w14:textId="77777777" w:rsidTr="00B500D7">
        <w:trPr>
          <w:trHeight w:val="290"/>
        </w:trPr>
        <w:tc>
          <w:tcPr>
            <w:tcW w:w="838" w:type="pct"/>
            <w:tcBorders>
              <w:top w:val="nil"/>
              <w:left w:val="nil"/>
              <w:bottom w:val="nil"/>
              <w:right w:val="nil"/>
            </w:tcBorders>
            <w:shd w:val="clear" w:color="auto" w:fill="auto"/>
            <w:noWrap/>
            <w:vAlign w:val="bottom"/>
            <w:hideMark/>
          </w:tcPr>
          <w:p w14:paraId="11806A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0681B0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85535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3981</w:t>
            </w:r>
          </w:p>
        </w:tc>
        <w:tc>
          <w:tcPr>
            <w:tcW w:w="493" w:type="pct"/>
            <w:tcBorders>
              <w:top w:val="nil"/>
              <w:left w:val="nil"/>
              <w:bottom w:val="nil"/>
              <w:right w:val="nil"/>
            </w:tcBorders>
            <w:shd w:val="clear" w:color="auto" w:fill="auto"/>
            <w:noWrap/>
            <w:vAlign w:val="bottom"/>
            <w:hideMark/>
          </w:tcPr>
          <w:p w14:paraId="37F6B8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0F0B39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CA01C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280</w:t>
            </w:r>
          </w:p>
        </w:tc>
        <w:tc>
          <w:tcPr>
            <w:tcW w:w="311" w:type="pct"/>
            <w:tcBorders>
              <w:top w:val="nil"/>
              <w:left w:val="nil"/>
              <w:bottom w:val="nil"/>
              <w:right w:val="nil"/>
            </w:tcBorders>
            <w:shd w:val="clear" w:color="auto" w:fill="auto"/>
            <w:noWrap/>
            <w:vAlign w:val="bottom"/>
            <w:hideMark/>
          </w:tcPr>
          <w:p w14:paraId="658361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C4BF9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9A6B9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5C2005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383F9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905B1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EE202DE" w14:textId="77777777" w:rsidTr="00B500D7">
        <w:trPr>
          <w:trHeight w:val="290"/>
        </w:trPr>
        <w:tc>
          <w:tcPr>
            <w:tcW w:w="838" w:type="pct"/>
            <w:tcBorders>
              <w:top w:val="nil"/>
              <w:left w:val="nil"/>
              <w:bottom w:val="nil"/>
              <w:right w:val="nil"/>
            </w:tcBorders>
            <w:shd w:val="clear" w:color="auto" w:fill="auto"/>
            <w:noWrap/>
            <w:vAlign w:val="bottom"/>
            <w:hideMark/>
          </w:tcPr>
          <w:p w14:paraId="26E14C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2C38A9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4D3D4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14080</w:t>
            </w:r>
          </w:p>
        </w:tc>
        <w:tc>
          <w:tcPr>
            <w:tcW w:w="493" w:type="pct"/>
            <w:tcBorders>
              <w:top w:val="nil"/>
              <w:left w:val="nil"/>
              <w:bottom w:val="nil"/>
              <w:right w:val="nil"/>
            </w:tcBorders>
            <w:shd w:val="clear" w:color="auto" w:fill="auto"/>
            <w:noWrap/>
            <w:vAlign w:val="bottom"/>
            <w:hideMark/>
          </w:tcPr>
          <w:p w14:paraId="1D98B2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0610C1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3005</w:t>
            </w:r>
          </w:p>
        </w:tc>
        <w:tc>
          <w:tcPr>
            <w:tcW w:w="238" w:type="pct"/>
            <w:tcBorders>
              <w:top w:val="nil"/>
              <w:left w:val="nil"/>
              <w:bottom w:val="nil"/>
              <w:right w:val="nil"/>
            </w:tcBorders>
            <w:shd w:val="clear" w:color="auto" w:fill="auto"/>
            <w:noWrap/>
            <w:vAlign w:val="bottom"/>
            <w:hideMark/>
          </w:tcPr>
          <w:p w14:paraId="4BE334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66633D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2A92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3338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1C17C0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641FE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CE02B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6A60682" w14:textId="77777777" w:rsidTr="00B500D7">
        <w:trPr>
          <w:trHeight w:val="290"/>
        </w:trPr>
        <w:tc>
          <w:tcPr>
            <w:tcW w:w="838" w:type="pct"/>
            <w:tcBorders>
              <w:top w:val="nil"/>
              <w:left w:val="nil"/>
              <w:bottom w:val="nil"/>
              <w:right w:val="nil"/>
            </w:tcBorders>
            <w:shd w:val="clear" w:color="auto" w:fill="auto"/>
            <w:noWrap/>
            <w:vAlign w:val="bottom"/>
            <w:hideMark/>
          </w:tcPr>
          <w:p w14:paraId="3F9505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5312D6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4C4A3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11480</w:t>
            </w:r>
          </w:p>
        </w:tc>
        <w:tc>
          <w:tcPr>
            <w:tcW w:w="493" w:type="pct"/>
            <w:tcBorders>
              <w:top w:val="nil"/>
              <w:left w:val="nil"/>
              <w:bottom w:val="nil"/>
              <w:right w:val="nil"/>
            </w:tcBorders>
            <w:shd w:val="clear" w:color="auto" w:fill="auto"/>
            <w:noWrap/>
            <w:vAlign w:val="bottom"/>
            <w:hideMark/>
          </w:tcPr>
          <w:p w14:paraId="56BD1C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300AA1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8421</w:t>
            </w:r>
          </w:p>
        </w:tc>
        <w:tc>
          <w:tcPr>
            <w:tcW w:w="238" w:type="pct"/>
            <w:tcBorders>
              <w:top w:val="nil"/>
              <w:left w:val="nil"/>
              <w:bottom w:val="nil"/>
              <w:right w:val="nil"/>
            </w:tcBorders>
            <w:shd w:val="clear" w:color="auto" w:fill="auto"/>
            <w:noWrap/>
            <w:vAlign w:val="bottom"/>
            <w:hideMark/>
          </w:tcPr>
          <w:p w14:paraId="22D47F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w:t>
            </w:r>
          </w:p>
        </w:tc>
        <w:tc>
          <w:tcPr>
            <w:tcW w:w="311" w:type="pct"/>
            <w:tcBorders>
              <w:top w:val="nil"/>
              <w:left w:val="nil"/>
              <w:bottom w:val="nil"/>
              <w:right w:val="nil"/>
            </w:tcBorders>
            <w:shd w:val="clear" w:color="auto" w:fill="auto"/>
            <w:noWrap/>
            <w:vAlign w:val="bottom"/>
            <w:hideMark/>
          </w:tcPr>
          <w:p w14:paraId="4D32E0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3C907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2299C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5158E1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9DE60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673</w:t>
            </w:r>
          </w:p>
        </w:tc>
        <w:tc>
          <w:tcPr>
            <w:tcW w:w="420" w:type="pct"/>
            <w:tcBorders>
              <w:top w:val="nil"/>
              <w:left w:val="nil"/>
              <w:bottom w:val="nil"/>
              <w:right w:val="nil"/>
            </w:tcBorders>
            <w:shd w:val="clear" w:color="auto" w:fill="auto"/>
            <w:noWrap/>
            <w:vAlign w:val="bottom"/>
            <w:hideMark/>
          </w:tcPr>
          <w:p w14:paraId="4333D6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5C8F15B" w14:textId="77777777" w:rsidTr="00B500D7">
        <w:trPr>
          <w:trHeight w:val="290"/>
        </w:trPr>
        <w:tc>
          <w:tcPr>
            <w:tcW w:w="838" w:type="pct"/>
            <w:tcBorders>
              <w:top w:val="nil"/>
              <w:left w:val="nil"/>
              <w:bottom w:val="nil"/>
              <w:right w:val="nil"/>
            </w:tcBorders>
            <w:shd w:val="clear" w:color="auto" w:fill="auto"/>
            <w:noWrap/>
            <w:vAlign w:val="bottom"/>
            <w:hideMark/>
          </w:tcPr>
          <w:p w14:paraId="1A5485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379C70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788E6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5868</w:t>
            </w:r>
          </w:p>
        </w:tc>
        <w:tc>
          <w:tcPr>
            <w:tcW w:w="493" w:type="pct"/>
            <w:tcBorders>
              <w:top w:val="nil"/>
              <w:left w:val="nil"/>
              <w:bottom w:val="nil"/>
              <w:right w:val="nil"/>
            </w:tcBorders>
            <w:shd w:val="clear" w:color="auto" w:fill="auto"/>
            <w:noWrap/>
            <w:vAlign w:val="bottom"/>
            <w:hideMark/>
          </w:tcPr>
          <w:p w14:paraId="29F75A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114D6F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3930</w:t>
            </w:r>
          </w:p>
        </w:tc>
        <w:tc>
          <w:tcPr>
            <w:tcW w:w="238" w:type="pct"/>
            <w:tcBorders>
              <w:top w:val="nil"/>
              <w:left w:val="nil"/>
              <w:bottom w:val="nil"/>
              <w:right w:val="nil"/>
            </w:tcBorders>
            <w:shd w:val="clear" w:color="auto" w:fill="auto"/>
            <w:noWrap/>
            <w:vAlign w:val="bottom"/>
            <w:hideMark/>
          </w:tcPr>
          <w:p w14:paraId="62C930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w:t>
            </w:r>
          </w:p>
        </w:tc>
        <w:tc>
          <w:tcPr>
            <w:tcW w:w="311" w:type="pct"/>
            <w:tcBorders>
              <w:top w:val="nil"/>
              <w:left w:val="nil"/>
              <w:bottom w:val="nil"/>
              <w:right w:val="nil"/>
            </w:tcBorders>
            <w:shd w:val="clear" w:color="auto" w:fill="auto"/>
            <w:noWrap/>
            <w:vAlign w:val="bottom"/>
            <w:hideMark/>
          </w:tcPr>
          <w:p w14:paraId="5B51AA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057E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8C0DA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79982D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E06B4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1713</w:t>
            </w:r>
          </w:p>
        </w:tc>
        <w:tc>
          <w:tcPr>
            <w:tcW w:w="420" w:type="pct"/>
            <w:tcBorders>
              <w:top w:val="nil"/>
              <w:left w:val="nil"/>
              <w:bottom w:val="nil"/>
              <w:right w:val="nil"/>
            </w:tcBorders>
            <w:shd w:val="clear" w:color="auto" w:fill="auto"/>
            <w:noWrap/>
            <w:vAlign w:val="bottom"/>
            <w:hideMark/>
          </w:tcPr>
          <w:p w14:paraId="423567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733D934" w14:textId="77777777" w:rsidTr="00B500D7">
        <w:trPr>
          <w:trHeight w:val="290"/>
        </w:trPr>
        <w:tc>
          <w:tcPr>
            <w:tcW w:w="838" w:type="pct"/>
            <w:tcBorders>
              <w:top w:val="nil"/>
              <w:left w:val="nil"/>
              <w:bottom w:val="nil"/>
              <w:right w:val="nil"/>
            </w:tcBorders>
            <w:shd w:val="clear" w:color="auto" w:fill="auto"/>
            <w:noWrap/>
            <w:vAlign w:val="bottom"/>
            <w:hideMark/>
          </w:tcPr>
          <w:p w14:paraId="58DFF7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232B2D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A8833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3789</w:t>
            </w:r>
          </w:p>
        </w:tc>
        <w:tc>
          <w:tcPr>
            <w:tcW w:w="493" w:type="pct"/>
            <w:tcBorders>
              <w:top w:val="nil"/>
              <w:left w:val="nil"/>
              <w:bottom w:val="nil"/>
              <w:right w:val="nil"/>
            </w:tcBorders>
            <w:shd w:val="clear" w:color="auto" w:fill="auto"/>
            <w:noWrap/>
            <w:vAlign w:val="bottom"/>
            <w:hideMark/>
          </w:tcPr>
          <w:p w14:paraId="661EAB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41AAA7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724</w:t>
            </w:r>
          </w:p>
        </w:tc>
        <w:tc>
          <w:tcPr>
            <w:tcW w:w="238" w:type="pct"/>
            <w:tcBorders>
              <w:top w:val="nil"/>
              <w:left w:val="nil"/>
              <w:bottom w:val="nil"/>
              <w:right w:val="nil"/>
            </w:tcBorders>
            <w:shd w:val="clear" w:color="auto" w:fill="auto"/>
            <w:noWrap/>
            <w:vAlign w:val="bottom"/>
            <w:hideMark/>
          </w:tcPr>
          <w:p w14:paraId="4AE641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389</w:t>
            </w:r>
          </w:p>
        </w:tc>
        <w:tc>
          <w:tcPr>
            <w:tcW w:w="311" w:type="pct"/>
            <w:tcBorders>
              <w:top w:val="nil"/>
              <w:left w:val="nil"/>
              <w:bottom w:val="nil"/>
              <w:right w:val="nil"/>
            </w:tcBorders>
            <w:shd w:val="clear" w:color="auto" w:fill="auto"/>
            <w:noWrap/>
            <w:vAlign w:val="bottom"/>
            <w:hideMark/>
          </w:tcPr>
          <w:p w14:paraId="7E75BA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6E26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DB607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7B46D5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8BD6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BD31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E1CCE59" w14:textId="77777777" w:rsidTr="00B500D7">
        <w:trPr>
          <w:trHeight w:val="290"/>
        </w:trPr>
        <w:tc>
          <w:tcPr>
            <w:tcW w:w="838" w:type="pct"/>
            <w:tcBorders>
              <w:top w:val="nil"/>
              <w:left w:val="nil"/>
              <w:bottom w:val="nil"/>
              <w:right w:val="nil"/>
            </w:tcBorders>
            <w:shd w:val="clear" w:color="auto" w:fill="auto"/>
            <w:noWrap/>
            <w:vAlign w:val="bottom"/>
            <w:hideMark/>
          </w:tcPr>
          <w:p w14:paraId="2B208A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1A6EAF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354D7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15885</w:t>
            </w:r>
          </w:p>
        </w:tc>
        <w:tc>
          <w:tcPr>
            <w:tcW w:w="493" w:type="pct"/>
            <w:tcBorders>
              <w:top w:val="nil"/>
              <w:left w:val="nil"/>
              <w:bottom w:val="nil"/>
              <w:right w:val="nil"/>
            </w:tcBorders>
            <w:shd w:val="clear" w:color="auto" w:fill="auto"/>
            <w:noWrap/>
            <w:vAlign w:val="bottom"/>
            <w:hideMark/>
          </w:tcPr>
          <w:p w14:paraId="08D0E1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506E60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2374</w:t>
            </w:r>
          </w:p>
        </w:tc>
        <w:tc>
          <w:tcPr>
            <w:tcW w:w="238" w:type="pct"/>
            <w:tcBorders>
              <w:top w:val="nil"/>
              <w:left w:val="nil"/>
              <w:bottom w:val="nil"/>
              <w:right w:val="nil"/>
            </w:tcBorders>
            <w:shd w:val="clear" w:color="auto" w:fill="auto"/>
            <w:noWrap/>
            <w:vAlign w:val="bottom"/>
            <w:hideMark/>
          </w:tcPr>
          <w:p w14:paraId="356686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311" w:type="pct"/>
            <w:tcBorders>
              <w:top w:val="nil"/>
              <w:left w:val="nil"/>
              <w:bottom w:val="nil"/>
              <w:right w:val="nil"/>
            </w:tcBorders>
            <w:shd w:val="clear" w:color="auto" w:fill="auto"/>
            <w:noWrap/>
            <w:vAlign w:val="bottom"/>
            <w:hideMark/>
          </w:tcPr>
          <w:p w14:paraId="3935FE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622D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C792D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0FDCB7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1779A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7EC3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A911F8B" w14:textId="77777777" w:rsidTr="00B500D7">
        <w:trPr>
          <w:trHeight w:val="290"/>
        </w:trPr>
        <w:tc>
          <w:tcPr>
            <w:tcW w:w="838" w:type="pct"/>
            <w:tcBorders>
              <w:top w:val="nil"/>
              <w:left w:val="nil"/>
              <w:bottom w:val="nil"/>
              <w:right w:val="nil"/>
            </w:tcBorders>
            <w:shd w:val="clear" w:color="auto" w:fill="auto"/>
            <w:noWrap/>
            <w:vAlign w:val="bottom"/>
            <w:hideMark/>
          </w:tcPr>
          <w:p w14:paraId="0224EF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5DFDDF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F64B8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15586</w:t>
            </w:r>
          </w:p>
        </w:tc>
        <w:tc>
          <w:tcPr>
            <w:tcW w:w="493" w:type="pct"/>
            <w:tcBorders>
              <w:top w:val="nil"/>
              <w:left w:val="nil"/>
              <w:bottom w:val="nil"/>
              <w:right w:val="nil"/>
            </w:tcBorders>
            <w:shd w:val="clear" w:color="auto" w:fill="auto"/>
            <w:noWrap/>
            <w:vAlign w:val="bottom"/>
            <w:hideMark/>
          </w:tcPr>
          <w:p w14:paraId="061143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5F5BED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10670</w:t>
            </w:r>
          </w:p>
        </w:tc>
        <w:tc>
          <w:tcPr>
            <w:tcW w:w="238" w:type="pct"/>
            <w:tcBorders>
              <w:top w:val="nil"/>
              <w:left w:val="nil"/>
              <w:bottom w:val="nil"/>
              <w:right w:val="nil"/>
            </w:tcBorders>
            <w:shd w:val="clear" w:color="auto" w:fill="auto"/>
            <w:noWrap/>
            <w:vAlign w:val="bottom"/>
            <w:hideMark/>
          </w:tcPr>
          <w:p w14:paraId="64B401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271</w:t>
            </w:r>
          </w:p>
        </w:tc>
        <w:tc>
          <w:tcPr>
            <w:tcW w:w="311" w:type="pct"/>
            <w:tcBorders>
              <w:top w:val="nil"/>
              <w:left w:val="nil"/>
              <w:bottom w:val="nil"/>
              <w:right w:val="nil"/>
            </w:tcBorders>
            <w:shd w:val="clear" w:color="auto" w:fill="auto"/>
            <w:noWrap/>
            <w:vAlign w:val="bottom"/>
            <w:hideMark/>
          </w:tcPr>
          <w:p w14:paraId="68A875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1AF24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70AE8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5890D0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6976B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904</w:t>
            </w:r>
          </w:p>
        </w:tc>
        <w:tc>
          <w:tcPr>
            <w:tcW w:w="420" w:type="pct"/>
            <w:tcBorders>
              <w:top w:val="nil"/>
              <w:left w:val="nil"/>
              <w:bottom w:val="nil"/>
              <w:right w:val="nil"/>
            </w:tcBorders>
            <w:shd w:val="clear" w:color="auto" w:fill="auto"/>
            <w:noWrap/>
            <w:vAlign w:val="bottom"/>
            <w:hideMark/>
          </w:tcPr>
          <w:p w14:paraId="3A0C07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21ECB50" w14:textId="77777777" w:rsidTr="00B500D7">
        <w:trPr>
          <w:trHeight w:val="290"/>
        </w:trPr>
        <w:tc>
          <w:tcPr>
            <w:tcW w:w="838" w:type="pct"/>
            <w:tcBorders>
              <w:top w:val="nil"/>
              <w:left w:val="nil"/>
              <w:bottom w:val="nil"/>
              <w:right w:val="nil"/>
            </w:tcBorders>
            <w:shd w:val="clear" w:color="auto" w:fill="auto"/>
            <w:noWrap/>
            <w:vAlign w:val="bottom"/>
            <w:hideMark/>
          </w:tcPr>
          <w:p w14:paraId="2C7401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796846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05C35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5499</w:t>
            </w:r>
          </w:p>
        </w:tc>
        <w:tc>
          <w:tcPr>
            <w:tcW w:w="493" w:type="pct"/>
            <w:tcBorders>
              <w:top w:val="nil"/>
              <w:left w:val="nil"/>
              <w:bottom w:val="nil"/>
              <w:right w:val="nil"/>
            </w:tcBorders>
            <w:shd w:val="clear" w:color="auto" w:fill="auto"/>
            <w:noWrap/>
            <w:vAlign w:val="bottom"/>
            <w:hideMark/>
          </w:tcPr>
          <w:p w14:paraId="5C8251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0E8930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3546</w:t>
            </w:r>
          </w:p>
        </w:tc>
        <w:tc>
          <w:tcPr>
            <w:tcW w:w="238" w:type="pct"/>
            <w:tcBorders>
              <w:top w:val="nil"/>
              <w:left w:val="nil"/>
              <w:bottom w:val="nil"/>
              <w:right w:val="nil"/>
            </w:tcBorders>
            <w:shd w:val="clear" w:color="auto" w:fill="auto"/>
            <w:noWrap/>
            <w:vAlign w:val="bottom"/>
            <w:hideMark/>
          </w:tcPr>
          <w:p w14:paraId="40123D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w:t>
            </w:r>
          </w:p>
        </w:tc>
        <w:tc>
          <w:tcPr>
            <w:tcW w:w="311" w:type="pct"/>
            <w:tcBorders>
              <w:top w:val="nil"/>
              <w:left w:val="nil"/>
              <w:bottom w:val="nil"/>
              <w:right w:val="nil"/>
            </w:tcBorders>
            <w:shd w:val="clear" w:color="auto" w:fill="auto"/>
            <w:noWrap/>
            <w:vAlign w:val="bottom"/>
            <w:hideMark/>
          </w:tcPr>
          <w:p w14:paraId="16BC01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581EC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6CF9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03B441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54C9C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2336</w:t>
            </w:r>
          </w:p>
        </w:tc>
        <w:tc>
          <w:tcPr>
            <w:tcW w:w="420" w:type="pct"/>
            <w:tcBorders>
              <w:top w:val="nil"/>
              <w:left w:val="nil"/>
              <w:bottom w:val="nil"/>
              <w:right w:val="nil"/>
            </w:tcBorders>
            <w:shd w:val="clear" w:color="auto" w:fill="auto"/>
            <w:noWrap/>
            <w:vAlign w:val="bottom"/>
            <w:hideMark/>
          </w:tcPr>
          <w:p w14:paraId="57123F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425FB60" w14:textId="77777777" w:rsidTr="00B500D7">
        <w:trPr>
          <w:trHeight w:val="290"/>
        </w:trPr>
        <w:tc>
          <w:tcPr>
            <w:tcW w:w="838" w:type="pct"/>
            <w:tcBorders>
              <w:top w:val="nil"/>
              <w:left w:val="nil"/>
              <w:bottom w:val="nil"/>
              <w:right w:val="nil"/>
            </w:tcBorders>
            <w:shd w:val="clear" w:color="auto" w:fill="auto"/>
            <w:noWrap/>
            <w:vAlign w:val="bottom"/>
            <w:hideMark/>
          </w:tcPr>
          <w:p w14:paraId="226AAA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710DAD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4CF58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5058</w:t>
            </w:r>
          </w:p>
        </w:tc>
        <w:tc>
          <w:tcPr>
            <w:tcW w:w="493" w:type="pct"/>
            <w:tcBorders>
              <w:top w:val="nil"/>
              <w:left w:val="nil"/>
              <w:bottom w:val="nil"/>
              <w:right w:val="nil"/>
            </w:tcBorders>
            <w:shd w:val="clear" w:color="auto" w:fill="auto"/>
            <w:noWrap/>
            <w:vAlign w:val="bottom"/>
            <w:hideMark/>
          </w:tcPr>
          <w:p w14:paraId="1186A1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74F817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C9BC7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270</w:t>
            </w:r>
          </w:p>
        </w:tc>
        <w:tc>
          <w:tcPr>
            <w:tcW w:w="311" w:type="pct"/>
            <w:tcBorders>
              <w:top w:val="nil"/>
              <w:left w:val="nil"/>
              <w:bottom w:val="nil"/>
              <w:right w:val="nil"/>
            </w:tcBorders>
            <w:shd w:val="clear" w:color="auto" w:fill="auto"/>
            <w:noWrap/>
            <w:vAlign w:val="bottom"/>
            <w:hideMark/>
          </w:tcPr>
          <w:p w14:paraId="2F5348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10C3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3046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6E18F6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EBDDF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52C00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2782CF" w14:textId="77777777" w:rsidTr="00B500D7">
        <w:trPr>
          <w:trHeight w:val="290"/>
        </w:trPr>
        <w:tc>
          <w:tcPr>
            <w:tcW w:w="838" w:type="pct"/>
            <w:tcBorders>
              <w:top w:val="nil"/>
              <w:left w:val="nil"/>
              <w:bottom w:val="nil"/>
              <w:right w:val="nil"/>
            </w:tcBorders>
            <w:shd w:val="clear" w:color="auto" w:fill="auto"/>
            <w:noWrap/>
            <w:vAlign w:val="bottom"/>
            <w:hideMark/>
          </w:tcPr>
          <w:p w14:paraId="202977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71CB09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53819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16280</w:t>
            </w:r>
          </w:p>
        </w:tc>
        <w:tc>
          <w:tcPr>
            <w:tcW w:w="493" w:type="pct"/>
            <w:tcBorders>
              <w:top w:val="nil"/>
              <w:left w:val="nil"/>
              <w:bottom w:val="nil"/>
              <w:right w:val="nil"/>
            </w:tcBorders>
            <w:shd w:val="clear" w:color="auto" w:fill="auto"/>
            <w:noWrap/>
            <w:vAlign w:val="bottom"/>
            <w:hideMark/>
          </w:tcPr>
          <w:p w14:paraId="2447ED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765EA0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w:t>
            </w:r>
          </w:p>
        </w:tc>
        <w:tc>
          <w:tcPr>
            <w:tcW w:w="238" w:type="pct"/>
            <w:tcBorders>
              <w:top w:val="nil"/>
              <w:left w:val="nil"/>
              <w:bottom w:val="nil"/>
              <w:right w:val="nil"/>
            </w:tcBorders>
            <w:shd w:val="clear" w:color="auto" w:fill="auto"/>
            <w:noWrap/>
            <w:vAlign w:val="bottom"/>
            <w:hideMark/>
          </w:tcPr>
          <w:p w14:paraId="272F35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274</w:t>
            </w:r>
          </w:p>
        </w:tc>
        <w:tc>
          <w:tcPr>
            <w:tcW w:w="311" w:type="pct"/>
            <w:tcBorders>
              <w:top w:val="nil"/>
              <w:left w:val="nil"/>
              <w:bottom w:val="nil"/>
              <w:right w:val="nil"/>
            </w:tcBorders>
            <w:shd w:val="clear" w:color="auto" w:fill="auto"/>
            <w:noWrap/>
            <w:vAlign w:val="bottom"/>
            <w:hideMark/>
          </w:tcPr>
          <w:p w14:paraId="5914A4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05DF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6E08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6C4C0D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CB48B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549FA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F0A55B6" w14:textId="77777777" w:rsidTr="00B500D7">
        <w:trPr>
          <w:trHeight w:val="290"/>
        </w:trPr>
        <w:tc>
          <w:tcPr>
            <w:tcW w:w="838" w:type="pct"/>
            <w:tcBorders>
              <w:top w:val="nil"/>
              <w:left w:val="nil"/>
              <w:bottom w:val="nil"/>
              <w:right w:val="nil"/>
            </w:tcBorders>
            <w:shd w:val="clear" w:color="auto" w:fill="auto"/>
            <w:noWrap/>
            <w:vAlign w:val="bottom"/>
            <w:hideMark/>
          </w:tcPr>
          <w:p w14:paraId="30D20E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057978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02107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18777</w:t>
            </w:r>
          </w:p>
        </w:tc>
        <w:tc>
          <w:tcPr>
            <w:tcW w:w="493" w:type="pct"/>
            <w:tcBorders>
              <w:top w:val="nil"/>
              <w:left w:val="nil"/>
              <w:bottom w:val="nil"/>
              <w:right w:val="nil"/>
            </w:tcBorders>
            <w:shd w:val="clear" w:color="auto" w:fill="auto"/>
            <w:noWrap/>
            <w:vAlign w:val="bottom"/>
            <w:hideMark/>
          </w:tcPr>
          <w:p w14:paraId="2E286B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5FB4A0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5220</w:t>
            </w:r>
          </w:p>
        </w:tc>
        <w:tc>
          <w:tcPr>
            <w:tcW w:w="238" w:type="pct"/>
            <w:tcBorders>
              <w:top w:val="nil"/>
              <w:left w:val="nil"/>
              <w:bottom w:val="nil"/>
              <w:right w:val="nil"/>
            </w:tcBorders>
            <w:shd w:val="clear" w:color="auto" w:fill="auto"/>
            <w:noWrap/>
            <w:vAlign w:val="bottom"/>
            <w:hideMark/>
          </w:tcPr>
          <w:p w14:paraId="2F86D8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633583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150C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85B0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2CDD7A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7A1FD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1101</w:t>
            </w:r>
          </w:p>
        </w:tc>
        <w:tc>
          <w:tcPr>
            <w:tcW w:w="420" w:type="pct"/>
            <w:tcBorders>
              <w:top w:val="nil"/>
              <w:left w:val="nil"/>
              <w:bottom w:val="nil"/>
              <w:right w:val="nil"/>
            </w:tcBorders>
            <w:shd w:val="clear" w:color="auto" w:fill="auto"/>
            <w:noWrap/>
            <w:vAlign w:val="bottom"/>
            <w:hideMark/>
          </w:tcPr>
          <w:p w14:paraId="2C75D2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3B2AEA9" w14:textId="77777777" w:rsidTr="00B500D7">
        <w:trPr>
          <w:trHeight w:val="290"/>
        </w:trPr>
        <w:tc>
          <w:tcPr>
            <w:tcW w:w="838" w:type="pct"/>
            <w:tcBorders>
              <w:top w:val="nil"/>
              <w:left w:val="nil"/>
              <w:bottom w:val="nil"/>
              <w:right w:val="nil"/>
            </w:tcBorders>
            <w:shd w:val="clear" w:color="auto" w:fill="auto"/>
            <w:noWrap/>
            <w:vAlign w:val="bottom"/>
            <w:hideMark/>
          </w:tcPr>
          <w:p w14:paraId="0A8703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7895A4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FDB00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7547</w:t>
            </w:r>
          </w:p>
        </w:tc>
        <w:tc>
          <w:tcPr>
            <w:tcW w:w="493" w:type="pct"/>
            <w:tcBorders>
              <w:top w:val="nil"/>
              <w:left w:val="nil"/>
              <w:bottom w:val="nil"/>
              <w:right w:val="nil"/>
            </w:tcBorders>
            <w:shd w:val="clear" w:color="auto" w:fill="auto"/>
            <w:noWrap/>
            <w:vAlign w:val="bottom"/>
            <w:hideMark/>
          </w:tcPr>
          <w:p w14:paraId="2FBC5E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6888BE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3344</w:t>
            </w:r>
          </w:p>
        </w:tc>
        <w:tc>
          <w:tcPr>
            <w:tcW w:w="238" w:type="pct"/>
            <w:tcBorders>
              <w:top w:val="nil"/>
              <w:left w:val="nil"/>
              <w:bottom w:val="nil"/>
              <w:right w:val="nil"/>
            </w:tcBorders>
            <w:shd w:val="clear" w:color="auto" w:fill="auto"/>
            <w:noWrap/>
            <w:vAlign w:val="bottom"/>
            <w:hideMark/>
          </w:tcPr>
          <w:p w14:paraId="60F3DD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069574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EB4CD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2DEA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218007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79B05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2167</w:t>
            </w:r>
          </w:p>
        </w:tc>
        <w:tc>
          <w:tcPr>
            <w:tcW w:w="420" w:type="pct"/>
            <w:tcBorders>
              <w:top w:val="nil"/>
              <w:left w:val="nil"/>
              <w:bottom w:val="nil"/>
              <w:right w:val="nil"/>
            </w:tcBorders>
            <w:shd w:val="clear" w:color="auto" w:fill="auto"/>
            <w:noWrap/>
            <w:vAlign w:val="bottom"/>
            <w:hideMark/>
          </w:tcPr>
          <w:p w14:paraId="212F6E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B0890E3" w14:textId="77777777" w:rsidTr="00B500D7">
        <w:trPr>
          <w:trHeight w:val="290"/>
        </w:trPr>
        <w:tc>
          <w:tcPr>
            <w:tcW w:w="838" w:type="pct"/>
            <w:tcBorders>
              <w:top w:val="nil"/>
              <w:left w:val="nil"/>
              <w:bottom w:val="nil"/>
              <w:right w:val="nil"/>
            </w:tcBorders>
            <w:shd w:val="clear" w:color="auto" w:fill="auto"/>
            <w:noWrap/>
            <w:vAlign w:val="bottom"/>
            <w:hideMark/>
          </w:tcPr>
          <w:p w14:paraId="68E363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766886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2F196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7134</w:t>
            </w:r>
          </w:p>
        </w:tc>
        <w:tc>
          <w:tcPr>
            <w:tcW w:w="493" w:type="pct"/>
            <w:tcBorders>
              <w:top w:val="nil"/>
              <w:left w:val="nil"/>
              <w:bottom w:val="nil"/>
              <w:right w:val="nil"/>
            </w:tcBorders>
            <w:shd w:val="clear" w:color="auto" w:fill="auto"/>
            <w:noWrap/>
            <w:vAlign w:val="bottom"/>
            <w:hideMark/>
          </w:tcPr>
          <w:p w14:paraId="2931AC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71AA05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447</w:t>
            </w:r>
          </w:p>
        </w:tc>
        <w:tc>
          <w:tcPr>
            <w:tcW w:w="238" w:type="pct"/>
            <w:tcBorders>
              <w:top w:val="nil"/>
              <w:left w:val="nil"/>
              <w:bottom w:val="nil"/>
              <w:right w:val="nil"/>
            </w:tcBorders>
            <w:shd w:val="clear" w:color="auto" w:fill="auto"/>
            <w:noWrap/>
            <w:vAlign w:val="bottom"/>
            <w:hideMark/>
          </w:tcPr>
          <w:p w14:paraId="2299D3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w:t>
            </w:r>
          </w:p>
        </w:tc>
        <w:tc>
          <w:tcPr>
            <w:tcW w:w="311" w:type="pct"/>
            <w:tcBorders>
              <w:top w:val="nil"/>
              <w:left w:val="nil"/>
              <w:bottom w:val="nil"/>
              <w:right w:val="nil"/>
            </w:tcBorders>
            <w:shd w:val="clear" w:color="auto" w:fill="auto"/>
            <w:noWrap/>
            <w:vAlign w:val="bottom"/>
            <w:hideMark/>
          </w:tcPr>
          <w:p w14:paraId="024A49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14:paraId="76F9E6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C0945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3ABE29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C42A1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2C06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8E57EA" w14:textId="77777777" w:rsidTr="00B500D7">
        <w:trPr>
          <w:trHeight w:val="290"/>
        </w:trPr>
        <w:tc>
          <w:tcPr>
            <w:tcW w:w="838" w:type="pct"/>
            <w:tcBorders>
              <w:top w:val="nil"/>
              <w:left w:val="nil"/>
              <w:bottom w:val="nil"/>
              <w:right w:val="nil"/>
            </w:tcBorders>
            <w:shd w:val="clear" w:color="auto" w:fill="auto"/>
            <w:noWrap/>
            <w:vAlign w:val="bottom"/>
            <w:hideMark/>
          </w:tcPr>
          <w:p w14:paraId="32AB01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6573A4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08234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20562</w:t>
            </w:r>
          </w:p>
        </w:tc>
        <w:tc>
          <w:tcPr>
            <w:tcW w:w="493" w:type="pct"/>
            <w:tcBorders>
              <w:top w:val="nil"/>
              <w:left w:val="nil"/>
              <w:bottom w:val="nil"/>
              <w:right w:val="nil"/>
            </w:tcBorders>
            <w:shd w:val="clear" w:color="auto" w:fill="auto"/>
            <w:noWrap/>
            <w:vAlign w:val="bottom"/>
            <w:hideMark/>
          </w:tcPr>
          <w:p w14:paraId="3E364A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43E39C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719</w:t>
            </w:r>
          </w:p>
        </w:tc>
        <w:tc>
          <w:tcPr>
            <w:tcW w:w="238" w:type="pct"/>
            <w:tcBorders>
              <w:top w:val="nil"/>
              <w:left w:val="nil"/>
              <w:bottom w:val="nil"/>
              <w:right w:val="nil"/>
            </w:tcBorders>
            <w:shd w:val="clear" w:color="auto" w:fill="auto"/>
            <w:noWrap/>
            <w:vAlign w:val="bottom"/>
            <w:hideMark/>
          </w:tcPr>
          <w:p w14:paraId="0DFA1F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14:paraId="4F9ED24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w:t>
            </w:r>
          </w:p>
        </w:tc>
        <w:tc>
          <w:tcPr>
            <w:tcW w:w="383" w:type="pct"/>
            <w:tcBorders>
              <w:top w:val="nil"/>
              <w:left w:val="nil"/>
              <w:bottom w:val="nil"/>
              <w:right w:val="nil"/>
            </w:tcBorders>
            <w:shd w:val="clear" w:color="auto" w:fill="auto"/>
            <w:noWrap/>
            <w:vAlign w:val="bottom"/>
            <w:hideMark/>
          </w:tcPr>
          <w:p w14:paraId="1AF57C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6B265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14E79A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42C26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CC1D1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C3C984" w14:textId="77777777" w:rsidTr="00B500D7">
        <w:trPr>
          <w:trHeight w:val="290"/>
        </w:trPr>
        <w:tc>
          <w:tcPr>
            <w:tcW w:w="838" w:type="pct"/>
            <w:tcBorders>
              <w:top w:val="nil"/>
              <w:left w:val="nil"/>
              <w:bottom w:val="nil"/>
              <w:right w:val="nil"/>
            </w:tcBorders>
            <w:shd w:val="clear" w:color="auto" w:fill="auto"/>
            <w:noWrap/>
            <w:vAlign w:val="bottom"/>
            <w:hideMark/>
          </w:tcPr>
          <w:p w14:paraId="19CF8C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4A401C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89798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15374</w:t>
            </w:r>
          </w:p>
        </w:tc>
        <w:tc>
          <w:tcPr>
            <w:tcW w:w="493" w:type="pct"/>
            <w:tcBorders>
              <w:top w:val="nil"/>
              <w:left w:val="nil"/>
              <w:bottom w:val="nil"/>
              <w:right w:val="nil"/>
            </w:tcBorders>
            <w:shd w:val="clear" w:color="auto" w:fill="auto"/>
            <w:noWrap/>
            <w:vAlign w:val="bottom"/>
            <w:hideMark/>
          </w:tcPr>
          <w:p w14:paraId="0AB1B1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5E018E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5584</w:t>
            </w:r>
          </w:p>
        </w:tc>
        <w:tc>
          <w:tcPr>
            <w:tcW w:w="238" w:type="pct"/>
            <w:tcBorders>
              <w:top w:val="nil"/>
              <w:left w:val="nil"/>
              <w:bottom w:val="nil"/>
              <w:right w:val="nil"/>
            </w:tcBorders>
            <w:shd w:val="clear" w:color="auto" w:fill="auto"/>
            <w:noWrap/>
            <w:vAlign w:val="bottom"/>
            <w:hideMark/>
          </w:tcPr>
          <w:p w14:paraId="7CD22F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315</w:t>
            </w:r>
          </w:p>
        </w:tc>
        <w:tc>
          <w:tcPr>
            <w:tcW w:w="311" w:type="pct"/>
            <w:tcBorders>
              <w:top w:val="nil"/>
              <w:left w:val="nil"/>
              <w:bottom w:val="nil"/>
              <w:right w:val="nil"/>
            </w:tcBorders>
            <w:shd w:val="clear" w:color="auto" w:fill="auto"/>
            <w:noWrap/>
            <w:vAlign w:val="bottom"/>
            <w:hideMark/>
          </w:tcPr>
          <w:p w14:paraId="266377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0E8DC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6C50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266409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6CBB0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1134</w:t>
            </w:r>
          </w:p>
        </w:tc>
        <w:tc>
          <w:tcPr>
            <w:tcW w:w="420" w:type="pct"/>
            <w:tcBorders>
              <w:top w:val="nil"/>
              <w:left w:val="nil"/>
              <w:bottom w:val="nil"/>
              <w:right w:val="nil"/>
            </w:tcBorders>
            <w:shd w:val="clear" w:color="auto" w:fill="auto"/>
            <w:noWrap/>
            <w:vAlign w:val="bottom"/>
            <w:hideMark/>
          </w:tcPr>
          <w:p w14:paraId="2F413C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ADBAD8C" w14:textId="77777777" w:rsidTr="00B500D7">
        <w:trPr>
          <w:trHeight w:val="290"/>
        </w:trPr>
        <w:tc>
          <w:tcPr>
            <w:tcW w:w="838" w:type="pct"/>
            <w:tcBorders>
              <w:top w:val="nil"/>
              <w:left w:val="nil"/>
              <w:bottom w:val="nil"/>
              <w:right w:val="nil"/>
            </w:tcBorders>
            <w:shd w:val="clear" w:color="auto" w:fill="auto"/>
            <w:noWrap/>
            <w:vAlign w:val="bottom"/>
            <w:hideMark/>
          </w:tcPr>
          <w:p w14:paraId="1616C9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0333D0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5BF86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9219</w:t>
            </w:r>
          </w:p>
        </w:tc>
        <w:tc>
          <w:tcPr>
            <w:tcW w:w="493" w:type="pct"/>
            <w:tcBorders>
              <w:top w:val="nil"/>
              <w:left w:val="nil"/>
              <w:bottom w:val="nil"/>
              <w:right w:val="nil"/>
            </w:tcBorders>
            <w:shd w:val="clear" w:color="auto" w:fill="auto"/>
            <w:noWrap/>
            <w:vAlign w:val="bottom"/>
            <w:hideMark/>
          </w:tcPr>
          <w:p w14:paraId="4FA49C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791D8C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6068</w:t>
            </w:r>
          </w:p>
        </w:tc>
        <w:tc>
          <w:tcPr>
            <w:tcW w:w="238" w:type="pct"/>
            <w:tcBorders>
              <w:top w:val="nil"/>
              <w:left w:val="nil"/>
              <w:bottom w:val="nil"/>
              <w:right w:val="nil"/>
            </w:tcBorders>
            <w:shd w:val="clear" w:color="auto" w:fill="auto"/>
            <w:noWrap/>
            <w:vAlign w:val="bottom"/>
            <w:hideMark/>
          </w:tcPr>
          <w:p w14:paraId="7D9EFB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w:t>
            </w:r>
          </w:p>
        </w:tc>
        <w:tc>
          <w:tcPr>
            <w:tcW w:w="311" w:type="pct"/>
            <w:tcBorders>
              <w:top w:val="nil"/>
              <w:left w:val="nil"/>
              <w:bottom w:val="nil"/>
              <w:right w:val="nil"/>
            </w:tcBorders>
            <w:shd w:val="clear" w:color="auto" w:fill="auto"/>
            <w:noWrap/>
            <w:vAlign w:val="bottom"/>
            <w:hideMark/>
          </w:tcPr>
          <w:p w14:paraId="5725C8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F8DE7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0683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2F00E4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588E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2793</w:t>
            </w:r>
          </w:p>
        </w:tc>
        <w:tc>
          <w:tcPr>
            <w:tcW w:w="420" w:type="pct"/>
            <w:tcBorders>
              <w:top w:val="nil"/>
              <w:left w:val="nil"/>
              <w:bottom w:val="nil"/>
              <w:right w:val="nil"/>
            </w:tcBorders>
            <w:shd w:val="clear" w:color="auto" w:fill="auto"/>
            <w:noWrap/>
            <w:vAlign w:val="bottom"/>
            <w:hideMark/>
          </w:tcPr>
          <w:p w14:paraId="706983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504557A" w14:textId="77777777" w:rsidTr="00B500D7">
        <w:trPr>
          <w:trHeight w:val="290"/>
        </w:trPr>
        <w:tc>
          <w:tcPr>
            <w:tcW w:w="838" w:type="pct"/>
            <w:tcBorders>
              <w:top w:val="nil"/>
              <w:left w:val="nil"/>
              <w:bottom w:val="nil"/>
              <w:right w:val="nil"/>
            </w:tcBorders>
            <w:shd w:val="clear" w:color="auto" w:fill="auto"/>
            <w:noWrap/>
            <w:vAlign w:val="bottom"/>
            <w:hideMark/>
          </w:tcPr>
          <w:p w14:paraId="789DA2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526891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09D36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6499</w:t>
            </w:r>
          </w:p>
        </w:tc>
        <w:tc>
          <w:tcPr>
            <w:tcW w:w="493" w:type="pct"/>
            <w:tcBorders>
              <w:top w:val="nil"/>
              <w:left w:val="nil"/>
              <w:bottom w:val="nil"/>
              <w:right w:val="nil"/>
            </w:tcBorders>
            <w:shd w:val="clear" w:color="auto" w:fill="auto"/>
            <w:noWrap/>
            <w:vAlign w:val="bottom"/>
            <w:hideMark/>
          </w:tcPr>
          <w:p w14:paraId="7A3499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4EDF16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F701E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14:paraId="6B4BE5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9BDED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64C69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1C7115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96211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24E68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838EB5" w14:textId="77777777" w:rsidTr="00B500D7">
        <w:trPr>
          <w:trHeight w:val="290"/>
        </w:trPr>
        <w:tc>
          <w:tcPr>
            <w:tcW w:w="838" w:type="pct"/>
            <w:tcBorders>
              <w:top w:val="nil"/>
              <w:left w:val="nil"/>
              <w:bottom w:val="nil"/>
              <w:right w:val="nil"/>
            </w:tcBorders>
            <w:shd w:val="clear" w:color="auto" w:fill="auto"/>
            <w:noWrap/>
            <w:vAlign w:val="bottom"/>
            <w:hideMark/>
          </w:tcPr>
          <w:p w14:paraId="624FD4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2B9195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B1D3F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18618</w:t>
            </w:r>
          </w:p>
        </w:tc>
        <w:tc>
          <w:tcPr>
            <w:tcW w:w="493" w:type="pct"/>
            <w:tcBorders>
              <w:top w:val="nil"/>
              <w:left w:val="nil"/>
              <w:bottom w:val="nil"/>
              <w:right w:val="nil"/>
            </w:tcBorders>
            <w:shd w:val="clear" w:color="auto" w:fill="auto"/>
            <w:noWrap/>
            <w:vAlign w:val="bottom"/>
            <w:hideMark/>
          </w:tcPr>
          <w:p w14:paraId="7C2181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2C62C2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w:t>
            </w:r>
          </w:p>
        </w:tc>
        <w:tc>
          <w:tcPr>
            <w:tcW w:w="238" w:type="pct"/>
            <w:tcBorders>
              <w:top w:val="nil"/>
              <w:left w:val="nil"/>
              <w:bottom w:val="nil"/>
              <w:right w:val="nil"/>
            </w:tcBorders>
            <w:shd w:val="clear" w:color="auto" w:fill="auto"/>
            <w:noWrap/>
            <w:vAlign w:val="bottom"/>
            <w:hideMark/>
          </w:tcPr>
          <w:p w14:paraId="63D7EB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14:paraId="6D7DA2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DDC3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19401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06004D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B317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59BC9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AD227E3" w14:textId="77777777" w:rsidTr="00B500D7">
        <w:trPr>
          <w:trHeight w:val="290"/>
        </w:trPr>
        <w:tc>
          <w:tcPr>
            <w:tcW w:w="838" w:type="pct"/>
            <w:tcBorders>
              <w:top w:val="nil"/>
              <w:left w:val="nil"/>
              <w:bottom w:val="nil"/>
              <w:right w:val="nil"/>
            </w:tcBorders>
            <w:shd w:val="clear" w:color="auto" w:fill="auto"/>
            <w:noWrap/>
            <w:vAlign w:val="bottom"/>
            <w:hideMark/>
          </w:tcPr>
          <w:p w14:paraId="7606B1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79D2D1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7BC59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18985</w:t>
            </w:r>
          </w:p>
        </w:tc>
        <w:tc>
          <w:tcPr>
            <w:tcW w:w="493" w:type="pct"/>
            <w:tcBorders>
              <w:top w:val="nil"/>
              <w:left w:val="nil"/>
              <w:bottom w:val="nil"/>
              <w:right w:val="nil"/>
            </w:tcBorders>
            <w:shd w:val="clear" w:color="auto" w:fill="auto"/>
            <w:noWrap/>
            <w:vAlign w:val="bottom"/>
            <w:hideMark/>
          </w:tcPr>
          <w:p w14:paraId="7FCBAF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44078E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5750</w:t>
            </w:r>
          </w:p>
        </w:tc>
        <w:tc>
          <w:tcPr>
            <w:tcW w:w="238" w:type="pct"/>
            <w:tcBorders>
              <w:top w:val="nil"/>
              <w:left w:val="nil"/>
              <w:bottom w:val="nil"/>
              <w:right w:val="nil"/>
            </w:tcBorders>
            <w:shd w:val="clear" w:color="auto" w:fill="auto"/>
            <w:noWrap/>
            <w:vAlign w:val="bottom"/>
            <w:hideMark/>
          </w:tcPr>
          <w:p w14:paraId="70F438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397</w:t>
            </w:r>
          </w:p>
        </w:tc>
        <w:tc>
          <w:tcPr>
            <w:tcW w:w="311" w:type="pct"/>
            <w:tcBorders>
              <w:top w:val="nil"/>
              <w:left w:val="nil"/>
              <w:bottom w:val="nil"/>
              <w:right w:val="nil"/>
            </w:tcBorders>
            <w:shd w:val="clear" w:color="auto" w:fill="auto"/>
            <w:noWrap/>
            <w:vAlign w:val="bottom"/>
            <w:hideMark/>
          </w:tcPr>
          <w:p w14:paraId="6416FE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11FDC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5A1F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02818E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F3824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1075</w:t>
            </w:r>
          </w:p>
        </w:tc>
        <w:tc>
          <w:tcPr>
            <w:tcW w:w="420" w:type="pct"/>
            <w:tcBorders>
              <w:top w:val="nil"/>
              <w:left w:val="nil"/>
              <w:bottom w:val="nil"/>
              <w:right w:val="nil"/>
            </w:tcBorders>
            <w:shd w:val="clear" w:color="auto" w:fill="auto"/>
            <w:noWrap/>
            <w:vAlign w:val="bottom"/>
            <w:hideMark/>
          </w:tcPr>
          <w:p w14:paraId="67D82A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978528B" w14:textId="77777777" w:rsidTr="00B500D7">
        <w:trPr>
          <w:trHeight w:val="290"/>
        </w:trPr>
        <w:tc>
          <w:tcPr>
            <w:tcW w:w="838" w:type="pct"/>
            <w:tcBorders>
              <w:top w:val="nil"/>
              <w:left w:val="nil"/>
              <w:bottom w:val="nil"/>
              <w:right w:val="nil"/>
            </w:tcBorders>
            <w:shd w:val="clear" w:color="auto" w:fill="auto"/>
            <w:noWrap/>
            <w:vAlign w:val="bottom"/>
            <w:hideMark/>
          </w:tcPr>
          <w:p w14:paraId="1B5110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0FEA1A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319E8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8524</w:t>
            </w:r>
          </w:p>
        </w:tc>
        <w:tc>
          <w:tcPr>
            <w:tcW w:w="493" w:type="pct"/>
            <w:tcBorders>
              <w:top w:val="nil"/>
              <w:left w:val="nil"/>
              <w:bottom w:val="nil"/>
              <w:right w:val="nil"/>
            </w:tcBorders>
            <w:shd w:val="clear" w:color="auto" w:fill="auto"/>
            <w:noWrap/>
            <w:vAlign w:val="bottom"/>
            <w:hideMark/>
          </w:tcPr>
          <w:p w14:paraId="340A7C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116986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360</w:t>
            </w:r>
          </w:p>
        </w:tc>
        <w:tc>
          <w:tcPr>
            <w:tcW w:w="238" w:type="pct"/>
            <w:tcBorders>
              <w:top w:val="nil"/>
              <w:left w:val="nil"/>
              <w:bottom w:val="nil"/>
              <w:right w:val="nil"/>
            </w:tcBorders>
            <w:shd w:val="clear" w:color="auto" w:fill="auto"/>
            <w:noWrap/>
            <w:vAlign w:val="bottom"/>
            <w:hideMark/>
          </w:tcPr>
          <w:p w14:paraId="186128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403</w:t>
            </w:r>
          </w:p>
        </w:tc>
        <w:tc>
          <w:tcPr>
            <w:tcW w:w="311" w:type="pct"/>
            <w:tcBorders>
              <w:top w:val="nil"/>
              <w:left w:val="nil"/>
              <w:bottom w:val="nil"/>
              <w:right w:val="nil"/>
            </w:tcBorders>
            <w:shd w:val="clear" w:color="auto" w:fill="auto"/>
            <w:noWrap/>
            <w:vAlign w:val="bottom"/>
            <w:hideMark/>
          </w:tcPr>
          <w:p w14:paraId="625C1F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326D4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B8E9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67E977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2AC92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3010</w:t>
            </w:r>
          </w:p>
        </w:tc>
        <w:tc>
          <w:tcPr>
            <w:tcW w:w="420" w:type="pct"/>
            <w:tcBorders>
              <w:top w:val="nil"/>
              <w:left w:val="nil"/>
              <w:bottom w:val="nil"/>
              <w:right w:val="nil"/>
            </w:tcBorders>
            <w:shd w:val="clear" w:color="auto" w:fill="auto"/>
            <w:noWrap/>
            <w:vAlign w:val="bottom"/>
            <w:hideMark/>
          </w:tcPr>
          <w:p w14:paraId="3178FC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4CAED1" w14:textId="77777777" w:rsidTr="00B500D7">
        <w:trPr>
          <w:trHeight w:val="290"/>
        </w:trPr>
        <w:tc>
          <w:tcPr>
            <w:tcW w:w="838" w:type="pct"/>
            <w:tcBorders>
              <w:top w:val="nil"/>
              <w:left w:val="nil"/>
              <w:bottom w:val="nil"/>
              <w:right w:val="nil"/>
            </w:tcBorders>
            <w:shd w:val="clear" w:color="auto" w:fill="auto"/>
            <w:noWrap/>
            <w:vAlign w:val="bottom"/>
            <w:hideMark/>
          </w:tcPr>
          <w:p w14:paraId="680355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62F0C9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A62C5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7829</w:t>
            </w:r>
          </w:p>
        </w:tc>
        <w:tc>
          <w:tcPr>
            <w:tcW w:w="493" w:type="pct"/>
            <w:tcBorders>
              <w:top w:val="nil"/>
              <w:left w:val="nil"/>
              <w:bottom w:val="nil"/>
              <w:right w:val="nil"/>
            </w:tcBorders>
            <w:shd w:val="clear" w:color="auto" w:fill="auto"/>
            <w:noWrap/>
            <w:vAlign w:val="bottom"/>
            <w:hideMark/>
          </w:tcPr>
          <w:p w14:paraId="4A39C6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258C1C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B3FBA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376</w:t>
            </w:r>
          </w:p>
        </w:tc>
        <w:tc>
          <w:tcPr>
            <w:tcW w:w="311" w:type="pct"/>
            <w:tcBorders>
              <w:top w:val="nil"/>
              <w:left w:val="nil"/>
              <w:bottom w:val="nil"/>
              <w:right w:val="nil"/>
            </w:tcBorders>
            <w:shd w:val="clear" w:color="auto" w:fill="auto"/>
            <w:noWrap/>
            <w:vAlign w:val="bottom"/>
            <w:hideMark/>
          </w:tcPr>
          <w:p w14:paraId="26D7E0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D2D0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C8DB4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535AF1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2E143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6DDB3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CAD60FE" w14:textId="77777777" w:rsidTr="00B500D7">
        <w:trPr>
          <w:trHeight w:val="290"/>
        </w:trPr>
        <w:tc>
          <w:tcPr>
            <w:tcW w:w="838" w:type="pct"/>
            <w:tcBorders>
              <w:top w:val="nil"/>
              <w:left w:val="nil"/>
              <w:bottom w:val="nil"/>
              <w:right w:val="nil"/>
            </w:tcBorders>
            <w:shd w:val="clear" w:color="auto" w:fill="auto"/>
            <w:noWrap/>
            <w:vAlign w:val="bottom"/>
            <w:hideMark/>
          </w:tcPr>
          <w:p w14:paraId="42DB5D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749BB5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48A06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15925</w:t>
            </w:r>
          </w:p>
        </w:tc>
        <w:tc>
          <w:tcPr>
            <w:tcW w:w="493" w:type="pct"/>
            <w:tcBorders>
              <w:top w:val="nil"/>
              <w:left w:val="nil"/>
              <w:bottom w:val="nil"/>
              <w:right w:val="nil"/>
            </w:tcBorders>
            <w:shd w:val="clear" w:color="auto" w:fill="auto"/>
            <w:noWrap/>
            <w:vAlign w:val="bottom"/>
            <w:hideMark/>
          </w:tcPr>
          <w:p w14:paraId="0E1918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73D710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C94A8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w:t>
            </w:r>
          </w:p>
        </w:tc>
        <w:tc>
          <w:tcPr>
            <w:tcW w:w="311" w:type="pct"/>
            <w:tcBorders>
              <w:top w:val="nil"/>
              <w:left w:val="nil"/>
              <w:bottom w:val="nil"/>
              <w:right w:val="nil"/>
            </w:tcBorders>
            <w:shd w:val="clear" w:color="auto" w:fill="auto"/>
            <w:noWrap/>
            <w:vAlign w:val="bottom"/>
            <w:hideMark/>
          </w:tcPr>
          <w:p w14:paraId="0E1B9B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3138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F453D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1E4A2E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ED9CA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333C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BEF683B" w14:textId="77777777" w:rsidTr="00B500D7">
        <w:trPr>
          <w:trHeight w:val="290"/>
        </w:trPr>
        <w:tc>
          <w:tcPr>
            <w:tcW w:w="838" w:type="pct"/>
            <w:tcBorders>
              <w:top w:val="nil"/>
              <w:left w:val="nil"/>
              <w:bottom w:val="nil"/>
              <w:right w:val="nil"/>
            </w:tcBorders>
            <w:shd w:val="clear" w:color="auto" w:fill="auto"/>
            <w:noWrap/>
            <w:vAlign w:val="bottom"/>
            <w:hideMark/>
          </w:tcPr>
          <w:p w14:paraId="026EDD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723ACA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4759C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11842</w:t>
            </w:r>
          </w:p>
        </w:tc>
        <w:tc>
          <w:tcPr>
            <w:tcW w:w="493" w:type="pct"/>
            <w:tcBorders>
              <w:top w:val="nil"/>
              <w:left w:val="nil"/>
              <w:bottom w:val="nil"/>
              <w:right w:val="nil"/>
            </w:tcBorders>
            <w:shd w:val="clear" w:color="auto" w:fill="auto"/>
            <w:noWrap/>
            <w:vAlign w:val="bottom"/>
            <w:hideMark/>
          </w:tcPr>
          <w:p w14:paraId="3EF2B2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7FA9E6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3435</w:t>
            </w:r>
          </w:p>
        </w:tc>
        <w:tc>
          <w:tcPr>
            <w:tcW w:w="238" w:type="pct"/>
            <w:tcBorders>
              <w:top w:val="nil"/>
              <w:left w:val="nil"/>
              <w:bottom w:val="nil"/>
              <w:right w:val="nil"/>
            </w:tcBorders>
            <w:shd w:val="clear" w:color="auto" w:fill="auto"/>
            <w:noWrap/>
            <w:vAlign w:val="bottom"/>
            <w:hideMark/>
          </w:tcPr>
          <w:p w14:paraId="3409FA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458</w:t>
            </w:r>
          </w:p>
        </w:tc>
        <w:tc>
          <w:tcPr>
            <w:tcW w:w="311" w:type="pct"/>
            <w:tcBorders>
              <w:top w:val="nil"/>
              <w:left w:val="nil"/>
              <w:bottom w:val="nil"/>
              <w:right w:val="nil"/>
            </w:tcBorders>
            <w:shd w:val="clear" w:color="auto" w:fill="auto"/>
            <w:noWrap/>
            <w:vAlign w:val="bottom"/>
            <w:hideMark/>
          </w:tcPr>
          <w:p w14:paraId="7DE5BB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66FF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75A8B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0797F4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B8C0D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774</w:t>
            </w:r>
          </w:p>
        </w:tc>
        <w:tc>
          <w:tcPr>
            <w:tcW w:w="420" w:type="pct"/>
            <w:tcBorders>
              <w:top w:val="nil"/>
              <w:left w:val="nil"/>
              <w:bottom w:val="nil"/>
              <w:right w:val="nil"/>
            </w:tcBorders>
            <w:shd w:val="clear" w:color="auto" w:fill="auto"/>
            <w:noWrap/>
            <w:vAlign w:val="bottom"/>
            <w:hideMark/>
          </w:tcPr>
          <w:p w14:paraId="76F54F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02D9271" w14:textId="77777777" w:rsidTr="00B500D7">
        <w:trPr>
          <w:trHeight w:val="290"/>
        </w:trPr>
        <w:tc>
          <w:tcPr>
            <w:tcW w:w="838" w:type="pct"/>
            <w:tcBorders>
              <w:top w:val="nil"/>
              <w:left w:val="nil"/>
              <w:bottom w:val="nil"/>
              <w:right w:val="nil"/>
            </w:tcBorders>
            <w:shd w:val="clear" w:color="auto" w:fill="auto"/>
            <w:noWrap/>
            <w:vAlign w:val="bottom"/>
            <w:hideMark/>
          </w:tcPr>
          <w:p w14:paraId="6A7E68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0E8120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AD49F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8858</w:t>
            </w:r>
          </w:p>
        </w:tc>
        <w:tc>
          <w:tcPr>
            <w:tcW w:w="493" w:type="pct"/>
            <w:tcBorders>
              <w:top w:val="nil"/>
              <w:left w:val="nil"/>
              <w:bottom w:val="nil"/>
              <w:right w:val="nil"/>
            </w:tcBorders>
            <w:shd w:val="clear" w:color="auto" w:fill="auto"/>
            <w:noWrap/>
            <w:vAlign w:val="bottom"/>
            <w:hideMark/>
          </w:tcPr>
          <w:p w14:paraId="19E8BC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10A5B6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0679D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14:paraId="62151D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F24C5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0AED25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6DC7CA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4A94B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2533</w:t>
            </w:r>
          </w:p>
        </w:tc>
        <w:tc>
          <w:tcPr>
            <w:tcW w:w="420" w:type="pct"/>
            <w:tcBorders>
              <w:top w:val="nil"/>
              <w:left w:val="nil"/>
              <w:bottom w:val="nil"/>
              <w:right w:val="nil"/>
            </w:tcBorders>
            <w:shd w:val="clear" w:color="auto" w:fill="auto"/>
            <w:noWrap/>
            <w:vAlign w:val="bottom"/>
            <w:hideMark/>
          </w:tcPr>
          <w:p w14:paraId="0DB628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8C52688" w14:textId="77777777" w:rsidTr="00B500D7">
        <w:trPr>
          <w:trHeight w:val="290"/>
        </w:trPr>
        <w:tc>
          <w:tcPr>
            <w:tcW w:w="838" w:type="pct"/>
            <w:tcBorders>
              <w:top w:val="nil"/>
              <w:left w:val="nil"/>
              <w:bottom w:val="nil"/>
              <w:right w:val="nil"/>
            </w:tcBorders>
            <w:shd w:val="clear" w:color="auto" w:fill="auto"/>
            <w:noWrap/>
            <w:vAlign w:val="bottom"/>
            <w:hideMark/>
          </w:tcPr>
          <w:p w14:paraId="0F57AB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315A4A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FE9E3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4382</w:t>
            </w:r>
          </w:p>
        </w:tc>
        <w:tc>
          <w:tcPr>
            <w:tcW w:w="493" w:type="pct"/>
            <w:tcBorders>
              <w:top w:val="nil"/>
              <w:left w:val="nil"/>
              <w:bottom w:val="nil"/>
              <w:right w:val="nil"/>
            </w:tcBorders>
            <w:shd w:val="clear" w:color="auto" w:fill="auto"/>
            <w:noWrap/>
            <w:vAlign w:val="bottom"/>
            <w:hideMark/>
          </w:tcPr>
          <w:p w14:paraId="7AC5AF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0CE6B2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969E9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14:paraId="3F20C2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6E292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289B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39D2E9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B4618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207F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8BDED7F" w14:textId="77777777" w:rsidTr="00B500D7">
        <w:trPr>
          <w:trHeight w:val="290"/>
        </w:trPr>
        <w:tc>
          <w:tcPr>
            <w:tcW w:w="838" w:type="pct"/>
            <w:tcBorders>
              <w:top w:val="nil"/>
              <w:left w:val="nil"/>
              <w:bottom w:val="nil"/>
              <w:right w:val="nil"/>
            </w:tcBorders>
            <w:shd w:val="clear" w:color="auto" w:fill="auto"/>
            <w:noWrap/>
            <w:vAlign w:val="bottom"/>
            <w:hideMark/>
          </w:tcPr>
          <w:p w14:paraId="2E63F0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4B0372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E562A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13367</w:t>
            </w:r>
          </w:p>
        </w:tc>
        <w:tc>
          <w:tcPr>
            <w:tcW w:w="493" w:type="pct"/>
            <w:tcBorders>
              <w:top w:val="nil"/>
              <w:left w:val="nil"/>
              <w:bottom w:val="nil"/>
              <w:right w:val="nil"/>
            </w:tcBorders>
            <w:shd w:val="clear" w:color="auto" w:fill="auto"/>
            <w:noWrap/>
            <w:vAlign w:val="bottom"/>
            <w:hideMark/>
          </w:tcPr>
          <w:p w14:paraId="2AB6FE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493F36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9297D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431</w:t>
            </w:r>
          </w:p>
        </w:tc>
        <w:tc>
          <w:tcPr>
            <w:tcW w:w="311" w:type="pct"/>
            <w:tcBorders>
              <w:top w:val="nil"/>
              <w:left w:val="nil"/>
              <w:bottom w:val="nil"/>
              <w:right w:val="nil"/>
            </w:tcBorders>
            <w:shd w:val="clear" w:color="auto" w:fill="auto"/>
            <w:noWrap/>
            <w:vAlign w:val="bottom"/>
            <w:hideMark/>
          </w:tcPr>
          <w:p w14:paraId="67C36B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0BC4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74EC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4DA479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9DBC2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C64E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897536" w14:textId="77777777" w:rsidTr="00B500D7">
        <w:trPr>
          <w:trHeight w:val="290"/>
        </w:trPr>
        <w:tc>
          <w:tcPr>
            <w:tcW w:w="838" w:type="pct"/>
            <w:tcBorders>
              <w:top w:val="nil"/>
              <w:left w:val="nil"/>
              <w:bottom w:val="nil"/>
              <w:right w:val="nil"/>
            </w:tcBorders>
            <w:shd w:val="clear" w:color="auto" w:fill="auto"/>
            <w:noWrap/>
            <w:vAlign w:val="bottom"/>
            <w:hideMark/>
          </w:tcPr>
          <w:p w14:paraId="094D04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6AA0EA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A5E39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14:paraId="4BE15B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1F6D96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2933</w:t>
            </w:r>
          </w:p>
        </w:tc>
        <w:tc>
          <w:tcPr>
            <w:tcW w:w="238" w:type="pct"/>
            <w:tcBorders>
              <w:top w:val="nil"/>
              <w:left w:val="nil"/>
              <w:bottom w:val="nil"/>
              <w:right w:val="nil"/>
            </w:tcBorders>
            <w:shd w:val="clear" w:color="auto" w:fill="auto"/>
            <w:noWrap/>
            <w:vAlign w:val="bottom"/>
            <w:hideMark/>
          </w:tcPr>
          <w:p w14:paraId="4A3186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14:paraId="68F37D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01CA5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0A29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0EDAF6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1269B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687</w:t>
            </w:r>
          </w:p>
        </w:tc>
        <w:tc>
          <w:tcPr>
            <w:tcW w:w="420" w:type="pct"/>
            <w:tcBorders>
              <w:top w:val="nil"/>
              <w:left w:val="nil"/>
              <w:bottom w:val="nil"/>
              <w:right w:val="nil"/>
            </w:tcBorders>
            <w:shd w:val="clear" w:color="auto" w:fill="auto"/>
            <w:noWrap/>
            <w:vAlign w:val="bottom"/>
            <w:hideMark/>
          </w:tcPr>
          <w:p w14:paraId="4119B6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54FFF5C" w14:textId="77777777" w:rsidTr="00B500D7">
        <w:trPr>
          <w:trHeight w:val="290"/>
        </w:trPr>
        <w:tc>
          <w:tcPr>
            <w:tcW w:w="838" w:type="pct"/>
            <w:tcBorders>
              <w:top w:val="nil"/>
              <w:left w:val="nil"/>
              <w:bottom w:val="nil"/>
              <w:right w:val="nil"/>
            </w:tcBorders>
            <w:shd w:val="clear" w:color="auto" w:fill="auto"/>
            <w:noWrap/>
            <w:vAlign w:val="bottom"/>
            <w:hideMark/>
          </w:tcPr>
          <w:p w14:paraId="3E6262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5F6F3F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9E284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14:paraId="120DC5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354F50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ECAB2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14:paraId="011DE5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EA25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A310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59C333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0899B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1890</w:t>
            </w:r>
          </w:p>
        </w:tc>
        <w:tc>
          <w:tcPr>
            <w:tcW w:w="420" w:type="pct"/>
            <w:tcBorders>
              <w:top w:val="nil"/>
              <w:left w:val="nil"/>
              <w:bottom w:val="nil"/>
              <w:right w:val="nil"/>
            </w:tcBorders>
            <w:shd w:val="clear" w:color="auto" w:fill="auto"/>
            <w:noWrap/>
            <w:vAlign w:val="bottom"/>
            <w:hideMark/>
          </w:tcPr>
          <w:p w14:paraId="2A23AA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33CBB1F" w14:textId="77777777" w:rsidTr="00B500D7">
        <w:trPr>
          <w:trHeight w:val="290"/>
        </w:trPr>
        <w:tc>
          <w:tcPr>
            <w:tcW w:w="838" w:type="pct"/>
            <w:tcBorders>
              <w:top w:val="nil"/>
              <w:left w:val="nil"/>
              <w:bottom w:val="nil"/>
              <w:right w:val="nil"/>
            </w:tcBorders>
            <w:shd w:val="clear" w:color="auto" w:fill="auto"/>
            <w:noWrap/>
            <w:vAlign w:val="bottom"/>
            <w:hideMark/>
          </w:tcPr>
          <w:p w14:paraId="59043B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12701C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1FD72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14:paraId="230B76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09BF2A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5C0D8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14:paraId="522D92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95F53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908B4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7DEE85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28BD6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9BA82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8D63D56" w14:textId="77777777" w:rsidTr="00B500D7">
        <w:trPr>
          <w:trHeight w:val="290"/>
        </w:trPr>
        <w:tc>
          <w:tcPr>
            <w:tcW w:w="838" w:type="pct"/>
            <w:tcBorders>
              <w:top w:val="nil"/>
              <w:left w:val="nil"/>
              <w:bottom w:val="nil"/>
              <w:right w:val="nil"/>
            </w:tcBorders>
            <w:shd w:val="clear" w:color="auto" w:fill="auto"/>
            <w:noWrap/>
            <w:vAlign w:val="bottom"/>
            <w:hideMark/>
          </w:tcPr>
          <w:p w14:paraId="5BE380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41D80C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8656D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nil"/>
              <w:right w:val="nil"/>
            </w:tcBorders>
            <w:shd w:val="clear" w:color="auto" w:fill="auto"/>
            <w:noWrap/>
            <w:vAlign w:val="bottom"/>
            <w:hideMark/>
          </w:tcPr>
          <w:p w14:paraId="062FA5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6CE1A8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1661</w:t>
            </w:r>
          </w:p>
        </w:tc>
        <w:tc>
          <w:tcPr>
            <w:tcW w:w="238" w:type="pct"/>
            <w:tcBorders>
              <w:top w:val="nil"/>
              <w:left w:val="nil"/>
              <w:bottom w:val="nil"/>
              <w:right w:val="nil"/>
            </w:tcBorders>
            <w:shd w:val="clear" w:color="auto" w:fill="auto"/>
            <w:noWrap/>
            <w:vAlign w:val="bottom"/>
            <w:hideMark/>
          </w:tcPr>
          <w:p w14:paraId="2819D7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026D0F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D0633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01FB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011E86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1DE6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1099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1D80370" w14:textId="77777777" w:rsidTr="00B500D7">
        <w:trPr>
          <w:trHeight w:val="290"/>
        </w:trPr>
        <w:tc>
          <w:tcPr>
            <w:tcW w:w="838" w:type="pct"/>
            <w:tcBorders>
              <w:top w:val="nil"/>
              <w:left w:val="nil"/>
              <w:bottom w:val="nil"/>
              <w:right w:val="nil"/>
            </w:tcBorders>
            <w:shd w:val="clear" w:color="auto" w:fill="auto"/>
            <w:noWrap/>
            <w:vAlign w:val="bottom"/>
            <w:hideMark/>
          </w:tcPr>
          <w:p w14:paraId="0DFBCE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103FBD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84B89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14:paraId="04D4B0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6E8037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3575</w:t>
            </w:r>
          </w:p>
        </w:tc>
        <w:tc>
          <w:tcPr>
            <w:tcW w:w="238" w:type="pct"/>
            <w:tcBorders>
              <w:top w:val="nil"/>
              <w:left w:val="nil"/>
              <w:bottom w:val="nil"/>
              <w:right w:val="nil"/>
            </w:tcBorders>
            <w:shd w:val="clear" w:color="auto" w:fill="auto"/>
            <w:noWrap/>
            <w:vAlign w:val="bottom"/>
            <w:hideMark/>
          </w:tcPr>
          <w:p w14:paraId="47E7ED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14:paraId="2784F6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DF65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489B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5F94D5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BCAEB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420" w:type="pct"/>
            <w:tcBorders>
              <w:top w:val="nil"/>
              <w:left w:val="nil"/>
              <w:bottom w:val="nil"/>
              <w:right w:val="nil"/>
            </w:tcBorders>
            <w:shd w:val="clear" w:color="auto" w:fill="auto"/>
            <w:noWrap/>
            <w:vAlign w:val="bottom"/>
            <w:hideMark/>
          </w:tcPr>
          <w:p w14:paraId="62B341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D2A979D" w14:textId="77777777" w:rsidTr="00B500D7">
        <w:trPr>
          <w:trHeight w:val="290"/>
        </w:trPr>
        <w:tc>
          <w:tcPr>
            <w:tcW w:w="838" w:type="pct"/>
            <w:tcBorders>
              <w:top w:val="nil"/>
              <w:left w:val="nil"/>
              <w:bottom w:val="nil"/>
              <w:right w:val="nil"/>
            </w:tcBorders>
            <w:shd w:val="clear" w:color="auto" w:fill="auto"/>
            <w:noWrap/>
            <w:vAlign w:val="bottom"/>
            <w:hideMark/>
          </w:tcPr>
          <w:p w14:paraId="270899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100818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193BE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14:paraId="3C0F6D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36F6E8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2350</w:t>
            </w:r>
          </w:p>
        </w:tc>
        <w:tc>
          <w:tcPr>
            <w:tcW w:w="238" w:type="pct"/>
            <w:tcBorders>
              <w:top w:val="nil"/>
              <w:left w:val="nil"/>
              <w:bottom w:val="nil"/>
              <w:right w:val="nil"/>
            </w:tcBorders>
            <w:shd w:val="clear" w:color="auto" w:fill="auto"/>
            <w:noWrap/>
            <w:vAlign w:val="bottom"/>
            <w:hideMark/>
          </w:tcPr>
          <w:p w14:paraId="3944D3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14:paraId="206DD5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0A0AD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3A71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201ECF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90928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w:t>
            </w:r>
          </w:p>
        </w:tc>
        <w:tc>
          <w:tcPr>
            <w:tcW w:w="420" w:type="pct"/>
            <w:tcBorders>
              <w:top w:val="nil"/>
              <w:left w:val="nil"/>
              <w:bottom w:val="nil"/>
              <w:right w:val="nil"/>
            </w:tcBorders>
            <w:shd w:val="clear" w:color="auto" w:fill="auto"/>
            <w:noWrap/>
            <w:vAlign w:val="bottom"/>
            <w:hideMark/>
          </w:tcPr>
          <w:p w14:paraId="4F683E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F894C4B" w14:textId="77777777" w:rsidTr="00B500D7">
        <w:trPr>
          <w:trHeight w:val="290"/>
        </w:trPr>
        <w:tc>
          <w:tcPr>
            <w:tcW w:w="838" w:type="pct"/>
            <w:tcBorders>
              <w:top w:val="nil"/>
              <w:left w:val="nil"/>
              <w:bottom w:val="nil"/>
              <w:right w:val="nil"/>
            </w:tcBorders>
            <w:shd w:val="clear" w:color="auto" w:fill="auto"/>
            <w:noWrap/>
            <w:vAlign w:val="bottom"/>
            <w:hideMark/>
          </w:tcPr>
          <w:p w14:paraId="160750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3198EF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31D7E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14:paraId="2D7B67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7242C6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C24B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14:paraId="66D6CD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9A238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4CE0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034E6F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314FD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42FA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16211D4" w14:textId="77777777" w:rsidTr="00B500D7">
        <w:trPr>
          <w:trHeight w:val="290"/>
        </w:trPr>
        <w:tc>
          <w:tcPr>
            <w:tcW w:w="838" w:type="pct"/>
            <w:tcBorders>
              <w:top w:val="nil"/>
              <w:left w:val="nil"/>
              <w:bottom w:val="single" w:sz="4" w:space="0" w:color="auto"/>
              <w:right w:val="nil"/>
            </w:tcBorders>
            <w:shd w:val="clear" w:color="auto" w:fill="auto"/>
            <w:noWrap/>
            <w:vAlign w:val="bottom"/>
            <w:hideMark/>
          </w:tcPr>
          <w:p w14:paraId="414097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single" w:sz="4" w:space="0" w:color="auto"/>
              <w:right w:val="nil"/>
            </w:tcBorders>
            <w:shd w:val="clear" w:color="auto" w:fill="auto"/>
            <w:noWrap/>
            <w:vAlign w:val="bottom"/>
            <w:hideMark/>
          </w:tcPr>
          <w:p w14:paraId="65FE74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single" w:sz="4" w:space="0" w:color="auto"/>
              <w:right w:val="nil"/>
            </w:tcBorders>
            <w:shd w:val="clear" w:color="auto" w:fill="auto"/>
            <w:noWrap/>
            <w:vAlign w:val="bottom"/>
            <w:hideMark/>
          </w:tcPr>
          <w:p w14:paraId="6DC3C5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single" w:sz="4" w:space="0" w:color="auto"/>
              <w:right w:val="nil"/>
            </w:tcBorders>
            <w:shd w:val="clear" w:color="auto" w:fill="auto"/>
            <w:noWrap/>
            <w:vAlign w:val="bottom"/>
            <w:hideMark/>
          </w:tcPr>
          <w:p w14:paraId="0A7C50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single" w:sz="4" w:space="0" w:color="auto"/>
              <w:right w:val="nil"/>
            </w:tcBorders>
            <w:shd w:val="clear" w:color="auto" w:fill="auto"/>
            <w:noWrap/>
            <w:vAlign w:val="bottom"/>
            <w:hideMark/>
          </w:tcPr>
          <w:p w14:paraId="5E1DEE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238" w:type="pct"/>
            <w:tcBorders>
              <w:top w:val="nil"/>
              <w:left w:val="nil"/>
              <w:bottom w:val="single" w:sz="4" w:space="0" w:color="auto"/>
              <w:right w:val="nil"/>
            </w:tcBorders>
            <w:shd w:val="clear" w:color="auto" w:fill="auto"/>
            <w:noWrap/>
            <w:vAlign w:val="bottom"/>
            <w:hideMark/>
          </w:tcPr>
          <w:p w14:paraId="3D5657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single" w:sz="4" w:space="0" w:color="auto"/>
              <w:right w:val="nil"/>
            </w:tcBorders>
            <w:shd w:val="clear" w:color="auto" w:fill="auto"/>
            <w:noWrap/>
            <w:vAlign w:val="bottom"/>
            <w:hideMark/>
          </w:tcPr>
          <w:p w14:paraId="3471D6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14:paraId="0E36B7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643591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single" w:sz="4" w:space="0" w:color="auto"/>
              <w:right w:val="nil"/>
            </w:tcBorders>
            <w:shd w:val="clear" w:color="auto" w:fill="auto"/>
            <w:noWrap/>
            <w:vAlign w:val="bottom"/>
            <w:hideMark/>
          </w:tcPr>
          <w:p w14:paraId="76115D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14:paraId="134C15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68EB2E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bl>
    <w:p w14:paraId="4A52A4E4" w14:textId="77777777" w:rsidR="00161630" w:rsidRPr="005C669A" w:rsidRDefault="00161630" w:rsidP="00161630">
      <w:pPr>
        <w:pStyle w:val="aa"/>
      </w:pPr>
    </w:p>
    <w:tbl>
      <w:tblPr>
        <w:tblW w:w="5000" w:type="pct"/>
        <w:tblLook w:val="04A0" w:firstRow="1" w:lastRow="0" w:firstColumn="1" w:lastColumn="0" w:noHBand="0" w:noVBand="1"/>
      </w:tblPr>
      <w:tblGrid>
        <w:gridCol w:w="838"/>
        <w:gridCol w:w="938"/>
        <w:gridCol w:w="883"/>
        <w:gridCol w:w="883"/>
        <w:gridCol w:w="883"/>
        <w:gridCol w:w="1036"/>
        <w:gridCol w:w="884"/>
        <w:gridCol w:w="884"/>
        <w:gridCol w:w="805"/>
        <w:gridCol w:w="663"/>
        <w:gridCol w:w="663"/>
      </w:tblGrid>
      <w:tr w:rsidR="00B500D7" w:rsidRPr="00B500D7" w14:paraId="181C619E" w14:textId="77777777" w:rsidTr="00B500D7">
        <w:trPr>
          <w:trHeight w:val="290"/>
          <w:tblHeader/>
        </w:trPr>
        <w:tc>
          <w:tcPr>
            <w:tcW w:w="454" w:type="pct"/>
            <w:tcBorders>
              <w:top w:val="single" w:sz="4" w:space="0" w:color="auto"/>
              <w:left w:val="nil"/>
              <w:bottom w:val="nil"/>
              <w:right w:val="nil"/>
            </w:tcBorders>
            <w:shd w:val="clear" w:color="auto" w:fill="auto"/>
            <w:noWrap/>
            <w:vAlign w:val="bottom"/>
            <w:hideMark/>
          </w:tcPr>
          <w:p w14:paraId="5F8CA57A"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54" w:type="pct"/>
            <w:tcBorders>
              <w:top w:val="single" w:sz="4" w:space="0" w:color="auto"/>
              <w:left w:val="nil"/>
              <w:bottom w:val="nil"/>
              <w:right w:val="nil"/>
            </w:tcBorders>
            <w:shd w:val="clear" w:color="auto" w:fill="auto"/>
            <w:noWrap/>
            <w:vAlign w:val="bottom"/>
            <w:hideMark/>
          </w:tcPr>
          <w:p w14:paraId="31B533AE"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091" w:type="pct"/>
            <w:gridSpan w:val="9"/>
            <w:tcBorders>
              <w:top w:val="single" w:sz="4" w:space="0" w:color="auto"/>
              <w:left w:val="nil"/>
              <w:bottom w:val="nil"/>
              <w:right w:val="nil"/>
            </w:tcBorders>
            <w:shd w:val="clear" w:color="auto" w:fill="auto"/>
            <w:noWrap/>
            <w:vAlign w:val="bottom"/>
            <w:hideMark/>
          </w:tcPr>
          <w:p w14:paraId="0F8C6571"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B500D7" w:rsidRPr="00B500D7" w14:paraId="6E24E96F" w14:textId="77777777" w:rsidTr="00B500D7">
        <w:trPr>
          <w:trHeight w:val="290"/>
          <w:tblHeader/>
        </w:trPr>
        <w:tc>
          <w:tcPr>
            <w:tcW w:w="454" w:type="pct"/>
            <w:tcBorders>
              <w:top w:val="nil"/>
              <w:left w:val="nil"/>
              <w:bottom w:val="single" w:sz="4" w:space="0" w:color="auto"/>
              <w:right w:val="nil"/>
            </w:tcBorders>
            <w:shd w:val="clear" w:color="auto" w:fill="auto"/>
            <w:noWrap/>
            <w:vAlign w:val="bottom"/>
            <w:hideMark/>
          </w:tcPr>
          <w:p w14:paraId="13D99B68" w14:textId="77777777"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54" w:type="pct"/>
            <w:tcBorders>
              <w:top w:val="nil"/>
              <w:left w:val="nil"/>
              <w:bottom w:val="single" w:sz="4" w:space="0" w:color="auto"/>
              <w:right w:val="nil"/>
            </w:tcBorders>
            <w:shd w:val="clear" w:color="auto" w:fill="auto"/>
            <w:noWrap/>
            <w:vAlign w:val="bottom"/>
            <w:hideMark/>
          </w:tcPr>
          <w:p w14:paraId="1E2B9051" w14:textId="77777777"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478" w:type="pct"/>
            <w:tcBorders>
              <w:top w:val="nil"/>
              <w:left w:val="nil"/>
              <w:bottom w:val="single" w:sz="4" w:space="0" w:color="auto"/>
              <w:right w:val="nil"/>
            </w:tcBorders>
            <w:shd w:val="clear" w:color="auto" w:fill="auto"/>
            <w:noWrap/>
            <w:vAlign w:val="bottom"/>
            <w:hideMark/>
          </w:tcPr>
          <w:p w14:paraId="084C3B5C"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11</w:t>
            </w:r>
          </w:p>
        </w:tc>
        <w:tc>
          <w:tcPr>
            <w:tcW w:w="478" w:type="pct"/>
            <w:tcBorders>
              <w:top w:val="nil"/>
              <w:left w:val="nil"/>
              <w:bottom w:val="single" w:sz="4" w:space="0" w:color="auto"/>
              <w:right w:val="nil"/>
            </w:tcBorders>
            <w:shd w:val="clear" w:color="auto" w:fill="auto"/>
            <w:noWrap/>
            <w:vAlign w:val="bottom"/>
            <w:hideMark/>
          </w:tcPr>
          <w:p w14:paraId="6F8DFA48"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12</w:t>
            </w:r>
          </w:p>
        </w:tc>
        <w:tc>
          <w:tcPr>
            <w:tcW w:w="478" w:type="pct"/>
            <w:tcBorders>
              <w:top w:val="nil"/>
              <w:left w:val="nil"/>
              <w:bottom w:val="single" w:sz="4" w:space="0" w:color="auto"/>
              <w:right w:val="nil"/>
            </w:tcBorders>
            <w:shd w:val="clear" w:color="auto" w:fill="auto"/>
            <w:noWrap/>
            <w:vAlign w:val="bottom"/>
            <w:hideMark/>
          </w:tcPr>
          <w:p w14:paraId="34C78F66"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13</w:t>
            </w:r>
          </w:p>
        </w:tc>
        <w:tc>
          <w:tcPr>
            <w:tcW w:w="560" w:type="pct"/>
            <w:tcBorders>
              <w:top w:val="nil"/>
              <w:left w:val="nil"/>
              <w:bottom w:val="single" w:sz="4" w:space="0" w:color="auto"/>
              <w:right w:val="nil"/>
            </w:tcBorders>
            <w:shd w:val="clear" w:color="auto" w:fill="auto"/>
            <w:noWrap/>
            <w:vAlign w:val="bottom"/>
            <w:hideMark/>
          </w:tcPr>
          <w:p w14:paraId="66D4FD9D"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14</w:t>
            </w:r>
          </w:p>
        </w:tc>
        <w:tc>
          <w:tcPr>
            <w:tcW w:w="478" w:type="pct"/>
            <w:tcBorders>
              <w:top w:val="nil"/>
              <w:left w:val="nil"/>
              <w:bottom w:val="single" w:sz="4" w:space="0" w:color="auto"/>
              <w:right w:val="nil"/>
            </w:tcBorders>
            <w:shd w:val="clear" w:color="auto" w:fill="auto"/>
            <w:noWrap/>
            <w:vAlign w:val="bottom"/>
            <w:hideMark/>
          </w:tcPr>
          <w:p w14:paraId="14126DC5"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15</w:t>
            </w:r>
          </w:p>
        </w:tc>
        <w:tc>
          <w:tcPr>
            <w:tcW w:w="478" w:type="pct"/>
            <w:tcBorders>
              <w:top w:val="nil"/>
              <w:left w:val="nil"/>
              <w:bottom w:val="single" w:sz="4" w:space="0" w:color="auto"/>
              <w:right w:val="nil"/>
            </w:tcBorders>
            <w:shd w:val="clear" w:color="auto" w:fill="auto"/>
            <w:noWrap/>
            <w:vAlign w:val="bottom"/>
            <w:hideMark/>
          </w:tcPr>
          <w:p w14:paraId="2209CA1A"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16</w:t>
            </w:r>
          </w:p>
        </w:tc>
        <w:tc>
          <w:tcPr>
            <w:tcW w:w="436" w:type="pct"/>
            <w:tcBorders>
              <w:top w:val="nil"/>
              <w:left w:val="nil"/>
              <w:bottom w:val="single" w:sz="4" w:space="0" w:color="auto"/>
              <w:right w:val="nil"/>
            </w:tcBorders>
            <w:shd w:val="clear" w:color="auto" w:fill="auto"/>
            <w:noWrap/>
            <w:vAlign w:val="bottom"/>
            <w:hideMark/>
          </w:tcPr>
          <w:p w14:paraId="6C9B0F60"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17</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13A9BE1A"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18</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71EEB865"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19</w:t>
            </w:r>
          </w:p>
        </w:tc>
      </w:tr>
      <w:tr w:rsidR="00B500D7" w:rsidRPr="00B500D7" w14:paraId="770EB192" w14:textId="77777777" w:rsidTr="00B500D7">
        <w:trPr>
          <w:trHeight w:val="290"/>
        </w:trPr>
        <w:tc>
          <w:tcPr>
            <w:tcW w:w="454" w:type="pct"/>
            <w:tcBorders>
              <w:top w:val="nil"/>
              <w:left w:val="nil"/>
              <w:bottom w:val="nil"/>
              <w:right w:val="nil"/>
            </w:tcBorders>
            <w:shd w:val="clear" w:color="auto" w:fill="auto"/>
            <w:noWrap/>
            <w:vAlign w:val="bottom"/>
            <w:hideMark/>
          </w:tcPr>
          <w:p w14:paraId="191C33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69E2FA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3C2BE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21124B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F980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5FCD11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30CD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41B9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34782C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7122</w:t>
            </w:r>
          </w:p>
        </w:tc>
        <w:tc>
          <w:tcPr>
            <w:tcW w:w="354" w:type="pct"/>
            <w:tcBorders>
              <w:top w:val="nil"/>
              <w:left w:val="nil"/>
              <w:bottom w:val="nil"/>
              <w:right w:val="nil"/>
            </w:tcBorders>
            <w:shd w:val="clear" w:color="auto" w:fill="auto"/>
            <w:noWrap/>
            <w:vAlign w:val="bottom"/>
            <w:hideMark/>
          </w:tcPr>
          <w:p w14:paraId="01460E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79701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119FA357" w14:textId="77777777" w:rsidTr="00B500D7">
        <w:trPr>
          <w:trHeight w:val="290"/>
        </w:trPr>
        <w:tc>
          <w:tcPr>
            <w:tcW w:w="454" w:type="pct"/>
            <w:tcBorders>
              <w:top w:val="nil"/>
              <w:left w:val="nil"/>
              <w:bottom w:val="nil"/>
              <w:right w:val="nil"/>
            </w:tcBorders>
            <w:shd w:val="clear" w:color="auto" w:fill="auto"/>
            <w:noWrap/>
            <w:vAlign w:val="bottom"/>
            <w:hideMark/>
          </w:tcPr>
          <w:p w14:paraId="09BF1F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042A6B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A6F6E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4FFC94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EB6D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0DC8EA1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CA10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F875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17C8E6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2734</w:t>
            </w:r>
          </w:p>
        </w:tc>
        <w:tc>
          <w:tcPr>
            <w:tcW w:w="354" w:type="pct"/>
            <w:tcBorders>
              <w:top w:val="nil"/>
              <w:left w:val="nil"/>
              <w:bottom w:val="nil"/>
              <w:right w:val="nil"/>
            </w:tcBorders>
            <w:shd w:val="clear" w:color="auto" w:fill="auto"/>
            <w:noWrap/>
            <w:vAlign w:val="bottom"/>
            <w:hideMark/>
          </w:tcPr>
          <w:p w14:paraId="112DF1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A942D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4D8496E6" w14:textId="77777777" w:rsidTr="00B500D7">
        <w:trPr>
          <w:trHeight w:val="290"/>
        </w:trPr>
        <w:tc>
          <w:tcPr>
            <w:tcW w:w="454" w:type="pct"/>
            <w:tcBorders>
              <w:top w:val="nil"/>
              <w:left w:val="nil"/>
              <w:bottom w:val="nil"/>
              <w:right w:val="nil"/>
            </w:tcBorders>
            <w:shd w:val="clear" w:color="auto" w:fill="auto"/>
            <w:noWrap/>
            <w:vAlign w:val="bottom"/>
            <w:hideMark/>
          </w:tcPr>
          <w:p w14:paraId="3449F3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141FDB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536DE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4505C79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C758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3F8BD2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1C6D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7B454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6C1232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1098</w:t>
            </w:r>
          </w:p>
        </w:tc>
        <w:tc>
          <w:tcPr>
            <w:tcW w:w="354" w:type="pct"/>
            <w:tcBorders>
              <w:top w:val="nil"/>
              <w:left w:val="nil"/>
              <w:bottom w:val="nil"/>
              <w:right w:val="nil"/>
            </w:tcBorders>
            <w:shd w:val="clear" w:color="auto" w:fill="auto"/>
            <w:noWrap/>
            <w:vAlign w:val="bottom"/>
            <w:hideMark/>
          </w:tcPr>
          <w:p w14:paraId="111C21B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4678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r>
      <w:tr w:rsidR="00B500D7" w:rsidRPr="00B500D7" w14:paraId="15570A9E" w14:textId="77777777" w:rsidTr="00B500D7">
        <w:trPr>
          <w:trHeight w:val="290"/>
        </w:trPr>
        <w:tc>
          <w:tcPr>
            <w:tcW w:w="454" w:type="pct"/>
            <w:tcBorders>
              <w:top w:val="nil"/>
              <w:left w:val="nil"/>
              <w:bottom w:val="nil"/>
              <w:right w:val="nil"/>
            </w:tcBorders>
            <w:shd w:val="clear" w:color="auto" w:fill="auto"/>
            <w:noWrap/>
            <w:vAlign w:val="bottom"/>
            <w:hideMark/>
          </w:tcPr>
          <w:p w14:paraId="729DCC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2ACE2B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267B7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2003E9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2E2B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733964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BE102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3944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69F411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1913</w:t>
            </w:r>
          </w:p>
        </w:tc>
        <w:tc>
          <w:tcPr>
            <w:tcW w:w="354" w:type="pct"/>
            <w:tcBorders>
              <w:top w:val="nil"/>
              <w:left w:val="nil"/>
              <w:bottom w:val="nil"/>
              <w:right w:val="nil"/>
            </w:tcBorders>
            <w:shd w:val="clear" w:color="auto" w:fill="auto"/>
            <w:noWrap/>
            <w:vAlign w:val="bottom"/>
            <w:hideMark/>
          </w:tcPr>
          <w:p w14:paraId="5356A56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E13B6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w:t>
            </w:r>
          </w:p>
        </w:tc>
      </w:tr>
      <w:tr w:rsidR="00B500D7" w:rsidRPr="00B500D7" w14:paraId="2FFF282B" w14:textId="77777777" w:rsidTr="00B500D7">
        <w:trPr>
          <w:trHeight w:val="290"/>
        </w:trPr>
        <w:tc>
          <w:tcPr>
            <w:tcW w:w="454" w:type="pct"/>
            <w:tcBorders>
              <w:top w:val="nil"/>
              <w:left w:val="nil"/>
              <w:bottom w:val="nil"/>
              <w:right w:val="nil"/>
            </w:tcBorders>
            <w:shd w:val="clear" w:color="auto" w:fill="auto"/>
            <w:noWrap/>
            <w:vAlign w:val="bottom"/>
            <w:hideMark/>
          </w:tcPr>
          <w:p w14:paraId="473F16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5A521B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AE3F7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36ADAF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2B09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4E1CDA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01B8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1930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0E68A8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10648</w:t>
            </w:r>
          </w:p>
        </w:tc>
        <w:tc>
          <w:tcPr>
            <w:tcW w:w="354" w:type="pct"/>
            <w:tcBorders>
              <w:top w:val="nil"/>
              <w:left w:val="nil"/>
              <w:bottom w:val="nil"/>
              <w:right w:val="nil"/>
            </w:tcBorders>
            <w:shd w:val="clear" w:color="auto" w:fill="auto"/>
            <w:noWrap/>
            <w:vAlign w:val="bottom"/>
            <w:hideMark/>
          </w:tcPr>
          <w:p w14:paraId="6006CD1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F689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36838C38" w14:textId="77777777" w:rsidTr="00B500D7">
        <w:trPr>
          <w:trHeight w:val="290"/>
        </w:trPr>
        <w:tc>
          <w:tcPr>
            <w:tcW w:w="454" w:type="pct"/>
            <w:tcBorders>
              <w:top w:val="nil"/>
              <w:left w:val="nil"/>
              <w:bottom w:val="nil"/>
              <w:right w:val="nil"/>
            </w:tcBorders>
            <w:shd w:val="clear" w:color="auto" w:fill="auto"/>
            <w:noWrap/>
            <w:vAlign w:val="bottom"/>
            <w:hideMark/>
          </w:tcPr>
          <w:p w14:paraId="6AB4CC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3518B3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FA8A4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53BEBA4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FC06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1D8255D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24808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64CB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28D2BC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4813</w:t>
            </w:r>
          </w:p>
        </w:tc>
        <w:tc>
          <w:tcPr>
            <w:tcW w:w="354" w:type="pct"/>
            <w:tcBorders>
              <w:top w:val="nil"/>
              <w:left w:val="nil"/>
              <w:bottom w:val="nil"/>
              <w:right w:val="nil"/>
            </w:tcBorders>
            <w:shd w:val="clear" w:color="auto" w:fill="auto"/>
            <w:noWrap/>
            <w:vAlign w:val="bottom"/>
            <w:hideMark/>
          </w:tcPr>
          <w:p w14:paraId="378C298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7230B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3B484199" w14:textId="77777777" w:rsidTr="00B500D7">
        <w:trPr>
          <w:trHeight w:val="290"/>
        </w:trPr>
        <w:tc>
          <w:tcPr>
            <w:tcW w:w="454" w:type="pct"/>
            <w:tcBorders>
              <w:top w:val="nil"/>
              <w:left w:val="nil"/>
              <w:bottom w:val="nil"/>
              <w:right w:val="nil"/>
            </w:tcBorders>
            <w:shd w:val="clear" w:color="auto" w:fill="auto"/>
            <w:noWrap/>
            <w:vAlign w:val="bottom"/>
            <w:hideMark/>
          </w:tcPr>
          <w:p w14:paraId="6FA705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759671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79D4C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5892FF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A5477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3573AA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579B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8FF76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4B6C7E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14:paraId="1C31DE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02A8B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76AB33EC" w14:textId="77777777" w:rsidTr="00B500D7">
        <w:trPr>
          <w:trHeight w:val="290"/>
        </w:trPr>
        <w:tc>
          <w:tcPr>
            <w:tcW w:w="454" w:type="pct"/>
            <w:tcBorders>
              <w:top w:val="nil"/>
              <w:left w:val="nil"/>
              <w:bottom w:val="nil"/>
              <w:right w:val="nil"/>
            </w:tcBorders>
            <w:shd w:val="clear" w:color="auto" w:fill="auto"/>
            <w:noWrap/>
            <w:vAlign w:val="bottom"/>
            <w:hideMark/>
          </w:tcPr>
          <w:p w14:paraId="5E094D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25E61C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7EE51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5CB7C30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0C2C9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1BC67A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865A7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C705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1418AC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4703</w:t>
            </w:r>
          </w:p>
        </w:tc>
        <w:tc>
          <w:tcPr>
            <w:tcW w:w="354" w:type="pct"/>
            <w:tcBorders>
              <w:top w:val="nil"/>
              <w:left w:val="nil"/>
              <w:bottom w:val="nil"/>
              <w:right w:val="nil"/>
            </w:tcBorders>
            <w:shd w:val="clear" w:color="auto" w:fill="auto"/>
            <w:noWrap/>
            <w:vAlign w:val="bottom"/>
            <w:hideMark/>
          </w:tcPr>
          <w:p w14:paraId="11AAAE8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BF590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072C8E69" w14:textId="77777777" w:rsidTr="00B500D7">
        <w:trPr>
          <w:trHeight w:val="290"/>
        </w:trPr>
        <w:tc>
          <w:tcPr>
            <w:tcW w:w="454" w:type="pct"/>
            <w:tcBorders>
              <w:top w:val="nil"/>
              <w:left w:val="nil"/>
              <w:bottom w:val="nil"/>
              <w:right w:val="nil"/>
            </w:tcBorders>
            <w:shd w:val="clear" w:color="auto" w:fill="auto"/>
            <w:noWrap/>
            <w:vAlign w:val="bottom"/>
            <w:hideMark/>
          </w:tcPr>
          <w:p w14:paraId="20F3D4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4532D9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ABE7A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08790C1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6D0D7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34FA1F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8D07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77F1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0768CF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6793</w:t>
            </w:r>
          </w:p>
        </w:tc>
        <w:tc>
          <w:tcPr>
            <w:tcW w:w="354" w:type="pct"/>
            <w:tcBorders>
              <w:top w:val="nil"/>
              <w:left w:val="nil"/>
              <w:bottom w:val="nil"/>
              <w:right w:val="nil"/>
            </w:tcBorders>
            <w:shd w:val="clear" w:color="auto" w:fill="auto"/>
            <w:noWrap/>
            <w:vAlign w:val="bottom"/>
            <w:hideMark/>
          </w:tcPr>
          <w:p w14:paraId="5ADFF62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CF391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w:t>
            </w:r>
          </w:p>
        </w:tc>
      </w:tr>
      <w:tr w:rsidR="00B500D7" w:rsidRPr="00B500D7" w14:paraId="198D338C" w14:textId="77777777" w:rsidTr="00B500D7">
        <w:trPr>
          <w:trHeight w:val="290"/>
        </w:trPr>
        <w:tc>
          <w:tcPr>
            <w:tcW w:w="454" w:type="pct"/>
            <w:tcBorders>
              <w:top w:val="nil"/>
              <w:left w:val="nil"/>
              <w:bottom w:val="nil"/>
              <w:right w:val="nil"/>
            </w:tcBorders>
            <w:shd w:val="clear" w:color="auto" w:fill="auto"/>
            <w:noWrap/>
            <w:vAlign w:val="bottom"/>
            <w:hideMark/>
          </w:tcPr>
          <w:p w14:paraId="536003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2562BA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7A649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215BE8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FF43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24DF0A6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9E3F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F7BD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5B1CF0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3626</w:t>
            </w:r>
          </w:p>
        </w:tc>
        <w:tc>
          <w:tcPr>
            <w:tcW w:w="354" w:type="pct"/>
            <w:tcBorders>
              <w:top w:val="nil"/>
              <w:left w:val="nil"/>
              <w:bottom w:val="nil"/>
              <w:right w:val="nil"/>
            </w:tcBorders>
            <w:shd w:val="clear" w:color="auto" w:fill="auto"/>
            <w:noWrap/>
            <w:vAlign w:val="bottom"/>
            <w:hideMark/>
          </w:tcPr>
          <w:p w14:paraId="003B53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EF1B3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6966DD7A" w14:textId="77777777" w:rsidTr="00B500D7">
        <w:trPr>
          <w:trHeight w:val="290"/>
        </w:trPr>
        <w:tc>
          <w:tcPr>
            <w:tcW w:w="454" w:type="pct"/>
            <w:tcBorders>
              <w:top w:val="nil"/>
              <w:left w:val="nil"/>
              <w:bottom w:val="nil"/>
              <w:right w:val="nil"/>
            </w:tcBorders>
            <w:shd w:val="clear" w:color="auto" w:fill="auto"/>
            <w:noWrap/>
            <w:vAlign w:val="bottom"/>
            <w:hideMark/>
          </w:tcPr>
          <w:p w14:paraId="58FF4E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55628B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0846B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3315D9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3A13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1711BC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82D0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8A00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183218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14:paraId="54EE04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3189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14:paraId="68A18340" w14:textId="77777777" w:rsidTr="00B500D7">
        <w:trPr>
          <w:trHeight w:val="290"/>
        </w:trPr>
        <w:tc>
          <w:tcPr>
            <w:tcW w:w="454" w:type="pct"/>
            <w:tcBorders>
              <w:top w:val="nil"/>
              <w:left w:val="nil"/>
              <w:bottom w:val="nil"/>
              <w:right w:val="nil"/>
            </w:tcBorders>
            <w:shd w:val="clear" w:color="auto" w:fill="auto"/>
            <w:noWrap/>
            <w:vAlign w:val="bottom"/>
            <w:hideMark/>
          </w:tcPr>
          <w:p w14:paraId="2A4B82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2DD5ED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3042F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52927A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6916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529361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B21F7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11E01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572734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3551</w:t>
            </w:r>
          </w:p>
        </w:tc>
        <w:tc>
          <w:tcPr>
            <w:tcW w:w="354" w:type="pct"/>
            <w:tcBorders>
              <w:top w:val="nil"/>
              <w:left w:val="nil"/>
              <w:bottom w:val="nil"/>
              <w:right w:val="nil"/>
            </w:tcBorders>
            <w:shd w:val="clear" w:color="auto" w:fill="auto"/>
            <w:noWrap/>
            <w:vAlign w:val="bottom"/>
            <w:hideMark/>
          </w:tcPr>
          <w:p w14:paraId="1623C13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4B897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09C80768" w14:textId="77777777" w:rsidTr="00B500D7">
        <w:trPr>
          <w:trHeight w:val="290"/>
        </w:trPr>
        <w:tc>
          <w:tcPr>
            <w:tcW w:w="454" w:type="pct"/>
            <w:tcBorders>
              <w:top w:val="nil"/>
              <w:left w:val="nil"/>
              <w:bottom w:val="nil"/>
              <w:right w:val="nil"/>
            </w:tcBorders>
            <w:shd w:val="clear" w:color="auto" w:fill="auto"/>
            <w:noWrap/>
            <w:vAlign w:val="bottom"/>
            <w:hideMark/>
          </w:tcPr>
          <w:p w14:paraId="17350F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69A39F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51B3F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414CB0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154B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69F978F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2A191F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687C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628106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12176</w:t>
            </w:r>
          </w:p>
        </w:tc>
        <w:tc>
          <w:tcPr>
            <w:tcW w:w="354" w:type="pct"/>
            <w:tcBorders>
              <w:top w:val="nil"/>
              <w:left w:val="nil"/>
              <w:bottom w:val="nil"/>
              <w:right w:val="nil"/>
            </w:tcBorders>
            <w:shd w:val="clear" w:color="auto" w:fill="auto"/>
            <w:noWrap/>
            <w:vAlign w:val="bottom"/>
            <w:hideMark/>
          </w:tcPr>
          <w:p w14:paraId="0AE9CF7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6C835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w:t>
            </w:r>
          </w:p>
        </w:tc>
      </w:tr>
      <w:tr w:rsidR="00B500D7" w:rsidRPr="00B500D7" w14:paraId="49CCDD82" w14:textId="77777777" w:rsidTr="00B500D7">
        <w:trPr>
          <w:trHeight w:val="290"/>
        </w:trPr>
        <w:tc>
          <w:tcPr>
            <w:tcW w:w="454" w:type="pct"/>
            <w:tcBorders>
              <w:top w:val="nil"/>
              <w:left w:val="nil"/>
              <w:bottom w:val="nil"/>
              <w:right w:val="nil"/>
            </w:tcBorders>
            <w:shd w:val="clear" w:color="auto" w:fill="auto"/>
            <w:noWrap/>
            <w:vAlign w:val="bottom"/>
            <w:hideMark/>
          </w:tcPr>
          <w:p w14:paraId="59D0CE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3A85C3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8BCD7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3FA1E0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34D9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467805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57B565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ABEA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496222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4715</w:t>
            </w:r>
          </w:p>
        </w:tc>
        <w:tc>
          <w:tcPr>
            <w:tcW w:w="354" w:type="pct"/>
            <w:tcBorders>
              <w:top w:val="nil"/>
              <w:left w:val="nil"/>
              <w:bottom w:val="nil"/>
              <w:right w:val="nil"/>
            </w:tcBorders>
            <w:shd w:val="clear" w:color="auto" w:fill="auto"/>
            <w:noWrap/>
            <w:vAlign w:val="bottom"/>
            <w:hideMark/>
          </w:tcPr>
          <w:p w14:paraId="54C342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E92F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w:t>
            </w:r>
          </w:p>
        </w:tc>
      </w:tr>
      <w:tr w:rsidR="00B500D7" w:rsidRPr="00B500D7" w14:paraId="0F557901" w14:textId="77777777" w:rsidTr="00B500D7">
        <w:trPr>
          <w:trHeight w:val="290"/>
        </w:trPr>
        <w:tc>
          <w:tcPr>
            <w:tcW w:w="454" w:type="pct"/>
            <w:tcBorders>
              <w:top w:val="nil"/>
              <w:left w:val="nil"/>
              <w:bottom w:val="nil"/>
              <w:right w:val="nil"/>
            </w:tcBorders>
            <w:shd w:val="clear" w:color="auto" w:fill="auto"/>
            <w:noWrap/>
            <w:vAlign w:val="bottom"/>
            <w:hideMark/>
          </w:tcPr>
          <w:p w14:paraId="535AA2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571B3C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ADD06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1C5566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3AAB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4CDA75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CC51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52EB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081560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1552</w:t>
            </w:r>
          </w:p>
        </w:tc>
        <w:tc>
          <w:tcPr>
            <w:tcW w:w="354" w:type="pct"/>
            <w:tcBorders>
              <w:top w:val="nil"/>
              <w:left w:val="nil"/>
              <w:bottom w:val="nil"/>
              <w:right w:val="nil"/>
            </w:tcBorders>
            <w:shd w:val="clear" w:color="auto" w:fill="auto"/>
            <w:noWrap/>
            <w:vAlign w:val="bottom"/>
            <w:hideMark/>
          </w:tcPr>
          <w:p w14:paraId="373687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1F92D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w:t>
            </w:r>
          </w:p>
        </w:tc>
      </w:tr>
      <w:tr w:rsidR="00B500D7" w:rsidRPr="00B500D7" w14:paraId="092CB785" w14:textId="77777777" w:rsidTr="00B500D7">
        <w:trPr>
          <w:trHeight w:val="290"/>
        </w:trPr>
        <w:tc>
          <w:tcPr>
            <w:tcW w:w="454" w:type="pct"/>
            <w:tcBorders>
              <w:top w:val="nil"/>
              <w:left w:val="nil"/>
              <w:bottom w:val="nil"/>
              <w:right w:val="nil"/>
            </w:tcBorders>
            <w:shd w:val="clear" w:color="auto" w:fill="auto"/>
            <w:noWrap/>
            <w:vAlign w:val="bottom"/>
            <w:hideMark/>
          </w:tcPr>
          <w:p w14:paraId="5D0FDB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446D49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FAAD3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478F20A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E560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72BB49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61105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618AC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1BAD86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2935</w:t>
            </w:r>
          </w:p>
        </w:tc>
        <w:tc>
          <w:tcPr>
            <w:tcW w:w="354" w:type="pct"/>
            <w:tcBorders>
              <w:top w:val="nil"/>
              <w:left w:val="nil"/>
              <w:bottom w:val="nil"/>
              <w:right w:val="nil"/>
            </w:tcBorders>
            <w:shd w:val="clear" w:color="auto" w:fill="auto"/>
            <w:noWrap/>
            <w:vAlign w:val="bottom"/>
            <w:hideMark/>
          </w:tcPr>
          <w:p w14:paraId="6B16C7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3E953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14:paraId="18863844" w14:textId="77777777" w:rsidTr="00B500D7">
        <w:trPr>
          <w:trHeight w:val="290"/>
        </w:trPr>
        <w:tc>
          <w:tcPr>
            <w:tcW w:w="454" w:type="pct"/>
            <w:tcBorders>
              <w:top w:val="nil"/>
              <w:left w:val="nil"/>
              <w:bottom w:val="nil"/>
              <w:right w:val="nil"/>
            </w:tcBorders>
            <w:shd w:val="clear" w:color="auto" w:fill="auto"/>
            <w:noWrap/>
            <w:vAlign w:val="bottom"/>
            <w:hideMark/>
          </w:tcPr>
          <w:p w14:paraId="13890B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0B9BA6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D4FF5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2F97E5F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5D33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1F8CC2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1C4F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1D43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78ABDA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17810</w:t>
            </w:r>
          </w:p>
        </w:tc>
        <w:tc>
          <w:tcPr>
            <w:tcW w:w="354" w:type="pct"/>
            <w:tcBorders>
              <w:top w:val="nil"/>
              <w:left w:val="nil"/>
              <w:bottom w:val="nil"/>
              <w:right w:val="nil"/>
            </w:tcBorders>
            <w:shd w:val="clear" w:color="auto" w:fill="auto"/>
            <w:noWrap/>
            <w:vAlign w:val="bottom"/>
            <w:hideMark/>
          </w:tcPr>
          <w:p w14:paraId="73F8D7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C7ED3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5438B275" w14:textId="77777777" w:rsidTr="00B500D7">
        <w:trPr>
          <w:trHeight w:val="290"/>
        </w:trPr>
        <w:tc>
          <w:tcPr>
            <w:tcW w:w="454" w:type="pct"/>
            <w:tcBorders>
              <w:top w:val="nil"/>
              <w:left w:val="nil"/>
              <w:bottom w:val="nil"/>
              <w:right w:val="nil"/>
            </w:tcBorders>
            <w:shd w:val="clear" w:color="auto" w:fill="auto"/>
            <w:noWrap/>
            <w:vAlign w:val="bottom"/>
            <w:hideMark/>
          </w:tcPr>
          <w:p w14:paraId="702948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7ABF8D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1B087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0C5208B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23FF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7A14BBC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875C8D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9A7D0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25F1EA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5343</w:t>
            </w:r>
          </w:p>
        </w:tc>
        <w:tc>
          <w:tcPr>
            <w:tcW w:w="354" w:type="pct"/>
            <w:tcBorders>
              <w:top w:val="nil"/>
              <w:left w:val="nil"/>
              <w:bottom w:val="nil"/>
              <w:right w:val="nil"/>
            </w:tcBorders>
            <w:shd w:val="clear" w:color="auto" w:fill="auto"/>
            <w:noWrap/>
            <w:vAlign w:val="bottom"/>
            <w:hideMark/>
          </w:tcPr>
          <w:p w14:paraId="4CAB47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E61E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43A6944B" w14:textId="77777777" w:rsidTr="00B500D7">
        <w:trPr>
          <w:trHeight w:val="290"/>
        </w:trPr>
        <w:tc>
          <w:tcPr>
            <w:tcW w:w="454" w:type="pct"/>
            <w:tcBorders>
              <w:top w:val="nil"/>
              <w:left w:val="nil"/>
              <w:bottom w:val="nil"/>
              <w:right w:val="nil"/>
            </w:tcBorders>
            <w:shd w:val="clear" w:color="auto" w:fill="auto"/>
            <w:noWrap/>
            <w:vAlign w:val="bottom"/>
            <w:hideMark/>
          </w:tcPr>
          <w:p w14:paraId="1E2302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401F0E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28932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64638E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58E6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1F8E56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2A960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6EB7E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335892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2204</w:t>
            </w:r>
          </w:p>
        </w:tc>
        <w:tc>
          <w:tcPr>
            <w:tcW w:w="354" w:type="pct"/>
            <w:tcBorders>
              <w:top w:val="nil"/>
              <w:left w:val="nil"/>
              <w:bottom w:val="nil"/>
              <w:right w:val="nil"/>
            </w:tcBorders>
            <w:shd w:val="clear" w:color="auto" w:fill="auto"/>
            <w:noWrap/>
            <w:vAlign w:val="bottom"/>
            <w:hideMark/>
          </w:tcPr>
          <w:p w14:paraId="6808A6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EEFE1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343927F6" w14:textId="77777777" w:rsidTr="00B500D7">
        <w:trPr>
          <w:trHeight w:val="290"/>
        </w:trPr>
        <w:tc>
          <w:tcPr>
            <w:tcW w:w="454" w:type="pct"/>
            <w:tcBorders>
              <w:top w:val="nil"/>
              <w:left w:val="nil"/>
              <w:bottom w:val="nil"/>
              <w:right w:val="nil"/>
            </w:tcBorders>
            <w:shd w:val="clear" w:color="auto" w:fill="auto"/>
            <w:noWrap/>
            <w:vAlign w:val="bottom"/>
            <w:hideMark/>
          </w:tcPr>
          <w:p w14:paraId="6893C8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087A0D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D5166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46D5605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DDB3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0E3899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6FA6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25E28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01422C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3133</w:t>
            </w:r>
          </w:p>
        </w:tc>
        <w:tc>
          <w:tcPr>
            <w:tcW w:w="354" w:type="pct"/>
            <w:tcBorders>
              <w:top w:val="nil"/>
              <w:left w:val="nil"/>
              <w:bottom w:val="nil"/>
              <w:right w:val="nil"/>
            </w:tcBorders>
            <w:shd w:val="clear" w:color="auto" w:fill="auto"/>
            <w:noWrap/>
            <w:vAlign w:val="bottom"/>
            <w:hideMark/>
          </w:tcPr>
          <w:p w14:paraId="62A2AB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5AD4B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r>
      <w:tr w:rsidR="00B500D7" w:rsidRPr="00B500D7" w14:paraId="408C1A0C" w14:textId="77777777" w:rsidTr="00B500D7">
        <w:trPr>
          <w:trHeight w:val="290"/>
        </w:trPr>
        <w:tc>
          <w:tcPr>
            <w:tcW w:w="454" w:type="pct"/>
            <w:tcBorders>
              <w:top w:val="nil"/>
              <w:left w:val="nil"/>
              <w:bottom w:val="nil"/>
              <w:right w:val="nil"/>
            </w:tcBorders>
            <w:shd w:val="clear" w:color="auto" w:fill="auto"/>
            <w:noWrap/>
            <w:vAlign w:val="bottom"/>
            <w:hideMark/>
          </w:tcPr>
          <w:p w14:paraId="0FBECE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26133E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B4991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60673A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3541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5D28DE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E187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7E1AD0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65C127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21348</w:t>
            </w:r>
          </w:p>
        </w:tc>
        <w:tc>
          <w:tcPr>
            <w:tcW w:w="354" w:type="pct"/>
            <w:tcBorders>
              <w:top w:val="nil"/>
              <w:left w:val="nil"/>
              <w:bottom w:val="nil"/>
              <w:right w:val="nil"/>
            </w:tcBorders>
            <w:shd w:val="clear" w:color="auto" w:fill="auto"/>
            <w:noWrap/>
            <w:vAlign w:val="bottom"/>
            <w:hideMark/>
          </w:tcPr>
          <w:p w14:paraId="3E252D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3618D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6CC1B43C" w14:textId="77777777" w:rsidTr="00B500D7">
        <w:trPr>
          <w:trHeight w:val="290"/>
        </w:trPr>
        <w:tc>
          <w:tcPr>
            <w:tcW w:w="454" w:type="pct"/>
            <w:tcBorders>
              <w:top w:val="nil"/>
              <w:left w:val="nil"/>
              <w:bottom w:val="nil"/>
              <w:right w:val="nil"/>
            </w:tcBorders>
            <w:shd w:val="clear" w:color="auto" w:fill="auto"/>
            <w:noWrap/>
            <w:vAlign w:val="bottom"/>
            <w:hideMark/>
          </w:tcPr>
          <w:p w14:paraId="59D012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1E5458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4DAB2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75092C2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BF070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5216A4F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9C2C8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5093E3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548A59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5293</w:t>
            </w:r>
          </w:p>
        </w:tc>
        <w:tc>
          <w:tcPr>
            <w:tcW w:w="354" w:type="pct"/>
            <w:tcBorders>
              <w:top w:val="nil"/>
              <w:left w:val="nil"/>
              <w:bottom w:val="nil"/>
              <w:right w:val="nil"/>
            </w:tcBorders>
            <w:shd w:val="clear" w:color="auto" w:fill="auto"/>
            <w:noWrap/>
            <w:vAlign w:val="bottom"/>
            <w:hideMark/>
          </w:tcPr>
          <w:p w14:paraId="5A8BBA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6BD4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48C28BB4" w14:textId="77777777" w:rsidTr="00B500D7">
        <w:trPr>
          <w:trHeight w:val="290"/>
        </w:trPr>
        <w:tc>
          <w:tcPr>
            <w:tcW w:w="454" w:type="pct"/>
            <w:tcBorders>
              <w:top w:val="nil"/>
              <w:left w:val="nil"/>
              <w:bottom w:val="nil"/>
              <w:right w:val="nil"/>
            </w:tcBorders>
            <w:shd w:val="clear" w:color="auto" w:fill="auto"/>
            <w:noWrap/>
            <w:vAlign w:val="bottom"/>
            <w:hideMark/>
          </w:tcPr>
          <w:p w14:paraId="5E2C63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67E0A9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0E429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3C0DF25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1668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3CA32F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B515F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5BC54C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3B0F0E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2030</w:t>
            </w:r>
          </w:p>
        </w:tc>
        <w:tc>
          <w:tcPr>
            <w:tcW w:w="354" w:type="pct"/>
            <w:tcBorders>
              <w:top w:val="nil"/>
              <w:left w:val="nil"/>
              <w:bottom w:val="nil"/>
              <w:right w:val="nil"/>
            </w:tcBorders>
            <w:shd w:val="clear" w:color="auto" w:fill="auto"/>
            <w:noWrap/>
            <w:vAlign w:val="bottom"/>
            <w:hideMark/>
          </w:tcPr>
          <w:p w14:paraId="4BA8935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D28FE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14:paraId="7C02B35F" w14:textId="77777777" w:rsidTr="00B500D7">
        <w:trPr>
          <w:trHeight w:val="290"/>
        </w:trPr>
        <w:tc>
          <w:tcPr>
            <w:tcW w:w="454" w:type="pct"/>
            <w:tcBorders>
              <w:top w:val="nil"/>
              <w:left w:val="nil"/>
              <w:bottom w:val="nil"/>
              <w:right w:val="nil"/>
            </w:tcBorders>
            <w:shd w:val="clear" w:color="auto" w:fill="auto"/>
            <w:noWrap/>
            <w:vAlign w:val="bottom"/>
            <w:hideMark/>
          </w:tcPr>
          <w:p w14:paraId="6A7664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5B0653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CAC41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1749A1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B3D1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53743A6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F226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60BA65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69E4B5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11503</w:t>
            </w:r>
          </w:p>
        </w:tc>
        <w:tc>
          <w:tcPr>
            <w:tcW w:w="354" w:type="pct"/>
            <w:tcBorders>
              <w:top w:val="nil"/>
              <w:left w:val="nil"/>
              <w:bottom w:val="nil"/>
              <w:right w:val="nil"/>
            </w:tcBorders>
            <w:shd w:val="clear" w:color="auto" w:fill="auto"/>
            <w:noWrap/>
            <w:vAlign w:val="bottom"/>
            <w:hideMark/>
          </w:tcPr>
          <w:p w14:paraId="060739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E40EE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7980C0FE" w14:textId="77777777" w:rsidTr="00B500D7">
        <w:trPr>
          <w:trHeight w:val="290"/>
        </w:trPr>
        <w:tc>
          <w:tcPr>
            <w:tcW w:w="454" w:type="pct"/>
            <w:tcBorders>
              <w:top w:val="nil"/>
              <w:left w:val="nil"/>
              <w:bottom w:val="nil"/>
              <w:right w:val="nil"/>
            </w:tcBorders>
            <w:shd w:val="clear" w:color="auto" w:fill="auto"/>
            <w:noWrap/>
            <w:vAlign w:val="bottom"/>
            <w:hideMark/>
          </w:tcPr>
          <w:p w14:paraId="0EA834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65F5EF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6EC24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4C41A71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B497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642F15B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5FF8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65D982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64611C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31031</w:t>
            </w:r>
          </w:p>
        </w:tc>
        <w:tc>
          <w:tcPr>
            <w:tcW w:w="354" w:type="pct"/>
            <w:tcBorders>
              <w:top w:val="nil"/>
              <w:left w:val="nil"/>
              <w:bottom w:val="nil"/>
              <w:right w:val="nil"/>
            </w:tcBorders>
            <w:shd w:val="clear" w:color="auto" w:fill="auto"/>
            <w:noWrap/>
            <w:vAlign w:val="bottom"/>
            <w:hideMark/>
          </w:tcPr>
          <w:p w14:paraId="7C897A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133C1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37A2E701" w14:textId="77777777" w:rsidTr="00B500D7">
        <w:trPr>
          <w:trHeight w:val="290"/>
        </w:trPr>
        <w:tc>
          <w:tcPr>
            <w:tcW w:w="454" w:type="pct"/>
            <w:tcBorders>
              <w:top w:val="nil"/>
              <w:left w:val="nil"/>
              <w:bottom w:val="nil"/>
              <w:right w:val="nil"/>
            </w:tcBorders>
            <w:shd w:val="clear" w:color="auto" w:fill="auto"/>
            <w:noWrap/>
            <w:vAlign w:val="bottom"/>
            <w:hideMark/>
          </w:tcPr>
          <w:p w14:paraId="5B78CA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440B13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7FF48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179B1EC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F87F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3C47D3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96A2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6FE394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08C055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6211</w:t>
            </w:r>
          </w:p>
        </w:tc>
        <w:tc>
          <w:tcPr>
            <w:tcW w:w="354" w:type="pct"/>
            <w:tcBorders>
              <w:top w:val="nil"/>
              <w:left w:val="nil"/>
              <w:bottom w:val="nil"/>
              <w:right w:val="nil"/>
            </w:tcBorders>
            <w:shd w:val="clear" w:color="auto" w:fill="auto"/>
            <w:noWrap/>
            <w:vAlign w:val="bottom"/>
            <w:hideMark/>
          </w:tcPr>
          <w:p w14:paraId="55A3EB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C9127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2047FA7B" w14:textId="77777777" w:rsidTr="00B500D7">
        <w:trPr>
          <w:trHeight w:val="290"/>
        </w:trPr>
        <w:tc>
          <w:tcPr>
            <w:tcW w:w="454" w:type="pct"/>
            <w:tcBorders>
              <w:top w:val="nil"/>
              <w:left w:val="nil"/>
              <w:bottom w:val="nil"/>
              <w:right w:val="nil"/>
            </w:tcBorders>
            <w:shd w:val="clear" w:color="auto" w:fill="auto"/>
            <w:noWrap/>
            <w:vAlign w:val="bottom"/>
            <w:hideMark/>
          </w:tcPr>
          <w:p w14:paraId="7F84D9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26A239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88C3C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76F0543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DCA5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37B54F3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1AD13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27D7AE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1844E3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3901</w:t>
            </w:r>
          </w:p>
        </w:tc>
        <w:tc>
          <w:tcPr>
            <w:tcW w:w="354" w:type="pct"/>
            <w:tcBorders>
              <w:top w:val="nil"/>
              <w:left w:val="nil"/>
              <w:bottom w:val="nil"/>
              <w:right w:val="nil"/>
            </w:tcBorders>
            <w:shd w:val="clear" w:color="auto" w:fill="auto"/>
            <w:noWrap/>
            <w:vAlign w:val="bottom"/>
            <w:hideMark/>
          </w:tcPr>
          <w:p w14:paraId="25D7C6C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F21C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2A9944D3" w14:textId="77777777" w:rsidTr="00B500D7">
        <w:trPr>
          <w:trHeight w:val="290"/>
        </w:trPr>
        <w:tc>
          <w:tcPr>
            <w:tcW w:w="454" w:type="pct"/>
            <w:tcBorders>
              <w:top w:val="nil"/>
              <w:left w:val="nil"/>
              <w:bottom w:val="nil"/>
              <w:right w:val="nil"/>
            </w:tcBorders>
            <w:shd w:val="clear" w:color="auto" w:fill="auto"/>
            <w:noWrap/>
            <w:vAlign w:val="bottom"/>
            <w:hideMark/>
          </w:tcPr>
          <w:p w14:paraId="04610C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1A382F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89205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14FC6B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2ADC3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4F2219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A45B7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0F8A64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4B49D2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3102</w:t>
            </w:r>
          </w:p>
        </w:tc>
        <w:tc>
          <w:tcPr>
            <w:tcW w:w="354" w:type="pct"/>
            <w:tcBorders>
              <w:top w:val="nil"/>
              <w:left w:val="nil"/>
              <w:bottom w:val="nil"/>
              <w:right w:val="nil"/>
            </w:tcBorders>
            <w:shd w:val="clear" w:color="auto" w:fill="auto"/>
            <w:noWrap/>
            <w:vAlign w:val="bottom"/>
            <w:hideMark/>
          </w:tcPr>
          <w:p w14:paraId="6A12FF6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5DC96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14:paraId="0D563732" w14:textId="77777777" w:rsidTr="00B500D7">
        <w:trPr>
          <w:trHeight w:val="290"/>
        </w:trPr>
        <w:tc>
          <w:tcPr>
            <w:tcW w:w="454" w:type="pct"/>
            <w:tcBorders>
              <w:top w:val="nil"/>
              <w:left w:val="nil"/>
              <w:bottom w:val="nil"/>
              <w:right w:val="nil"/>
            </w:tcBorders>
            <w:shd w:val="clear" w:color="auto" w:fill="auto"/>
            <w:noWrap/>
            <w:vAlign w:val="bottom"/>
            <w:hideMark/>
          </w:tcPr>
          <w:p w14:paraId="54F20F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653AE2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F025C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38A9BA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2678A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39493A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94F84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0A87EB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1B712E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16726</w:t>
            </w:r>
          </w:p>
        </w:tc>
        <w:tc>
          <w:tcPr>
            <w:tcW w:w="354" w:type="pct"/>
            <w:tcBorders>
              <w:top w:val="nil"/>
              <w:left w:val="nil"/>
              <w:bottom w:val="nil"/>
              <w:right w:val="nil"/>
            </w:tcBorders>
            <w:shd w:val="clear" w:color="auto" w:fill="auto"/>
            <w:noWrap/>
            <w:vAlign w:val="bottom"/>
            <w:hideMark/>
          </w:tcPr>
          <w:p w14:paraId="6021C3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A62DA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14:paraId="2423E0AD" w14:textId="77777777" w:rsidTr="00B500D7">
        <w:trPr>
          <w:trHeight w:val="290"/>
        </w:trPr>
        <w:tc>
          <w:tcPr>
            <w:tcW w:w="454" w:type="pct"/>
            <w:tcBorders>
              <w:top w:val="nil"/>
              <w:left w:val="nil"/>
              <w:bottom w:val="nil"/>
              <w:right w:val="nil"/>
            </w:tcBorders>
            <w:shd w:val="clear" w:color="auto" w:fill="auto"/>
            <w:noWrap/>
            <w:vAlign w:val="bottom"/>
            <w:hideMark/>
          </w:tcPr>
          <w:p w14:paraId="3F9036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1A88D0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DA747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656395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6DC9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66D0387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13B8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589F9C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7E4BB4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3850</w:t>
            </w:r>
          </w:p>
        </w:tc>
        <w:tc>
          <w:tcPr>
            <w:tcW w:w="354" w:type="pct"/>
            <w:tcBorders>
              <w:top w:val="nil"/>
              <w:left w:val="nil"/>
              <w:bottom w:val="nil"/>
              <w:right w:val="nil"/>
            </w:tcBorders>
            <w:shd w:val="clear" w:color="auto" w:fill="auto"/>
            <w:noWrap/>
            <w:vAlign w:val="bottom"/>
            <w:hideMark/>
          </w:tcPr>
          <w:p w14:paraId="3966EF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CFF2B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w:t>
            </w:r>
          </w:p>
        </w:tc>
      </w:tr>
      <w:tr w:rsidR="00B500D7" w:rsidRPr="00B500D7" w14:paraId="3D9FCABC" w14:textId="77777777" w:rsidTr="00B500D7">
        <w:trPr>
          <w:trHeight w:val="290"/>
        </w:trPr>
        <w:tc>
          <w:tcPr>
            <w:tcW w:w="454" w:type="pct"/>
            <w:tcBorders>
              <w:top w:val="nil"/>
              <w:left w:val="nil"/>
              <w:bottom w:val="nil"/>
              <w:right w:val="nil"/>
            </w:tcBorders>
            <w:shd w:val="clear" w:color="auto" w:fill="auto"/>
            <w:noWrap/>
            <w:vAlign w:val="bottom"/>
            <w:hideMark/>
          </w:tcPr>
          <w:p w14:paraId="0F6F1A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3465D4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18482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1388FD0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5EC8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142EBAB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BE37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1F51EF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2570C5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1282</w:t>
            </w:r>
          </w:p>
        </w:tc>
        <w:tc>
          <w:tcPr>
            <w:tcW w:w="354" w:type="pct"/>
            <w:tcBorders>
              <w:top w:val="nil"/>
              <w:left w:val="nil"/>
              <w:bottom w:val="nil"/>
              <w:right w:val="nil"/>
            </w:tcBorders>
            <w:shd w:val="clear" w:color="auto" w:fill="auto"/>
            <w:noWrap/>
            <w:vAlign w:val="bottom"/>
            <w:hideMark/>
          </w:tcPr>
          <w:p w14:paraId="724485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9C24A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5C64B20D" w14:textId="77777777" w:rsidTr="00B500D7">
        <w:trPr>
          <w:trHeight w:val="290"/>
        </w:trPr>
        <w:tc>
          <w:tcPr>
            <w:tcW w:w="454" w:type="pct"/>
            <w:tcBorders>
              <w:top w:val="nil"/>
              <w:left w:val="nil"/>
              <w:bottom w:val="nil"/>
              <w:right w:val="nil"/>
            </w:tcBorders>
            <w:shd w:val="clear" w:color="auto" w:fill="auto"/>
            <w:noWrap/>
            <w:vAlign w:val="bottom"/>
            <w:hideMark/>
          </w:tcPr>
          <w:p w14:paraId="36316B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20F072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371F0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052A15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7495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258A4E6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5EDEA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534290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3BC063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4322</w:t>
            </w:r>
          </w:p>
        </w:tc>
        <w:tc>
          <w:tcPr>
            <w:tcW w:w="354" w:type="pct"/>
            <w:tcBorders>
              <w:top w:val="nil"/>
              <w:left w:val="nil"/>
              <w:bottom w:val="nil"/>
              <w:right w:val="nil"/>
            </w:tcBorders>
            <w:shd w:val="clear" w:color="auto" w:fill="auto"/>
            <w:noWrap/>
            <w:vAlign w:val="bottom"/>
            <w:hideMark/>
          </w:tcPr>
          <w:p w14:paraId="5EBF4E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C282D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1ED4FF77" w14:textId="77777777" w:rsidTr="00B500D7">
        <w:trPr>
          <w:trHeight w:val="290"/>
        </w:trPr>
        <w:tc>
          <w:tcPr>
            <w:tcW w:w="454" w:type="pct"/>
            <w:tcBorders>
              <w:top w:val="nil"/>
              <w:left w:val="nil"/>
              <w:bottom w:val="nil"/>
              <w:right w:val="nil"/>
            </w:tcBorders>
            <w:shd w:val="clear" w:color="auto" w:fill="auto"/>
            <w:noWrap/>
            <w:vAlign w:val="bottom"/>
            <w:hideMark/>
          </w:tcPr>
          <w:p w14:paraId="1E0F80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53CB32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55935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3A55A7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1A747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8F203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80B1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4F1F4B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7EAA61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20451</w:t>
            </w:r>
          </w:p>
        </w:tc>
        <w:tc>
          <w:tcPr>
            <w:tcW w:w="354" w:type="pct"/>
            <w:tcBorders>
              <w:top w:val="nil"/>
              <w:left w:val="nil"/>
              <w:bottom w:val="nil"/>
              <w:right w:val="nil"/>
            </w:tcBorders>
            <w:shd w:val="clear" w:color="auto" w:fill="auto"/>
            <w:noWrap/>
            <w:vAlign w:val="bottom"/>
            <w:hideMark/>
          </w:tcPr>
          <w:p w14:paraId="6976561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BD113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14:paraId="11B4D10C" w14:textId="77777777" w:rsidTr="00B500D7">
        <w:trPr>
          <w:trHeight w:val="290"/>
        </w:trPr>
        <w:tc>
          <w:tcPr>
            <w:tcW w:w="454" w:type="pct"/>
            <w:tcBorders>
              <w:top w:val="nil"/>
              <w:left w:val="nil"/>
              <w:bottom w:val="nil"/>
              <w:right w:val="nil"/>
            </w:tcBorders>
            <w:shd w:val="clear" w:color="auto" w:fill="auto"/>
            <w:noWrap/>
            <w:vAlign w:val="bottom"/>
            <w:hideMark/>
          </w:tcPr>
          <w:p w14:paraId="6C5949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3877DC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9469A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54B3CFC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3785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A028E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154A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1EC709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54B120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3025</w:t>
            </w:r>
          </w:p>
        </w:tc>
        <w:tc>
          <w:tcPr>
            <w:tcW w:w="354" w:type="pct"/>
            <w:tcBorders>
              <w:top w:val="nil"/>
              <w:left w:val="nil"/>
              <w:bottom w:val="nil"/>
              <w:right w:val="nil"/>
            </w:tcBorders>
            <w:shd w:val="clear" w:color="auto" w:fill="auto"/>
            <w:noWrap/>
            <w:vAlign w:val="bottom"/>
            <w:hideMark/>
          </w:tcPr>
          <w:p w14:paraId="2A26ED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27A1C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14:paraId="20EC273B" w14:textId="77777777" w:rsidTr="00B500D7">
        <w:trPr>
          <w:trHeight w:val="290"/>
        </w:trPr>
        <w:tc>
          <w:tcPr>
            <w:tcW w:w="454" w:type="pct"/>
            <w:tcBorders>
              <w:top w:val="nil"/>
              <w:left w:val="nil"/>
              <w:bottom w:val="nil"/>
              <w:right w:val="nil"/>
            </w:tcBorders>
            <w:shd w:val="clear" w:color="auto" w:fill="auto"/>
            <w:noWrap/>
            <w:vAlign w:val="bottom"/>
            <w:hideMark/>
          </w:tcPr>
          <w:p w14:paraId="60C473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6B8194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52CBD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0076DC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04CE4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26A3D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B8F1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422645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51518D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1106</w:t>
            </w:r>
          </w:p>
        </w:tc>
        <w:tc>
          <w:tcPr>
            <w:tcW w:w="354" w:type="pct"/>
            <w:tcBorders>
              <w:top w:val="nil"/>
              <w:left w:val="nil"/>
              <w:bottom w:val="nil"/>
              <w:right w:val="nil"/>
            </w:tcBorders>
            <w:shd w:val="clear" w:color="auto" w:fill="auto"/>
            <w:noWrap/>
            <w:vAlign w:val="bottom"/>
            <w:hideMark/>
          </w:tcPr>
          <w:p w14:paraId="40C0F0B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4DE58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w:t>
            </w:r>
          </w:p>
        </w:tc>
      </w:tr>
      <w:tr w:rsidR="00B500D7" w:rsidRPr="00B500D7" w14:paraId="0CE71348" w14:textId="77777777" w:rsidTr="00B500D7">
        <w:trPr>
          <w:trHeight w:val="290"/>
        </w:trPr>
        <w:tc>
          <w:tcPr>
            <w:tcW w:w="454" w:type="pct"/>
            <w:tcBorders>
              <w:top w:val="nil"/>
              <w:left w:val="nil"/>
              <w:bottom w:val="nil"/>
              <w:right w:val="nil"/>
            </w:tcBorders>
            <w:shd w:val="clear" w:color="auto" w:fill="auto"/>
            <w:noWrap/>
            <w:vAlign w:val="bottom"/>
            <w:hideMark/>
          </w:tcPr>
          <w:p w14:paraId="1EA9BA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706C75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BD2DE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33BADE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2EB48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7459D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BC76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4D0B12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3CE379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5680</w:t>
            </w:r>
          </w:p>
        </w:tc>
        <w:tc>
          <w:tcPr>
            <w:tcW w:w="354" w:type="pct"/>
            <w:tcBorders>
              <w:top w:val="nil"/>
              <w:left w:val="nil"/>
              <w:bottom w:val="nil"/>
              <w:right w:val="nil"/>
            </w:tcBorders>
            <w:shd w:val="clear" w:color="auto" w:fill="auto"/>
            <w:noWrap/>
            <w:vAlign w:val="bottom"/>
            <w:hideMark/>
          </w:tcPr>
          <w:p w14:paraId="7DC95E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128FF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7D2C49EF" w14:textId="77777777" w:rsidTr="00B500D7">
        <w:trPr>
          <w:trHeight w:val="290"/>
        </w:trPr>
        <w:tc>
          <w:tcPr>
            <w:tcW w:w="454" w:type="pct"/>
            <w:tcBorders>
              <w:top w:val="nil"/>
              <w:left w:val="nil"/>
              <w:bottom w:val="nil"/>
              <w:right w:val="nil"/>
            </w:tcBorders>
            <w:shd w:val="clear" w:color="auto" w:fill="auto"/>
            <w:noWrap/>
            <w:vAlign w:val="bottom"/>
            <w:hideMark/>
          </w:tcPr>
          <w:p w14:paraId="17DB78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5998EB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A7D4B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13CFE7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9E889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F0C7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82BE4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36D95F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4C3C3B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28619</w:t>
            </w:r>
          </w:p>
        </w:tc>
        <w:tc>
          <w:tcPr>
            <w:tcW w:w="354" w:type="pct"/>
            <w:tcBorders>
              <w:top w:val="nil"/>
              <w:left w:val="nil"/>
              <w:bottom w:val="nil"/>
              <w:right w:val="nil"/>
            </w:tcBorders>
            <w:shd w:val="clear" w:color="auto" w:fill="auto"/>
            <w:noWrap/>
            <w:vAlign w:val="bottom"/>
            <w:hideMark/>
          </w:tcPr>
          <w:p w14:paraId="3DD486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D4863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37D590D0" w14:textId="77777777" w:rsidTr="00B500D7">
        <w:trPr>
          <w:trHeight w:val="290"/>
        </w:trPr>
        <w:tc>
          <w:tcPr>
            <w:tcW w:w="454" w:type="pct"/>
            <w:tcBorders>
              <w:top w:val="nil"/>
              <w:left w:val="nil"/>
              <w:bottom w:val="nil"/>
              <w:right w:val="nil"/>
            </w:tcBorders>
            <w:shd w:val="clear" w:color="auto" w:fill="auto"/>
            <w:noWrap/>
            <w:vAlign w:val="bottom"/>
            <w:hideMark/>
          </w:tcPr>
          <w:p w14:paraId="271D53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2B1B40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F8B5C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3070DE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52138A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686CC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58DF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088B7A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69EEEB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4102</w:t>
            </w:r>
          </w:p>
        </w:tc>
        <w:tc>
          <w:tcPr>
            <w:tcW w:w="354" w:type="pct"/>
            <w:tcBorders>
              <w:top w:val="nil"/>
              <w:left w:val="nil"/>
              <w:bottom w:val="nil"/>
              <w:right w:val="nil"/>
            </w:tcBorders>
            <w:shd w:val="clear" w:color="auto" w:fill="auto"/>
            <w:noWrap/>
            <w:vAlign w:val="bottom"/>
            <w:hideMark/>
          </w:tcPr>
          <w:p w14:paraId="0DC33E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6362F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14:paraId="713AD0F2" w14:textId="77777777" w:rsidTr="00B500D7">
        <w:trPr>
          <w:trHeight w:val="290"/>
        </w:trPr>
        <w:tc>
          <w:tcPr>
            <w:tcW w:w="454" w:type="pct"/>
            <w:tcBorders>
              <w:top w:val="nil"/>
              <w:left w:val="nil"/>
              <w:bottom w:val="nil"/>
              <w:right w:val="nil"/>
            </w:tcBorders>
            <w:shd w:val="clear" w:color="auto" w:fill="auto"/>
            <w:noWrap/>
            <w:vAlign w:val="bottom"/>
            <w:hideMark/>
          </w:tcPr>
          <w:p w14:paraId="172149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730477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D57A3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76269D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820EE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281BC8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62B86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1EC935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2814DA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1788</w:t>
            </w:r>
          </w:p>
        </w:tc>
        <w:tc>
          <w:tcPr>
            <w:tcW w:w="354" w:type="pct"/>
            <w:tcBorders>
              <w:top w:val="nil"/>
              <w:left w:val="nil"/>
              <w:bottom w:val="nil"/>
              <w:right w:val="nil"/>
            </w:tcBorders>
            <w:shd w:val="clear" w:color="auto" w:fill="auto"/>
            <w:noWrap/>
            <w:vAlign w:val="bottom"/>
            <w:hideMark/>
          </w:tcPr>
          <w:p w14:paraId="430639D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E5F6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14:paraId="42C278E1" w14:textId="77777777" w:rsidTr="00B500D7">
        <w:trPr>
          <w:trHeight w:val="290"/>
        </w:trPr>
        <w:tc>
          <w:tcPr>
            <w:tcW w:w="454" w:type="pct"/>
            <w:tcBorders>
              <w:top w:val="nil"/>
              <w:left w:val="nil"/>
              <w:bottom w:val="nil"/>
              <w:right w:val="nil"/>
            </w:tcBorders>
            <w:shd w:val="clear" w:color="auto" w:fill="auto"/>
            <w:noWrap/>
            <w:vAlign w:val="bottom"/>
            <w:hideMark/>
          </w:tcPr>
          <w:p w14:paraId="786EBB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4B095F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1B0AD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31EEBC2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B422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F9B1F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0D82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5A5FCF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28A985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5205</w:t>
            </w:r>
          </w:p>
        </w:tc>
        <w:tc>
          <w:tcPr>
            <w:tcW w:w="354" w:type="pct"/>
            <w:tcBorders>
              <w:top w:val="nil"/>
              <w:left w:val="nil"/>
              <w:bottom w:val="nil"/>
              <w:right w:val="nil"/>
            </w:tcBorders>
            <w:shd w:val="clear" w:color="auto" w:fill="auto"/>
            <w:noWrap/>
            <w:vAlign w:val="bottom"/>
            <w:hideMark/>
          </w:tcPr>
          <w:p w14:paraId="0A66D0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56C31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14:paraId="45B394DF" w14:textId="77777777" w:rsidTr="00B500D7">
        <w:trPr>
          <w:trHeight w:val="290"/>
        </w:trPr>
        <w:tc>
          <w:tcPr>
            <w:tcW w:w="454" w:type="pct"/>
            <w:tcBorders>
              <w:top w:val="nil"/>
              <w:left w:val="nil"/>
              <w:bottom w:val="nil"/>
              <w:right w:val="nil"/>
            </w:tcBorders>
            <w:shd w:val="clear" w:color="auto" w:fill="auto"/>
            <w:noWrap/>
            <w:vAlign w:val="bottom"/>
            <w:hideMark/>
          </w:tcPr>
          <w:p w14:paraId="39A418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673B42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77AAB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68185C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8FF02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1FDFA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8FB3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1EE832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4CEA9D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24213</w:t>
            </w:r>
          </w:p>
        </w:tc>
        <w:tc>
          <w:tcPr>
            <w:tcW w:w="354" w:type="pct"/>
            <w:tcBorders>
              <w:top w:val="nil"/>
              <w:left w:val="nil"/>
              <w:bottom w:val="nil"/>
              <w:right w:val="nil"/>
            </w:tcBorders>
            <w:shd w:val="clear" w:color="auto" w:fill="auto"/>
            <w:noWrap/>
            <w:vAlign w:val="bottom"/>
            <w:hideMark/>
          </w:tcPr>
          <w:p w14:paraId="5FB004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EACC9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14:paraId="5503EECE" w14:textId="77777777" w:rsidTr="00B500D7">
        <w:trPr>
          <w:trHeight w:val="290"/>
        </w:trPr>
        <w:tc>
          <w:tcPr>
            <w:tcW w:w="454" w:type="pct"/>
            <w:tcBorders>
              <w:top w:val="nil"/>
              <w:left w:val="nil"/>
              <w:bottom w:val="nil"/>
              <w:right w:val="nil"/>
            </w:tcBorders>
            <w:shd w:val="clear" w:color="auto" w:fill="auto"/>
            <w:noWrap/>
            <w:vAlign w:val="bottom"/>
            <w:hideMark/>
          </w:tcPr>
          <w:p w14:paraId="1562F9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11017F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18F68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75B38DA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4F41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FA0ED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D371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49B0CA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1E4F1F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4014</w:t>
            </w:r>
          </w:p>
        </w:tc>
        <w:tc>
          <w:tcPr>
            <w:tcW w:w="354" w:type="pct"/>
            <w:tcBorders>
              <w:top w:val="nil"/>
              <w:left w:val="nil"/>
              <w:bottom w:val="nil"/>
              <w:right w:val="nil"/>
            </w:tcBorders>
            <w:shd w:val="clear" w:color="auto" w:fill="auto"/>
            <w:noWrap/>
            <w:vAlign w:val="bottom"/>
            <w:hideMark/>
          </w:tcPr>
          <w:p w14:paraId="5C655A6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4B0B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w:t>
            </w:r>
          </w:p>
        </w:tc>
      </w:tr>
      <w:tr w:rsidR="00B500D7" w:rsidRPr="00B500D7" w14:paraId="125930F5" w14:textId="77777777" w:rsidTr="00B500D7">
        <w:trPr>
          <w:trHeight w:val="290"/>
        </w:trPr>
        <w:tc>
          <w:tcPr>
            <w:tcW w:w="454" w:type="pct"/>
            <w:tcBorders>
              <w:top w:val="nil"/>
              <w:left w:val="nil"/>
              <w:bottom w:val="nil"/>
              <w:right w:val="nil"/>
            </w:tcBorders>
            <w:shd w:val="clear" w:color="auto" w:fill="auto"/>
            <w:noWrap/>
            <w:vAlign w:val="bottom"/>
            <w:hideMark/>
          </w:tcPr>
          <w:p w14:paraId="12ED4A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344EE4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1A261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5D7588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F722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4002D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DCA0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6C040A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72165A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1706</w:t>
            </w:r>
          </w:p>
        </w:tc>
        <w:tc>
          <w:tcPr>
            <w:tcW w:w="354" w:type="pct"/>
            <w:tcBorders>
              <w:top w:val="nil"/>
              <w:left w:val="nil"/>
              <w:bottom w:val="nil"/>
              <w:right w:val="nil"/>
            </w:tcBorders>
            <w:shd w:val="clear" w:color="auto" w:fill="auto"/>
            <w:noWrap/>
            <w:vAlign w:val="bottom"/>
            <w:hideMark/>
          </w:tcPr>
          <w:p w14:paraId="5E9719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5C6AF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14:paraId="55022F35" w14:textId="77777777" w:rsidTr="00B500D7">
        <w:trPr>
          <w:trHeight w:val="290"/>
        </w:trPr>
        <w:tc>
          <w:tcPr>
            <w:tcW w:w="454" w:type="pct"/>
            <w:tcBorders>
              <w:top w:val="nil"/>
              <w:left w:val="nil"/>
              <w:bottom w:val="nil"/>
              <w:right w:val="nil"/>
            </w:tcBorders>
            <w:shd w:val="clear" w:color="auto" w:fill="auto"/>
            <w:noWrap/>
            <w:vAlign w:val="bottom"/>
            <w:hideMark/>
          </w:tcPr>
          <w:p w14:paraId="02B7F0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65928C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21E82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2779CA9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65EF8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47F5FC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58B29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66D3EC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6B1818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6300</w:t>
            </w:r>
          </w:p>
        </w:tc>
        <w:tc>
          <w:tcPr>
            <w:tcW w:w="354" w:type="pct"/>
            <w:tcBorders>
              <w:top w:val="nil"/>
              <w:left w:val="nil"/>
              <w:bottom w:val="nil"/>
              <w:right w:val="nil"/>
            </w:tcBorders>
            <w:shd w:val="clear" w:color="auto" w:fill="auto"/>
            <w:noWrap/>
            <w:vAlign w:val="bottom"/>
            <w:hideMark/>
          </w:tcPr>
          <w:p w14:paraId="16754D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D3B3F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14:paraId="43EE6E58" w14:textId="77777777" w:rsidTr="00B500D7">
        <w:trPr>
          <w:trHeight w:val="290"/>
        </w:trPr>
        <w:tc>
          <w:tcPr>
            <w:tcW w:w="454" w:type="pct"/>
            <w:tcBorders>
              <w:top w:val="nil"/>
              <w:left w:val="nil"/>
              <w:bottom w:val="nil"/>
              <w:right w:val="nil"/>
            </w:tcBorders>
            <w:shd w:val="clear" w:color="auto" w:fill="auto"/>
            <w:noWrap/>
            <w:vAlign w:val="bottom"/>
            <w:hideMark/>
          </w:tcPr>
          <w:p w14:paraId="4FD9F1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770FAF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FBA5D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1BA226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AA35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ACE08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3B30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32C5EA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6DD18C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15201</w:t>
            </w:r>
          </w:p>
        </w:tc>
        <w:tc>
          <w:tcPr>
            <w:tcW w:w="354" w:type="pct"/>
            <w:tcBorders>
              <w:top w:val="nil"/>
              <w:left w:val="nil"/>
              <w:bottom w:val="nil"/>
              <w:right w:val="nil"/>
            </w:tcBorders>
            <w:shd w:val="clear" w:color="auto" w:fill="auto"/>
            <w:noWrap/>
            <w:vAlign w:val="bottom"/>
            <w:hideMark/>
          </w:tcPr>
          <w:p w14:paraId="1AFED9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DF8B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6C5D1527" w14:textId="77777777" w:rsidTr="00B500D7">
        <w:trPr>
          <w:trHeight w:val="290"/>
        </w:trPr>
        <w:tc>
          <w:tcPr>
            <w:tcW w:w="454" w:type="pct"/>
            <w:tcBorders>
              <w:top w:val="nil"/>
              <w:left w:val="nil"/>
              <w:bottom w:val="nil"/>
              <w:right w:val="nil"/>
            </w:tcBorders>
            <w:shd w:val="clear" w:color="auto" w:fill="auto"/>
            <w:noWrap/>
            <w:vAlign w:val="bottom"/>
            <w:hideMark/>
          </w:tcPr>
          <w:p w14:paraId="2D0BFA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3F8703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9A5C9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283823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CAC7FA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0A9EE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23927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05B5B4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26D014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3686</w:t>
            </w:r>
          </w:p>
        </w:tc>
        <w:tc>
          <w:tcPr>
            <w:tcW w:w="354" w:type="pct"/>
            <w:tcBorders>
              <w:top w:val="nil"/>
              <w:left w:val="nil"/>
              <w:bottom w:val="nil"/>
              <w:right w:val="nil"/>
            </w:tcBorders>
            <w:shd w:val="clear" w:color="auto" w:fill="auto"/>
            <w:noWrap/>
            <w:vAlign w:val="bottom"/>
            <w:hideMark/>
          </w:tcPr>
          <w:p w14:paraId="17C1709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0A47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14:paraId="666E8115" w14:textId="77777777" w:rsidTr="00B500D7">
        <w:trPr>
          <w:trHeight w:val="290"/>
        </w:trPr>
        <w:tc>
          <w:tcPr>
            <w:tcW w:w="454" w:type="pct"/>
            <w:tcBorders>
              <w:top w:val="nil"/>
              <w:left w:val="nil"/>
              <w:bottom w:val="nil"/>
              <w:right w:val="nil"/>
            </w:tcBorders>
            <w:shd w:val="clear" w:color="auto" w:fill="auto"/>
            <w:noWrap/>
            <w:vAlign w:val="bottom"/>
            <w:hideMark/>
          </w:tcPr>
          <w:p w14:paraId="4A0179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359A03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07BDB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5A9A3C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A09EE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A10CD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9CBF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456483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3C17C5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2050</w:t>
            </w:r>
          </w:p>
        </w:tc>
        <w:tc>
          <w:tcPr>
            <w:tcW w:w="354" w:type="pct"/>
            <w:tcBorders>
              <w:top w:val="nil"/>
              <w:left w:val="nil"/>
              <w:bottom w:val="nil"/>
              <w:right w:val="nil"/>
            </w:tcBorders>
            <w:shd w:val="clear" w:color="auto" w:fill="auto"/>
            <w:noWrap/>
            <w:vAlign w:val="bottom"/>
            <w:hideMark/>
          </w:tcPr>
          <w:p w14:paraId="76FF28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5CBCC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29A9C070" w14:textId="77777777" w:rsidTr="00B500D7">
        <w:trPr>
          <w:trHeight w:val="290"/>
        </w:trPr>
        <w:tc>
          <w:tcPr>
            <w:tcW w:w="454" w:type="pct"/>
            <w:tcBorders>
              <w:top w:val="nil"/>
              <w:left w:val="nil"/>
              <w:bottom w:val="nil"/>
              <w:right w:val="nil"/>
            </w:tcBorders>
            <w:shd w:val="clear" w:color="auto" w:fill="auto"/>
            <w:noWrap/>
            <w:vAlign w:val="bottom"/>
            <w:hideMark/>
          </w:tcPr>
          <w:p w14:paraId="385AFC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159FA1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80485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509451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012CB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91CD4C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21B92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56D16D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3B538E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4365</w:t>
            </w:r>
          </w:p>
        </w:tc>
        <w:tc>
          <w:tcPr>
            <w:tcW w:w="354" w:type="pct"/>
            <w:tcBorders>
              <w:top w:val="nil"/>
              <w:left w:val="nil"/>
              <w:bottom w:val="nil"/>
              <w:right w:val="nil"/>
            </w:tcBorders>
            <w:shd w:val="clear" w:color="auto" w:fill="auto"/>
            <w:noWrap/>
            <w:vAlign w:val="bottom"/>
            <w:hideMark/>
          </w:tcPr>
          <w:p w14:paraId="0F987C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7E079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r>
      <w:tr w:rsidR="00B500D7" w:rsidRPr="00B500D7" w14:paraId="44081CAD" w14:textId="77777777" w:rsidTr="00B500D7">
        <w:trPr>
          <w:trHeight w:val="290"/>
        </w:trPr>
        <w:tc>
          <w:tcPr>
            <w:tcW w:w="454" w:type="pct"/>
            <w:tcBorders>
              <w:top w:val="nil"/>
              <w:left w:val="nil"/>
              <w:bottom w:val="nil"/>
              <w:right w:val="nil"/>
            </w:tcBorders>
            <w:shd w:val="clear" w:color="auto" w:fill="auto"/>
            <w:noWrap/>
            <w:vAlign w:val="bottom"/>
            <w:hideMark/>
          </w:tcPr>
          <w:p w14:paraId="70485E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23604D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08CA7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6F0BE5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6AE3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3D9CC63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6D46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7535CB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2BC720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19566</w:t>
            </w:r>
          </w:p>
        </w:tc>
        <w:tc>
          <w:tcPr>
            <w:tcW w:w="354" w:type="pct"/>
            <w:tcBorders>
              <w:top w:val="nil"/>
              <w:left w:val="nil"/>
              <w:bottom w:val="nil"/>
              <w:right w:val="nil"/>
            </w:tcBorders>
            <w:shd w:val="clear" w:color="auto" w:fill="auto"/>
            <w:noWrap/>
            <w:vAlign w:val="bottom"/>
            <w:hideMark/>
          </w:tcPr>
          <w:p w14:paraId="1132C7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2394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w:t>
            </w:r>
          </w:p>
        </w:tc>
      </w:tr>
      <w:tr w:rsidR="00B500D7" w:rsidRPr="00B500D7" w14:paraId="62E4A023" w14:textId="77777777" w:rsidTr="00B500D7">
        <w:trPr>
          <w:trHeight w:val="290"/>
        </w:trPr>
        <w:tc>
          <w:tcPr>
            <w:tcW w:w="454" w:type="pct"/>
            <w:tcBorders>
              <w:top w:val="nil"/>
              <w:left w:val="nil"/>
              <w:bottom w:val="nil"/>
              <w:right w:val="nil"/>
            </w:tcBorders>
            <w:shd w:val="clear" w:color="auto" w:fill="auto"/>
            <w:noWrap/>
            <w:vAlign w:val="bottom"/>
            <w:hideMark/>
          </w:tcPr>
          <w:p w14:paraId="0640FF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068566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6B149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1A4B2A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AA10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273F01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2994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5142DA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0CB801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4473</w:t>
            </w:r>
          </w:p>
        </w:tc>
        <w:tc>
          <w:tcPr>
            <w:tcW w:w="354" w:type="pct"/>
            <w:tcBorders>
              <w:top w:val="nil"/>
              <w:left w:val="nil"/>
              <w:bottom w:val="nil"/>
              <w:right w:val="nil"/>
            </w:tcBorders>
            <w:shd w:val="clear" w:color="auto" w:fill="auto"/>
            <w:noWrap/>
            <w:vAlign w:val="bottom"/>
            <w:hideMark/>
          </w:tcPr>
          <w:p w14:paraId="0A281F0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03C43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14:paraId="46756BEC" w14:textId="77777777" w:rsidTr="00B500D7">
        <w:trPr>
          <w:trHeight w:val="290"/>
        </w:trPr>
        <w:tc>
          <w:tcPr>
            <w:tcW w:w="454" w:type="pct"/>
            <w:tcBorders>
              <w:top w:val="nil"/>
              <w:left w:val="nil"/>
              <w:bottom w:val="nil"/>
              <w:right w:val="nil"/>
            </w:tcBorders>
            <w:shd w:val="clear" w:color="auto" w:fill="auto"/>
            <w:noWrap/>
            <w:vAlign w:val="bottom"/>
            <w:hideMark/>
          </w:tcPr>
          <w:p w14:paraId="77E03F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70FD44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F41E9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5EB489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F1E81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604EAC7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53BE4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25C042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5BD23B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2237</w:t>
            </w:r>
          </w:p>
        </w:tc>
        <w:tc>
          <w:tcPr>
            <w:tcW w:w="354" w:type="pct"/>
            <w:tcBorders>
              <w:top w:val="nil"/>
              <w:left w:val="nil"/>
              <w:bottom w:val="nil"/>
              <w:right w:val="nil"/>
            </w:tcBorders>
            <w:shd w:val="clear" w:color="auto" w:fill="auto"/>
            <w:noWrap/>
            <w:vAlign w:val="bottom"/>
            <w:hideMark/>
          </w:tcPr>
          <w:p w14:paraId="2B3529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17A93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14:paraId="1FD6D7DB" w14:textId="77777777" w:rsidTr="00B500D7">
        <w:trPr>
          <w:trHeight w:val="290"/>
        </w:trPr>
        <w:tc>
          <w:tcPr>
            <w:tcW w:w="454" w:type="pct"/>
            <w:tcBorders>
              <w:top w:val="nil"/>
              <w:left w:val="nil"/>
              <w:bottom w:val="nil"/>
              <w:right w:val="nil"/>
            </w:tcBorders>
            <w:shd w:val="clear" w:color="auto" w:fill="auto"/>
            <w:noWrap/>
            <w:vAlign w:val="bottom"/>
            <w:hideMark/>
          </w:tcPr>
          <w:p w14:paraId="21BA1B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7BC16E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6B583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3C94820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84E3F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5CE451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23F6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04C5A6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2D8A23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10187</w:t>
            </w:r>
          </w:p>
        </w:tc>
        <w:tc>
          <w:tcPr>
            <w:tcW w:w="354" w:type="pct"/>
            <w:tcBorders>
              <w:top w:val="nil"/>
              <w:left w:val="nil"/>
              <w:bottom w:val="nil"/>
              <w:right w:val="nil"/>
            </w:tcBorders>
            <w:shd w:val="clear" w:color="auto" w:fill="auto"/>
            <w:noWrap/>
            <w:vAlign w:val="bottom"/>
            <w:hideMark/>
          </w:tcPr>
          <w:p w14:paraId="277A26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41C61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11699623" w14:textId="77777777" w:rsidTr="00B500D7">
        <w:trPr>
          <w:trHeight w:val="290"/>
        </w:trPr>
        <w:tc>
          <w:tcPr>
            <w:tcW w:w="454" w:type="pct"/>
            <w:tcBorders>
              <w:top w:val="nil"/>
              <w:left w:val="nil"/>
              <w:bottom w:val="nil"/>
              <w:right w:val="nil"/>
            </w:tcBorders>
            <w:shd w:val="clear" w:color="auto" w:fill="auto"/>
            <w:noWrap/>
            <w:vAlign w:val="bottom"/>
            <w:hideMark/>
          </w:tcPr>
          <w:p w14:paraId="1023B5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44F845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39B8F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01DF4D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EBF07F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1A0BB7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457C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4AC46A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6C319E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23634</w:t>
            </w:r>
          </w:p>
        </w:tc>
        <w:tc>
          <w:tcPr>
            <w:tcW w:w="354" w:type="pct"/>
            <w:tcBorders>
              <w:top w:val="nil"/>
              <w:left w:val="nil"/>
              <w:bottom w:val="nil"/>
              <w:right w:val="nil"/>
            </w:tcBorders>
            <w:shd w:val="clear" w:color="auto" w:fill="auto"/>
            <w:noWrap/>
            <w:vAlign w:val="bottom"/>
            <w:hideMark/>
          </w:tcPr>
          <w:p w14:paraId="469FFB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805C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14:paraId="138F84EF" w14:textId="77777777" w:rsidTr="00B500D7">
        <w:trPr>
          <w:trHeight w:val="290"/>
        </w:trPr>
        <w:tc>
          <w:tcPr>
            <w:tcW w:w="454" w:type="pct"/>
            <w:tcBorders>
              <w:top w:val="nil"/>
              <w:left w:val="nil"/>
              <w:bottom w:val="nil"/>
              <w:right w:val="nil"/>
            </w:tcBorders>
            <w:shd w:val="clear" w:color="auto" w:fill="auto"/>
            <w:noWrap/>
            <w:vAlign w:val="bottom"/>
            <w:hideMark/>
          </w:tcPr>
          <w:p w14:paraId="1AB164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227AC3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AB93D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0F67B2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3A9A9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B49E0B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3D72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5C509D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1BB265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3702</w:t>
            </w:r>
          </w:p>
        </w:tc>
        <w:tc>
          <w:tcPr>
            <w:tcW w:w="354" w:type="pct"/>
            <w:tcBorders>
              <w:top w:val="nil"/>
              <w:left w:val="nil"/>
              <w:bottom w:val="nil"/>
              <w:right w:val="nil"/>
            </w:tcBorders>
            <w:shd w:val="clear" w:color="auto" w:fill="auto"/>
            <w:noWrap/>
            <w:vAlign w:val="bottom"/>
            <w:hideMark/>
          </w:tcPr>
          <w:p w14:paraId="25DAD9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C74A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233356B3" w14:textId="77777777" w:rsidTr="00B500D7">
        <w:trPr>
          <w:trHeight w:val="290"/>
        </w:trPr>
        <w:tc>
          <w:tcPr>
            <w:tcW w:w="454" w:type="pct"/>
            <w:tcBorders>
              <w:top w:val="nil"/>
              <w:left w:val="nil"/>
              <w:bottom w:val="nil"/>
              <w:right w:val="nil"/>
            </w:tcBorders>
            <w:shd w:val="clear" w:color="auto" w:fill="auto"/>
            <w:noWrap/>
            <w:vAlign w:val="bottom"/>
            <w:hideMark/>
          </w:tcPr>
          <w:p w14:paraId="03EB82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7CF422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CD547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5D2BB8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4C1BE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FD64FA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BA3C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22B909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2FB45A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1658</w:t>
            </w:r>
          </w:p>
        </w:tc>
        <w:tc>
          <w:tcPr>
            <w:tcW w:w="354" w:type="pct"/>
            <w:tcBorders>
              <w:top w:val="nil"/>
              <w:left w:val="nil"/>
              <w:bottom w:val="nil"/>
              <w:right w:val="nil"/>
            </w:tcBorders>
            <w:shd w:val="clear" w:color="auto" w:fill="auto"/>
            <w:noWrap/>
            <w:vAlign w:val="bottom"/>
            <w:hideMark/>
          </w:tcPr>
          <w:p w14:paraId="3502E2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B1D4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3C6DED22" w14:textId="77777777" w:rsidTr="00B500D7">
        <w:trPr>
          <w:trHeight w:val="290"/>
        </w:trPr>
        <w:tc>
          <w:tcPr>
            <w:tcW w:w="454" w:type="pct"/>
            <w:tcBorders>
              <w:top w:val="nil"/>
              <w:left w:val="nil"/>
              <w:bottom w:val="nil"/>
              <w:right w:val="nil"/>
            </w:tcBorders>
            <w:shd w:val="clear" w:color="auto" w:fill="auto"/>
            <w:noWrap/>
            <w:vAlign w:val="bottom"/>
            <w:hideMark/>
          </w:tcPr>
          <w:p w14:paraId="0391DD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0DDB30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CD1BF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05A49C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1994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B5155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533B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361EA9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51639F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11571</w:t>
            </w:r>
          </w:p>
        </w:tc>
        <w:tc>
          <w:tcPr>
            <w:tcW w:w="354" w:type="pct"/>
            <w:tcBorders>
              <w:top w:val="nil"/>
              <w:left w:val="nil"/>
              <w:bottom w:val="nil"/>
              <w:right w:val="nil"/>
            </w:tcBorders>
            <w:shd w:val="clear" w:color="auto" w:fill="auto"/>
            <w:noWrap/>
            <w:vAlign w:val="bottom"/>
            <w:hideMark/>
          </w:tcPr>
          <w:p w14:paraId="75E0DB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E5560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76AC7D96" w14:textId="77777777" w:rsidTr="00B500D7">
        <w:trPr>
          <w:trHeight w:val="290"/>
        </w:trPr>
        <w:tc>
          <w:tcPr>
            <w:tcW w:w="454" w:type="pct"/>
            <w:tcBorders>
              <w:top w:val="nil"/>
              <w:left w:val="nil"/>
              <w:bottom w:val="nil"/>
              <w:right w:val="nil"/>
            </w:tcBorders>
            <w:shd w:val="clear" w:color="auto" w:fill="auto"/>
            <w:noWrap/>
            <w:vAlign w:val="bottom"/>
            <w:hideMark/>
          </w:tcPr>
          <w:p w14:paraId="602F18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09C9F1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345B9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44FD2F7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1211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10238F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F50CB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1996C6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485608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24255</w:t>
            </w:r>
          </w:p>
        </w:tc>
        <w:tc>
          <w:tcPr>
            <w:tcW w:w="354" w:type="pct"/>
            <w:tcBorders>
              <w:top w:val="nil"/>
              <w:left w:val="nil"/>
              <w:bottom w:val="nil"/>
              <w:right w:val="nil"/>
            </w:tcBorders>
            <w:shd w:val="clear" w:color="auto" w:fill="auto"/>
            <w:noWrap/>
            <w:vAlign w:val="bottom"/>
            <w:hideMark/>
          </w:tcPr>
          <w:p w14:paraId="278F43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E26EF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14:paraId="1D031424" w14:textId="77777777" w:rsidTr="00B500D7">
        <w:trPr>
          <w:trHeight w:val="290"/>
        </w:trPr>
        <w:tc>
          <w:tcPr>
            <w:tcW w:w="454" w:type="pct"/>
            <w:tcBorders>
              <w:top w:val="nil"/>
              <w:left w:val="nil"/>
              <w:bottom w:val="nil"/>
              <w:right w:val="nil"/>
            </w:tcBorders>
            <w:shd w:val="clear" w:color="auto" w:fill="auto"/>
            <w:noWrap/>
            <w:vAlign w:val="bottom"/>
            <w:hideMark/>
          </w:tcPr>
          <w:p w14:paraId="525ADD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02EF60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44568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65CEBD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73F14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59FE3FD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E494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2117E6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2CF7EC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4637</w:t>
            </w:r>
          </w:p>
        </w:tc>
        <w:tc>
          <w:tcPr>
            <w:tcW w:w="354" w:type="pct"/>
            <w:tcBorders>
              <w:top w:val="nil"/>
              <w:left w:val="nil"/>
              <w:bottom w:val="nil"/>
              <w:right w:val="nil"/>
            </w:tcBorders>
            <w:shd w:val="clear" w:color="auto" w:fill="auto"/>
            <w:noWrap/>
            <w:vAlign w:val="bottom"/>
            <w:hideMark/>
          </w:tcPr>
          <w:p w14:paraId="3E3623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F938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w:t>
            </w:r>
          </w:p>
        </w:tc>
      </w:tr>
      <w:tr w:rsidR="00B500D7" w:rsidRPr="00B500D7" w14:paraId="3BB15859" w14:textId="77777777" w:rsidTr="00B500D7">
        <w:trPr>
          <w:trHeight w:val="290"/>
        </w:trPr>
        <w:tc>
          <w:tcPr>
            <w:tcW w:w="454" w:type="pct"/>
            <w:tcBorders>
              <w:top w:val="nil"/>
              <w:left w:val="nil"/>
              <w:bottom w:val="nil"/>
              <w:right w:val="nil"/>
            </w:tcBorders>
            <w:shd w:val="clear" w:color="auto" w:fill="auto"/>
            <w:noWrap/>
            <w:vAlign w:val="bottom"/>
            <w:hideMark/>
          </w:tcPr>
          <w:p w14:paraId="1A285C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196805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6B266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451EB99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C1A3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0D9CE0D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6A71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4C90E3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6D6F32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w:t>
            </w:r>
          </w:p>
        </w:tc>
        <w:tc>
          <w:tcPr>
            <w:tcW w:w="354" w:type="pct"/>
            <w:tcBorders>
              <w:top w:val="nil"/>
              <w:left w:val="nil"/>
              <w:bottom w:val="nil"/>
              <w:right w:val="nil"/>
            </w:tcBorders>
            <w:shd w:val="clear" w:color="auto" w:fill="auto"/>
            <w:noWrap/>
            <w:vAlign w:val="bottom"/>
            <w:hideMark/>
          </w:tcPr>
          <w:p w14:paraId="5DF2A4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08EA7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r>
      <w:tr w:rsidR="00B500D7" w:rsidRPr="00B500D7" w14:paraId="60D744E3" w14:textId="77777777" w:rsidTr="00B500D7">
        <w:trPr>
          <w:trHeight w:val="290"/>
        </w:trPr>
        <w:tc>
          <w:tcPr>
            <w:tcW w:w="454" w:type="pct"/>
            <w:tcBorders>
              <w:top w:val="nil"/>
              <w:left w:val="nil"/>
              <w:bottom w:val="nil"/>
              <w:right w:val="nil"/>
            </w:tcBorders>
            <w:shd w:val="clear" w:color="auto" w:fill="auto"/>
            <w:noWrap/>
            <w:vAlign w:val="bottom"/>
            <w:hideMark/>
          </w:tcPr>
          <w:p w14:paraId="1D971B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490FC7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D56E9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0A4B62C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1A27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4B6AD30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C2DEE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692A8C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2050D4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4487</w:t>
            </w:r>
          </w:p>
        </w:tc>
        <w:tc>
          <w:tcPr>
            <w:tcW w:w="354" w:type="pct"/>
            <w:tcBorders>
              <w:top w:val="nil"/>
              <w:left w:val="nil"/>
              <w:bottom w:val="nil"/>
              <w:right w:val="nil"/>
            </w:tcBorders>
            <w:shd w:val="clear" w:color="auto" w:fill="auto"/>
            <w:noWrap/>
            <w:vAlign w:val="bottom"/>
            <w:hideMark/>
          </w:tcPr>
          <w:p w14:paraId="57F1010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C252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r>
      <w:tr w:rsidR="00B500D7" w:rsidRPr="00B500D7" w14:paraId="536B66FE" w14:textId="77777777" w:rsidTr="00B500D7">
        <w:trPr>
          <w:trHeight w:val="290"/>
        </w:trPr>
        <w:tc>
          <w:tcPr>
            <w:tcW w:w="454" w:type="pct"/>
            <w:tcBorders>
              <w:top w:val="nil"/>
              <w:left w:val="nil"/>
              <w:bottom w:val="nil"/>
              <w:right w:val="nil"/>
            </w:tcBorders>
            <w:shd w:val="clear" w:color="auto" w:fill="auto"/>
            <w:noWrap/>
            <w:vAlign w:val="bottom"/>
            <w:hideMark/>
          </w:tcPr>
          <w:p w14:paraId="3D7AAF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26B259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31927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1703D6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4CEB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66E122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F6EE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4D2509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20F078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20917</w:t>
            </w:r>
          </w:p>
        </w:tc>
        <w:tc>
          <w:tcPr>
            <w:tcW w:w="354" w:type="pct"/>
            <w:tcBorders>
              <w:top w:val="nil"/>
              <w:left w:val="nil"/>
              <w:bottom w:val="nil"/>
              <w:right w:val="nil"/>
            </w:tcBorders>
            <w:shd w:val="clear" w:color="auto" w:fill="auto"/>
            <w:noWrap/>
            <w:vAlign w:val="bottom"/>
            <w:hideMark/>
          </w:tcPr>
          <w:p w14:paraId="44412F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3B9A1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w:t>
            </w:r>
          </w:p>
        </w:tc>
      </w:tr>
      <w:tr w:rsidR="00B500D7" w:rsidRPr="00B500D7" w14:paraId="7A27EF4B" w14:textId="77777777" w:rsidTr="00B500D7">
        <w:trPr>
          <w:trHeight w:val="290"/>
        </w:trPr>
        <w:tc>
          <w:tcPr>
            <w:tcW w:w="454" w:type="pct"/>
            <w:tcBorders>
              <w:top w:val="nil"/>
              <w:left w:val="nil"/>
              <w:bottom w:val="nil"/>
              <w:right w:val="nil"/>
            </w:tcBorders>
            <w:shd w:val="clear" w:color="auto" w:fill="auto"/>
            <w:noWrap/>
            <w:vAlign w:val="bottom"/>
            <w:hideMark/>
          </w:tcPr>
          <w:p w14:paraId="5A5B03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7096AF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FC6FC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6FD01A4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8BEB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1BE40B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6A93A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75284A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25C963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3130</w:t>
            </w:r>
          </w:p>
        </w:tc>
        <w:tc>
          <w:tcPr>
            <w:tcW w:w="354" w:type="pct"/>
            <w:tcBorders>
              <w:top w:val="nil"/>
              <w:left w:val="nil"/>
              <w:bottom w:val="nil"/>
              <w:right w:val="nil"/>
            </w:tcBorders>
            <w:shd w:val="clear" w:color="auto" w:fill="auto"/>
            <w:noWrap/>
            <w:vAlign w:val="bottom"/>
            <w:hideMark/>
          </w:tcPr>
          <w:p w14:paraId="3A00A9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66DB7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14:paraId="5E1D5396" w14:textId="77777777" w:rsidTr="00B500D7">
        <w:trPr>
          <w:trHeight w:val="290"/>
        </w:trPr>
        <w:tc>
          <w:tcPr>
            <w:tcW w:w="454" w:type="pct"/>
            <w:tcBorders>
              <w:top w:val="nil"/>
              <w:left w:val="nil"/>
              <w:bottom w:val="nil"/>
              <w:right w:val="nil"/>
            </w:tcBorders>
            <w:shd w:val="clear" w:color="auto" w:fill="auto"/>
            <w:noWrap/>
            <w:vAlign w:val="bottom"/>
            <w:hideMark/>
          </w:tcPr>
          <w:p w14:paraId="691404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3FF352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4B1F1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699D54C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CAE0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2913E9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BF524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067A39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19FFAB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14:paraId="005875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CB31A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r>
      <w:tr w:rsidR="00B500D7" w:rsidRPr="00B500D7" w14:paraId="0840D329" w14:textId="77777777" w:rsidTr="00B500D7">
        <w:trPr>
          <w:trHeight w:val="290"/>
        </w:trPr>
        <w:tc>
          <w:tcPr>
            <w:tcW w:w="454" w:type="pct"/>
            <w:tcBorders>
              <w:top w:val="nil"/>
              <w:left w:val="nil"/>
              <w:bottom w:val="nil"/>
              <w:right w:val="nil"/>
            </w:tcBorders>
            <w:shd w:val="clear" w:color="auto" w:fill="auto"/>
            <w:noWrap/>
            <w:vAlign w:val="bottom"/>
            <w:hideMark/>
          </w:tcPr>
          <w:p w14:paraId="261C87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2F74A9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992AA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7AA5EB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576F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176354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A11B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37A950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757965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3355</w:t>
            </w:r>
          </w:p>
        </w:tc>
        <w:tc>
          <w:tcPr>
            <w:tcW w:w="354" w:type="pct"/>
            <w:tcBorders>
              <w:top w:val="nil"/>
              <w:left w:val="nil"/>
              <w:bottom w:val="nil"/>
              <w:right w:val="nil"/>
            </w:tcBorders>
            <w:shd w:val="clear" w:color="auto" w:fill="auto"/>
            <w:noWrap/>
            <w:vAlign w:val="bottom"/>
            <w:hideMark/>
          </w:tcPr>
          <w:p w14:paraId="4D3976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08C0F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r>
      <w:tr w:rsidR="00B500D7" w:rsidRPr="00B500D7" w14:paraId="6DF7E775" w14:textId="77777777" w:rsidTr="00B500D7">
        <w:trPr>
          <w:trHeight w:val="290"/>
        </w:trPr>
        <w:tc>
          <w:tcPr>
            <w:tcW w:w="454" w:type="pct"/>
            <w:tcBorders>
              <w:top w:val="nil"/>
              <w:left w:val="nil"/>
              <w:bottom w:val="nil"/>
              <w:right w:val="nil"/>
            </w:tcBorders>
            <w:shd w:val="clear" w:color="auto" w:fill="auto"/>
            <w:noWrap/>
            <w:vAlign w:val="bottom"/>
            <w:hideMark/>
          </w:tcPr>
          <w:p w14:paraId="39F171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7E9989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332C1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2D41AA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42E9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610471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795C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04CB24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005253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11474</w:t>
            </w:r>
          </w:p>
        </w:tc>
        <w:tc>
          <w:tcPr>
            <w:tcW w:w="354" w:type="pct"/>
            <w:tcBorders>
              <w:top w:val="nil"/>
              <w:left w:val="nil"/>
              <w:bottom w:val="nil"/>
              <w:right w:val="nil"/>
            </w:tcBorders>
            <w:shd w:val="clear" w:color="auto" w:fill="auto"/>
            <w:noWrap/>
            <w:vAlign w:val="bottom"/>
            <w:hideMark/>
          </w:tcPr>
          <w:p w14:paraId="716134C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932D3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w:t>
            </w:r>
          </w:p>
        </w:tc>
      </w:tr>
      <w:tr w:rsidR="00B500D7" w:rsidRPr="00B500D7" w14:paraId="7A315306" w14:textId="77777777" w:rsidTr="00B500D7">
        <w:trPr>
          <w:trHeight w:val="290"/>
        </w:trPr>
        <w:tc>
          <w:tcPr>
            <w:tcW w:w="454" w:type="pct"/>
            <w:tcBorders>
              <w:top w:val="nil"/>
              <w:left w:val="nil"/>
              <w:bottom w:val="nil"/>
              <w:right w:val="nil"/>
            </w:tcBorders>
            <w:shd w:val="clear" w:color="auto" w:fill="auto"/>
            <w:noWrap/>
            <w:vAlign w:val="bottom"/>
            <w:hideMark/>
          </w:tcPr>
          <w:p w14:paraId="5A7769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321AA9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3F42F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09D89A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B605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4303B7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9810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64AD55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68BB12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2871</w:t>
            </w:r>
          </w:p>
        </w:tc>
        <w:tc>
          <w:tcPr>
            <w:tcW w:w="354" w:type="pct"/>
            <w:tcBorders>
              <w:top w:val="nil"/>
              <w:left w:val="nil"/>
              <w:bottom w:val="nil"/>
              <w:right w:val="nil"/>
            </w:tcBorders>
            <w:shd w:val="clear" w:color="auto" w:fill="auto"/>
            <w:noWrap/>
            <w:vAlign w:val="bottom"/>
            <w:hideMark/>
          </w:tcPr>
          <w:p w14:paraId="6BC383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6926B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w:t>
            </w:r>
          </w:p>
        </w:tc>
      </w:tr>
      <w:tr w:rsidR="00B500D7" w:rsidRPr="00B500D7" w14:paraId="13D52160" w14:textId="77777777" w:rsidTr="00B500D7">
        <w:trPr>
          <w:trHeight w:val="290"/>
        </w:trPr>
        <w:tc>
          <w:tcPr>
            <w:tcW w:w="454" w:type="pct"/>
            <w:tcBorders>
              <w:top w:val="nil"/>
              <w:left w:val="nil"/>
              <w:bottom w:val="nil"/>
              <w:right w:val="nil"/>
            </w:tcBorders>
            <w:shd w:val="clear" w:color="auto" w:fill="auto"/>
            <w:noWrap/>
            <w:vAlign w:val="bottom"/>
            <w:hideMark/>
          </w:tcPr>
          <w:p w14:paraId="514B00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455071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A17F1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43A86E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A061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36D4BD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A64A1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218C75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247F56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1284</w:t>
            </w:r>
          </w:p>
        </w:tc>
        <w:tc>
          <w:tcPr>
            <w:tcW w:w="354" w:type="pct"/>
            <w:tcBorders>
              <w:top w:val="nil"/>
              <w:left w:val="nil"/>
              <w:bottom w:val="nil"/>
              <w:right w:val="nil"/>
            </w:tcBorders>
            <w:shd w:val="clear" w:color="auto" w:fill="auto"/>
            <w:noWrap/>
            <w:vAlign w:val="bottom"/>
            <w:hideMark/>
          </w:tcPr>
          <w:p w14:paraId="442D78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F86DC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r>
      <w:tr w:rsidR="00B500D7" w:rsidRPr="00B500D7" w14:paraId="2431F52C" w14:textId="77777777" w:rsidTr="00B500D7">
        <w:trPr>
          <w:trHeight w:val="290"/>
        </w:trPr>
        <w:tc>
          <w:tcPr>
            <w:tcW w:w="454" w:type="pct"/>
            <w:tcBorders>
              <w:top w:val="nil"/>
              <w:left w:val="nil"/>
              <w:bottom w:val="nil"/>
              <w:right w:val="nil"/>
            </w:tcBorders>
            <w:shd w:val="clear" w:color="auto" w:fill="auto"/>
            <w:noWrap/>
            <w:vAlign w:val="bottom"/>
            <w:hideMark/>
          </w:tcPr>
          <w:p w14:paraId="726E0D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03119F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6102A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45474D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B62B9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756F25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0B94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0B4351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30A853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3662</w:t>
            </w:r>
          </w:p>
        </w:tc>
        <w:tc>
          <w:tcPr>
            <w:tcW w:w="354" w:type="pct"/>
            <w:tcBorders>
              <w:top w:val="nil"/>
              <w:left w:val="nil"/>
              <w:bottom w:val="nil"/>
              <w:right w:val="nil"/>
            </w:tcBorders>
            <w:shd w:val="clear" w:color="auto" w:fill="auto"/>
            <w:noWrap/>
            <w:vAlign w:val="bottom"/>
            <w:hideMark/>
          </w:tcPr>
          <w:p w14:paraId="44930CF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8648A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1B805EA8" w14:textId="77777777" w:rsidTr="00B500D7">
        <w:trPr>
          <w:trHeight w:val="290"/>
        </w:trPr>
        <w:tc>
          <w:tcPr>
            <w:tcW w:w="454" w:type="pct"/>
            <w:tcBorders>
              <w:top w:val="nil"/>
              <w:left w:val="nil"/>
              <w:bottom w:val="nil"/>
              <w:right w:val="nil"/>
            </w:tcBorders>
            <w:shd w:val="clear" w:color="auto" w:fill="auto"/>
            <w:noWrap/>
            <w:vAlign w:val="bottom"/>
            <w:hideMark/>
          </w:tcPr>
          <w:p w14:paraId="2B975B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689922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5D903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017242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649F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0A4668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28CA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19DA84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6F2A8A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8819</w:t>
            </w:r>
          </w:p>
        </w:tc>
        <w:tc>
          <w:tcPr>
            <w:tcW w:w="354" w:type="pct"/>
            <w:tcBorders>
              <w:top w:val="nil"/>
              <w:left w:val="nil"/>
              <w:bottom w:val="nil"/>
              <w:right w:val="nil"/>
            </w:tcBorders>
            <w:shd w:val="clear" w:color="auto" w:fill="auto"/>
            <w:noWrap/>
            <w:vAlign w:val="bottom"/>
            <w:hideMark/>
          </w:tcPr>
          <w:p w14:paraId="4E1633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4D431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w:t>
            </w:r>
          </w:p>
        </w:tc>
      </w:tr>
      <w:tr w:rsidR="00B500D7" w:rsidRPr="00B500D7" w14:paraId="26B381DA" w14:textId="77777777" w:rsidTr="00B500D7">
        <w:trPr>
          <w:trHeight w:val="290"/>
        </w:trPr>
        <w:tc>
          <w:tcPr>
            <w:tcW w:w="454" w:type="pct"/>
            <w:tcBorders>
              <w:top w:val="nil"/>
              <w:left w:val="nil"/>
              <w:bottom w:val="nil"/>
              <w:right w:val="nil"/>
            </w:tcBorders>
            <w:shd w:val="clear" w:color="auto" w:fill="auto"/>
            <w:noWrap/>
            <w:vAlign w:val="bottom"/>
            <w:hideMark/>
          </w:tcPr>
          <w:p w14:paraId="26BC07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168638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63514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2D728F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F0311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53C227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78CD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6778FC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2782B4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2756</w:t>
            </w:r>
          </w:p>
        </w:tc>
        <w:tc>
          <w:tcPr>
            <w:tcW w:w="354" w:type="pct"/>
            <w:tcBorders>
              <w:top w:val="nil"/>
              <w:left w:val="nil"/>
              <w:bottom w:val="nil"/>
              <w:right w:val="nil"/>
            </w:tcBorders>
            <w:shd w:val="clear" w:color="auto" w:fill="auto"/>
            <w:noWrap/>
            <w:vAlign w:val="bottom"/>
            <w:hideMark/>
          </w:tcPr>
          <w:p w14:paraId="5C5512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6BB9E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14:paraId="323A4E68" w14:textId="77777777" w:rsidTr="00B500D7">
        <w:trPr>
          <w:trHeight w:val="290"/>
        </w:trPr>
        <w:tc>
          <w:tcPr>
            <w:tcW w:w="454" w:type="pct"/>
            <w:tcBorders>
              <w:top w:val="nil"/>
              <w:left w:val="nil"/>
              <w:bottom w:val="nil"/>
              <w:right w:val="nil"/>
            </w:tcBorders>
            <w:shd w:val="clear" w:color="auto" w:fill="auto"/>
            <w:noWrap/>
            <w:vAlign w:val="bottom"/>
            <w:hideMark/>
          </w:tcPr>
          <w:p w14:paraId="4F8958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630D15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80865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451D73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E199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0ABA59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0857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1D002F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2B1D52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w:t>
            </w:r>
          </w:p>
        </w:tc>
        <w:tc>
          <w:tcPr>
            <w:tcW w:w="354" w:type="pct"/>
            <w:tcBorders>
              <w:top w:val="nil"/>
              <w:left w:val="nil"/>
              <w:bottom w:val="nil"/>
              <w:right w:val="nil"/>
            </w:tcBorders>
            <w:shd w:val="clear" w:color="auto" w:fill="auto"/>
            <w:noWrap/>
            <w:vAlign w:val="bottom"/>
            <w:hideMark/>
          </w:tcPr>
          <w:p w14:paraId="1EEDB54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4FD8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w:t>
            </w:r>
          </w:p>
        </w:tc>
      </w:tr>
      <w:tr w:rsidR="00B500D7" w:rsidRPr="00B500D7" w14:paraId="0BD1D9EB" w14:textId="77777777" w:rsidTr="00B500D7">
        <w:trPr>
          <w:trHeight w:val="290"/>
        </w:trPr>
        <w:tc>
          <w:tcPr>
            <w:tcW w:w="454" w:type="pct"/>
            <w:tcBorders>
              <w:top w:val="nil"/>
              <w:left w:val="nil"/>
              <w:bottom w:val="nil"/>
              <w:right w:val="nil"/>
            </w:tcBorders>
            <w:shd w:val="clear" w:color="auto" w:fill="auto"/>
            <w:noWrap/>
            <w:vAlign w:val="bottom"/>
            <w:hideMark/>
          </w:tcPr>
          <w:p w14:paraId="01DEC8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5AC8F1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9D279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4A7D8F3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DEC6C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0203A3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AC39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4A2719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590A3C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14:paraId="78B4AEF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6AA3C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r>
      <w:tr w:rsidR="00B500D7" w:rsidRPr="00B500D7" w14:paraId="0CF263B5" w14:textId="77777777" w:rsidTr="00B500D7">
        <w:trPr>
          <w:trHeight w:val="290"/>
        </w:trPr>
        <w:tc>
          <w:tcPr>
            <w:tcW w:w="454" w:type="pct"/>
            <w:tcBorders>
              <w:top w:val="nil"/>
              <w:left w:val="nil"/>
              <w:bottom w:val="nil"/>
              <w:right w:val="nil"/>
            </w:tcBorders>
            <w:shd w:val="clear" w:color="auto" w:fill="auto"/>
            <w:noWrap/>
            <w:vAlign w:val="bottom"/>
            <w:hideMark/>
          </w:tcPr>
          <w:p w14:paraId="0CA1BF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344119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08B25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352D92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4FB7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7D4924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FDD3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19B9DA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0A0392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6548</w:t>
            </w:r>
          </w:p>
        </w:tc>
        <w:tc>
          <w:tcPr>
            <w:tcW w:w="354" w:type="pct"/>
            <w:tcBorders>
              <w:top w:val="nil"/>
              <w:left w:val="nil"/>
              <w:bottom w:val="nil"/>
              <w:right w:val="nil"/>
            </w:tcBorders>
            <w:shd w:val="clear" w:color="auto" w:fill="auto"/>
            <w:noWrap/>
            <w:vAlign w:val="bottom"/>
            <w:hideMark/>
          </w:tcPr>
          <w:p w14:paraId="461127D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32F5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r>
      <w:tr w:rsidR="00B500D7" w:rsidRPr="00B500D7" w14:paraId="1F9EDD0F" w14:textId="77777777" w:rsidTr="00B500D7">
        <w:trPr>
          <w:trHeight w:val="290"/>
        </w:trPr>
        <w:tc>
          <w:tcPr>
            <w:tcW w:w="454" w:type="pct"/>
            <w:tcBorders>
              <w:top w:val="nil"/>
              <w:left w:val="nil"/>
              <w:bottom w:val="nil"/>
              <w:right w:val="nil"/>
            </w:tcBorders>
            <w:shd w:val="clear" w:color="auto" w:fill="auto"/>
            <w:noWrap/>
            <w:vAlign w:val="bottom"/>
            <w:hideMark/>
          </w:tcPr>
          <w:p w14:paraId="49E7C8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5BF58E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6714F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73FA811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C3697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056030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2A93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3A6E59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365F53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2495</w:t>
            </w:r>
          </w:p>
        </w:tc>
        <w:tc>
          <w:tcPr>
            <w:tcW w:w="354" w:type="pct"/>
            <w:tcBorders>
              <w:top w:val="nil"/>
              <w:left w:val="nil"/>
              <w:bottom w:val="nil"/>
              <w:right w:val="nil"/>
            </w:tcBorders>
            <w:shd w:val="clear" w:color="auto" w:fill="auto"/>
            <w:noWrap/>
            <w:vAlign w:val="bottom"/>
            <w:hideMark/>
          </w:tcPr>
          <w:p w14:paraId="020AE5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71C9C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w:t>
            </w:r>
          </w:p>
        </w:tc>
      </w:tr>
      <w:tr w:rsidR="00B500D7" w:rsidRPr="00B500D7" w14:paraId="1DCCD55F" w14:textId="77777777" w:rsidTr="00B500D7">
        <w:trPr>
          <w:trHeight w:val="290"/>
        </w:trPr>
        <w:tc>
          <w:tcPr>
            <w:tcW w:w="454" w:type="pct"/>
            <w:tcBorders>
              <w:top w:val="nil"/>
              <w:left w:val="nil"/>
              <w:bottom w:val="nil"/>
              <w:right w:val="nil"/>
            </w:tcBorders>
            <w:shd w:val="clear" w:color="auto" w:fill="auto"/>
            <w:noWrap/>
            <w:vAlign w:val="bottom"/>
            <w:hideMark/>
          </w:tcPr>
          <w:p w14:paraId="2C935A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2BF250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A11DB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6A0B80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56C8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5A578B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9B30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3B9FC5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7B7947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1394</w:t>
            </w:r>
          </w:p>
        </w:tc>
        <w:tc>
          <w:tcPr>
            <w:tcW w:w="354" w:type="pct"/>
            <w:tcBorders>
              <w:top w:val="nil"/>
              <w:left w:val="nil"/>
              <w:bottom w:val="nil"/>
              <w:right w:val="nil"/>
            </w:tcBorders>
            <w:shd w:val="clear" w:color="auto" w:fill="auto"/>
            <w:noWrap/>
            <w:vAlign w:val="bottom"/>
            <w:hideMark/>
          </w:tcPr>
          <w:p w14:paraId="76B3264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CF6E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318</w:t>
            </w:r>
          </w:p>
        </w:tc>
      </w:tr>
      <w:tr w:rsidR="00B500D7" w:rsidRPr="00B500D7" w14:paraId="33A15EF1" w14:textId="77777777" w:rsidTr="00B500D7">
        <w:trPr>
          <w:trHeight w:val="290"/>
        </w:trPr>
        <w:tc>
          <w:tcPr>
            <w:tcW w:w="454" w:type="pct"/>
            <w:tcBorders>
              <w:top w:val="nil"/>
              <w:left w:val="nil"/>
              <w:bottom w:val="nil"/>
              <w:right w:val="nil"/>
            </w:tcBorders>
            <w:shd w:val="clear" w:color="auto" w:fill="auto"/>
            <w:noWrap/>
            <w:vAlign w:val="bottom"/>
            <w:hideMark/>
          </w:tcPr>
          <w:p w14:paraId="56225B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7F24D9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3A912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484645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E686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08B01AD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02D7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73007D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74CE88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2838</w:t>
            </w:r>
          </w:p>
        </w:tc>
        <w:tc>
          <w:tcPr>
            <w:tcW w:w="354" w:type="pct"/>
            <w:tcBorders>
              <w:top w:val="nil"/>
              <w:left w:val="nil"/>
              <w:bottom w:val="nil"/>
              <w:right w:val="nil"/>
            </w:tcBorders>
            <w:shd w:val="clear" w:color="auto" w:fill="auto"/>
            <w:noWrap/>
            <w:vAlign w:val="bottom"/>
            <w:hideMark/>
          </w:tcPr>
          <w:p w14:paraId="325C50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A8321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14:paraId="399E2257" w14:textId="77777777" w:rsidTr="00B500D7">
        <w:trPr>
          <w:trHeight w:val="290"/>
        </w:trPr>
        <w:tc>
          <w:tcPr>
            <w:tcW w:w="454" w:type="pct"/>
            <w:tcBorders>
              <w:top w:val="nil"/>
              <w:left w:val="nil"/>
              <w:bottom w:val="nil"/>
              <w:right w:val="nil"/>
            </w:tcBorders>
            <w:shd w:val="clear" w:color="auto" w:fill="auto"/>
            <w:noWrap/>
            <w:vAlign w:val="bottom"/>
            <w:hideMark/>
          </w:tcPr>
          <w:p w14:paraId="50C400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0A52C8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4F2CA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5300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383ECC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C47B8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856B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0775B6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49DF22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035BF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5089</w:t>
            </w:r>
          </w:p>
        </w:tc>
        <w:tc>
          <w:tcPr>
            <w:tcW w:w="354" w:type="pct"/>
            <w:tcBorders>
              <w:top w:val="nil"/>
              <w:left w:val="nil"/>
              <w:bottom w:val="nil"/>
              <w:right w:val="nil"/>
            </w:tcBorders>
            <w:shd w:val="clear" w:color="auto" w:fill="auto"/>
            <w:noWrap/>
            <w:vAlign w:val="bottom"/>
            <w:hideMark/>
          </w:tcPr>
          <w:p w14:paraId="78ED10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14:paraId="1D634781" w14:textId="77777777" w:rsidTr="00B500D7">
        <w:trPr>
          <w:trHeight w:val="290"/>
        </w:trPr>
        <w:tc>
          <w:tcPr>
            <w:tcW w:w="454" w:type="pct"/>
            <w:tcBorders>
              <w:top w:val="nil"/>
              <w:left w:val="nil"/>
              <w:bottom w:val="nil"/>
              <w:right w:val="nil"/>
            </w:tcBorders>
            <w:shd w:val="clear" w:color="auto" w:fill="auto"/>
            <w:noWrap/>
            <w:vAlign w:val="bottom"/>
            <w:hideMark/>
          </w:tcPr>
          <w:p w14:paraId="02982D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2318AB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47844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4EB2A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1CD774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0AA23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A2CB5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504A78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53F788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331F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2452</w:t>
            </w:r>
          </w:p>
        </w:tc>
        <w:tc>
          <w:tcPr>
            <w:tcW w:w="354" w:type="pct"/>
            <w:tcBorders>
              <w:top w:val="nil"/>
              <w:left w:val="nil"/>
              <w:bottom w:val="nil"/>
              <w:right w:val="nil"/>
            </w:tcBorders>
            <w:shd w:val="clear" w:color="auto" w:fill="auto"/>
            <w:noWrap/>
            <w:vAlign w:val="bottom"/>
            <w:hideMark/>
          </w:tcPr>
          <w:p w14:paraId="765E5E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378</w:t>
            </w:r>
          </w:p>
        </w:tc>
      </w:tr>
      <w:tr w:rsidR="00B500D7" w:rsidRPr="00B500D7" w14:paraId="5FC1453C" w14:textId="77777777" w:rsidTr="00B500D7">
        <w:trPr>
          <w:trHeight w:val="290"/>
        </w:trPr>
        <w:tc>
          <w:tcPr>
            <w:tcW w:w="454" w:type="pct"/>
            <w:tcBorders>
              <w:top w:val="nil"/>
              <w:left w:val="nil"/>
              <w:bottom w:val="nil"/>
              <w:right w:val="nil"/>
            </w:tcBorders>
            <w:shd w:val="clear" w:color="auto" w:fill="auto"/>
            <w:noWrap/>
            <w:vAlign w:val="bottom"/>
            <w:hideMark/>
          </w:tcPr>
          <w:p w14:paraId="04BAD0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0DEE86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2A77A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1A4D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1227ED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0DF23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6356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1D05BF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007D5C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569E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1191</w:t>
            </w:r>
          </w:p>
        </w:tc>
        <w:tc>
          <w:tcPr>
            <w:tcW w:w="354" w:type="pct"/>
            <w:tcBorders>
              <w:top w:val="nil"/>
              <w:left w:val="nil"/>
              <w:bottom w:val="nil"/>
              <w:right w:val="nil"/>
            </w:tcBorders>
            <w:shd w:val="clear" w:color="auto" w:fill="auto"/>
            <w:noWrap/>
            <w:vAlign w:val="bottom"/>
            <w:hideMark/>
          </w:tcPr>
          <w:p w14:paraId="6A1C6E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w:t>
            </w:r>
          </w:p>
        </w:tc>
      </w:tr>
      <w:tr w:rsidR="00B500D7" w:rsidRPr="00B500D7" w14:paraId="02E83E74" w14:textId="77777777" w:rsidTr="00B500D7">
        <w:trPr>
          <w:trHeight w:val="290"/>
        </w:trPr>
        <w:tc>
          <w:tcPr>
            <w:tcW w:w="454" w:type="pct"/>
            <w:tcBorders>
              <w:top w:val="nil"/>
              <w:left w:val="nil"/>
              <w:bottom w:val="nil"/>
              <w:right w:val="nil"/>
            </w:tcBorders>
            <w:shd w:val="clear" w:color="auto" w:fill="auto"/>
            <w:noWrap/>
            <w:vAlign w:val="bottom"/>
            <w:hideMark/>
          </w:tcPr>
          <w:p w14:paraId="1489FB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0C9145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C29D9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93A2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36DD069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5332D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D317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5F4729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47FD4C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B7EFA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1462</w:t>
            </w:r>
          </w:p>
        </w:tc>
        <w:tc>
          <w:tcPr>
            <w:tcW w:w="354" w:type="pct"/>
            <w:tcBorders>
              <w:top w:val="nil"/>
              <w:left w:val="nil"/>
              <w:bottom w:val="nil"/>
              <w:right w:val="nil"/>
            </w:tcBorders>
            <w:shd w:val="clear" w:color="auto" w:fill="auto"/>
            <w:noWrap/>
            <w:vAlign w:val="bottom"/>
            <w:hideMark/>
          </w:tcPr>
          <w:p w14:paraId="315AC9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159</w:t>
            </w:r>
          </w:p>
        </w:tc>
      </w:tr>
      <w:tr w:rsidR="00B500D7" w:rsidRPr="00B500D7" w14:paraId="49221BB5" w14:textId="77777777" w:rsidTr="00B500D7">
        <w:trPr>
          <w:trHeight w:val="290"/>
        </w:trPr>
        <w:tc>
          <w:tcPr>
            <w:tcW w:w="454" w:type="pct"/>
            <w:tcBorders>
              <w:top w:val="nil"/>
              <w:left w:val="nil"/>
              <w:bottom w:val="nil"/>
              <w:right w:val="nil"/>
            </w:tcBorders>
            <w:shd w:val="clear" w:color="auto" w:fill="auto"/>
            <w:noWrap/>
            <w:vAlign w:val="bottom"/>
            <w:hideMark/>
          </w:tcPr>
          <w:p w14:paraId="22B088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69664F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50757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AB0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1D9704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45968B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7C78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3138FC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723DE4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B76A1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3701</w:t>
            </w:r>
          </w:p>
        </w:tc>
        <w:tc>
          <w:tcPr>
            <w:tcW w:w="354" w:type="pct"/>
            <w:tcBorders>
              <w:top w:val="nil"/>
              <w:left w:val="nil"/>
              <w:bottom w:val="nil"/>
              <w:right w:val="nil"/>
            </w:tcBorders>
            <w:shd w:val="clear" w:color="auto" w:fill="auto"/>
            <w:noWrap/>
            <w:vAlign w:val="bottom"/>
            <w:hideMark/>
          </w:tcPr>
          <w:p w14:paraId="210EA0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w:t>
            </w:r>
          </w:p>
        </w:tc>
      </w:tr>
      <w:tr w:rsidR="00B500D7" w:rsidRPr="00B500D7" w14:paraId="1AF697EB" w14:textId="77777777" w:rsidTr="00B500D7">
        <w:trPr>
          <w:trHeight w:val="290"/>
        </w:trPr>
        <w:tc>
          <w:tcPr>
            <w:tcW w:w="454" w:type="pct"/>
            <w:tcBorders>
              <w:top w:val="nil"/>
              <w:left w:val="nil"/>
              <w:bottom w:val="nil"/>
              <w:right w:val="nil"/>
            </w:tcBorders>
            <w:shd w:val="clear" w:color="auto" w:fill="auto"/>
            <w:noWrap/>
            <w:vAlign w:val="bottom"/>
            <w:hideMark/>
          </w:tcPr>
          <w:p w14:paraId="3C8DC3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25808A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F4CA8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E1B7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504BF9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0DAEF2A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9F93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03F08D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3E73BEF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9726B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2110</w:t>
            </w:r>
          </w:p>
        </w:tc>
        <w:tc>
          <w:tcPr>
            <w:tcW w:w="354" w:type="pct"/>
            <w:tcBorders>
              <w:top w:val="nil"/>
              <w:left w:val="nil"/>
              <w:bottom w:val="nil"/>
              <w:right w:val="nil"/>
            </w:tcBorders>
            <w:shd w:val="clear" w:color="auto" w:fill="auto"/>
            <w:noWrap/>
            <w:vAlign w:val="bottom"/>
            <w:hideMark/>
          </w:tcPr>
          <w:p w14:paraId="359B1E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14:paraId="2BACF687" w14:textId="77777777" w:rsidTr="00B500D7">
        <w:trPr>
          <w:trHeight w:val="290"/>
        </w:trPr>
        <w:tc>
          <w:tcPr>
            <w:tcW w:w="454" w:type="pct"/>
            <w:tcBorders>
              <w:top w:val="nil"/>
              <w:left w:val="nil"/>
              <w:bottom w:val="nil"/>
              <w:right w:val="nil"/>
            </w:tcBorders>
            <w:shd w:val="clear" w:color="auto" w:fill="auto"/>
            <w:noWrap/>
            <w:vAlign w:val="bottom"/>
            <w:hideMark/>
          </w:tcPr>
          <w:p w14:paraId="012EDD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7DFDDE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F440C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9B9D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2CE52E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6F3B8D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A55A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149E68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1C21A2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6CFE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999</w:t>
            </w:r>
          </w:p>
        </w:tc>
        <w:tc>
          <w:tcPr>
            <w:tcW w:w="354" w:type="pct"/>
            <w:tcBorders>
              <w:top w:val="nil"/>
              <w:left w:val="nil"/>
              <w:bottom w:val="nil"/>
              <w:right w:val="nil"/>
            </w:tcBorders>
            <w:shd w:val="clear" w:color="auto" w:fill="auto"/>
            <w:noWrap/>
            <w:vAlign w:val="bottom"/>
            <w:hideMark/>
          </w:tcPr>
          <w:p w14:paraId="5D79FB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14:paraId="22CB0E42" w14:textId="77777777" w:rsidTr="00B500D7">
        <w:trPr>
          <w:trHeight w:val="290"/>
        </w:trPr>
        <w:tc>
          <w:tcPr>
            <w:tcW w:w="454" w:type="pct"/>
            <w:tcBorders>
              <w:top w:val="nil"/>
              <w:left w:val="nil"/>
              <w:bottom w:val="nil"/>
              <w:right w:val="nil"/>
            </w:tcBorders>
            <w:shd w:val="clear" w:color="auto" w:fill="auto"/>
            <w:noWrap/>
            <w:vAlign w:val="bottom"/>
            <w:hideMark/>
          </w:tcPr>
          <w:p w14:paraId="257A67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63DE4D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25251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FC1A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04A44F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2E944B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2308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7D10FE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10085D7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BF768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1580</w:t>
            </w:r>
          </w:p>
        </w:tc>
        <w:tc>
          <w:tcPr>
            <w:tcW w:w="354" w:type="pct"/>
            <w:tcBorders>
              <w:top w:val="nil"/>
              <w:left w:val="nil"/>
              <w:bottom w:val="nil"/>
              <w:right w:val="nil"/>
            </w:tcBorders>
            <w:shd w:val="clear" w:color="auto" w:fill="auto"/>
            <w:noWrap/>
            <w:vAlign w:val="bottom"/>
            <w:hideMark/>
          </w:tcPr>
          <w:p w14:paraId="4D6E7D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w:t>
            </w:r>
          </w:p>
        </w:tc>
      </w:tr>
      <w:tr w:rsidR="00B500D7" w:rsidRPr="00B500D7" w14:paraId="7EC15F45" w14:textId="77777777" w:rsidTr="00B500D7">
        <w:trPr>
          <w:trHeight w:val="290"/>
        </w:trPr>
        <w:tc>
          <w:tcPr>
            <w:tcW w:w="454" w:type="pct"/>
            <w:tcBorders>
              <w:top w:val="nil"/>
              <w:left w:val="nil"/>
              <w:bottom w:val="nil"/>
              <w:right w:val="nil"/>
            </w:tcBorders>
            <w:shd w:val="clear" w:color="auto" w:fill="auto"/>
            <w:noWrap/>
            <w:vAlign w:val="bottom"/>
            <w:hideMark/>
          </w:tcPr>
          <w:p w14:paraId="62EEAE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79A66B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068C1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DD551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0BAA45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1E4A01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2282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7EE815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289412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964F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3847</w:t>
            </w:r>
          </w:p>
        </w:tc>
        <w:tc>
          <w:tcPr>
            <w:tcW w:w="354" w:type="pct"/>
            <w:tcBorders>
              <w:top w:val="nil"/>
              <w:left w:val="nil"/>
              <w:bottom w:val="nil"/>
              <w:right w:val="nil"/>
            </w:tcBorders>
            <w:shd w:val="clear" w:color="auto" w:fill="auto"/>
            <w:noWrap/>
            <w:vAlign w:val="bottom"/>
            <w:hideMark/>
          </w:tcPr>
          <w:p w14:paraId="488058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14:paraId="13218E77" w14:textId="77777777" w:rsidTr="00B500D7">
        <w:trPr>
          <w:trHeight w:val="290"/>
        </w:trPr>
        <w:tc>
          <w:tcPr>
            <w:tcW w:w="454" w:type="pct"/>
            <w:tcBorders>
              <w:top w:val="nil"/>
              <w:left w:val="nil"/>
              <w:bottom w:val="nil"/>
              <w:right w:val="nil"/>
            </w:tcBorders>
            <w:shd w:val="clear" w:color="auto" w:fill="auto"/>
            <w:noWrap/>
            <w:vAlign w:val="bottom"/>
            <w:hideMark/>
          </w:tcPr>
          <w:p w14:paraId="5B70DB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1397B9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EA33EA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A679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689333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723818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172A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2CD928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21E8AD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641F6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1869</w:t>
            </w:r>
          </w:p>
        </w:tc>
        <w:tc>
          <w:tcPr>
            <w:tcW w:w="354" w:type="pct"/>
            <w:tcBorders>
              <w:top w:val="nil"/>
              <w:left w:val="nil"/>
              <w:bottom w:val="nil"/>
              <w:right w:val="nil"/>
            </w:tcBorders>
            <w:shd w:val="clear" w:color="auto" w:fill="auto"/>
            <w:noWrap/>
            <w:vAlign w:val="bottom"/>
            <w:hideMark/>
          </w:tcPr>
          <w:p w14:paraId="5B8EDF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w:t>
            </w:r>
          </w:p>
        </w:tc>
      </w:tr>
      <w:tr w:rsidR="00B500D7" w:rsidRPr="00B500D7" w14:paraId="0D6132BA" w14:textId="77777777" w:rsidTr="00B500D7">
        <w:trPr>
          <w:trHeight w:val="290"/>
        </w:trPr>
        <w:tc>
          <w:tcPr>
            <w:tcW w:w="454" w:type="pct"/>
            <w:tcBorders>
              <w:top w:val="nil"/>
              <w:left w:val="nil"/>
              <w:bottom w:val="nil"/>
              <w:right w:val="nil"/>
            </w:tcBorders>
            <w:shd w:val="clear" w:color="auto" w:fill="auto"/>
            <w:noWrap/>
            <w:vAlign w:val="bottom"/>
            <w:hideMark/>
          </w:tcPr>
          <w:p w14:paraId="096337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3E668B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F0FAF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BED1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0E76B6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7B5341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1475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5FFA80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2825055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F4BA4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14:paraId="03E1ED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14:paraId="580DC866" w14:textId="77777777" w:rsidTr="00B500D7">
        <w:trPr>
          <w:trHeight w:val="290"/>
        </w:trPr>
        <w:tc>
          <w:tcPr>
            <w:tcW w:w="454" w:type="pct"/>
            <w:tcBorders>
              <w:top w:val="nil"/>
              <w:left w:val="nil"/>
              <w:bottom w:val="nil"/>
              <w:right w:val="nil"/>
            </w:tcBorders>
            <w:shd w:val="clear" w:color="auto" w:fill="auto"/>
            <w:noWrap/>
            <w:vAlign w:val="bottom"/>
            <w:hideMark/>
          </w:tcPr>
          <w:p w14:paraId="64E3BA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0F6DEB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6FC89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2DB5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719258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16671D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CE678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00B445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1ECBFC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9C86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14:paraId="19D33E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164</w:t>
            </w:r>
          </w:p>
        </w:tc>
      </w:tr>
      <w:tr w:rsidR="00B500D7" w:rsidRPr="00B500D7" w14:paraId="1BFEDBCD" w14:textId="77777777" w:rsidTr="00B500D7">
        <w:trPr>
          <w:trHeight w:val="290"/>
        </w:trPr>
        <w:tc>
          <w:tcPr>
            <w:tcW w:w="454" w:type="pct"/>
            <w:tcBorders>
              <w:top w:val="nil"/>
              <w:left w:val="nil"/>
              <w:bottom w:val="nil"/>
              <w:right w:val="nil"/>
            </w:tcBorders>
            <w:shd w:val="clear" w:color="auto" w:fill="auto"/>
            <w:noWrap/>
            <w:vAlign w:val="bottom"/>
            <w:hideMark/>
          </w:tcPr>
          <w:p w14:paraId="23CDE4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2CC328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5FE9D4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E44C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084E8B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4841A33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9205E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09E20A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3FB9F8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C8D15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2351</w:t>
            </w:r>
          </w:p>
        </w:tc>
        <w:tc>
          <w:tcPr>
            <w:tcW w:w="354" w:type="pct"/>
            <w:tcBorders>
              <w:top w:val="nil"/>
              <w:left w:val="nil"/>
              <w:bottom w:val="nil"/>
              <w:right w:val="nil"/>
            </w:tcBorders>
            <w:shd w:val="clear" w:color="auto" w:fill="auto"/>
            <w:noWrap/>
            <w:vAlign w:val="bottom"/>
            <w:hideMark/>
          </w:tcPr>
          <w:p w14:paraId="2B8803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w:t>
            </w:r>
          </w:p>
        </w:tc>
      </w:tr>
      <w:tr w:rsidR="00B500D7" w:rsidRPr="00B500D7" w14:paraId="407E1203" w14:textId="77777777" w:rsidTr="00B500D7">
        <w:trPr>
          <w:trHeight w:val="290"/>
        </w:trPr>
        <w:tc>
          <w:tcPr>
            <w:tcW w:w="454" w:type="pct"/>
            <w:tcBorders>
              <w:top w:val="nil"/>
              <w:left w:val="nil"/>
              <w:bottom w:val="nil"/>
              <w:right w:val="nil"/>
            </w:tcBorders>
            <w:shd w:val="clear" w:color="auto" w:fill="auto"/>
            <w:noWrap/>
            <w:vAlign w:val="bottom"/>
            <w:hideMark/>
          </w:tcPr>
          <w:p w14:paraId="1B430B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761A71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F80FC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67E7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2716E9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34FD85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E9D6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31C582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013F353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0E8A0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1742</w:t>
            </w:r>
          </w:p>
        </w:tc>
        <w:tc>
          <w:tcPr>
            <w:tcW w:w="354" w:type="pct"/>
            <w:tcBorders>
              <w:top w:val="nil"/>
              <w:left w:val="nil"/>
              <w:bottom w:val="nil"/>
              <w:right w:val="nil"/>
            </w:tcBorders>
            <w:shd w:val="clear" w:color="auto" w:fill="auto"/>
            <w:noWrap/>
            <w:vAlign w:val="bottom"/>
            <w:hideMark/>
          </w:tcPr>
          <w:p w14:paraId="276A9F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6FA5F00A" w14:textId="77777777" w:rsidTr="00B500D7">
        <w:trPr>
          <w:trHeight w:val="290"/>
        </w:trPr>
        <w:tc>
          <w:tcPr>
            <w:tcW w:w="454" w:type="pct"/>
            <w:tcBorders>
              <w:top w:val="nil"/>
              <w:left w:val="nil"/>
              <w:bottom w:val="nil"/>
              <w:right w:val="nil"/>
            </w:tcBorders>
            <w:shd w:val="clear" w:color="auto" w:fill="auto"/>
            <w:noWrap/>
            <w:vAlign w:val="bottom"/>
            <w:hideMark/>
          </w:tcPr>
          <w:p w14:paraId="3F85D1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0BC163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515D1B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11B7F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16F51F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54B5A3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741A5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0C7F2D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060747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412A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787</w:t>
            </w:r>
          </w:p>
        </w:tc>
        <w:tc>
          <w:tcPr>
            <w:tcW w:w="354" w:type="pct"/>
            <w:tcBorders>
              <w:top w:val="nil"/>
              <w:left w:val="nil"/>
              <w:bottom w:val="nil"/>
              <w:right w:val="nil"/>
            </w:tcBorders>
            <w:shd w:val="clear" w:color="auto" w:fill="auto"/>
            <w:noWrap/>
            <w:vAlign w:val="bottom"/>
            <w:hideMark/>
          </w:tcPr>
          <w:p w14:paraId="3F02F6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4A05057B" w14:textId="77777777" w:rsidTr="00B500D7">
        <w:trPr>
          <w:trHeight w:val="290"/>
        </w:trPr>
        <w:tc>
          <w:tcPr>
            <w:tcW w:w="454" w:type="pct"/>
            <w:tcBorders>
              <w:top w:val="nil"/>
              <w:left w:val="nil"/>
              <w:bottom w:val="nil"/>
              <w:right w:val="nil"/>
            </w:tcBorders>
            <w:shd w:val="clear" w:color="auto" w:fill="auto"/>
            <w:noWrap/>
            <w:vAlign w:val="bottom"/>
            <w:hideMark/>
          </w:tcPr>
          <w:p w14:paraId="4BF6AC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51573B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A8EC1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B25C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62A54E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7AC4CF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4D90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19BD8C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17D5DA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392E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1319</w:t>
            </w:r>
          </w:p>
        </w:tc>
        <w:tc>
          <w:tcPr>
            <w:tcW w:w="354" w:type="pct"/>
            <w:tcBorders>
              <w:top w:val="nil"/>
              <w:left w:val="nil"/>
              <w:bottom w:val="nil"/>
              <w:right w:val="nil"/>
            </w:tcBorders>
            <w:shd w:val="clear" w:color="auto" w:fill="auto"/>
            <w:noWrap/>
            <w:vAlign w:val="bottom"/>
            <w:hideMark/>
          </w:tcPr>
          <w:p w14:paraId="66B1B1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14:paraId="43B805D0" w14:textId="77777777" w:rsidTr="00B500D7">
        <w:trPr>
          <w:trHeight w:val="290"/>
        </w:trPr>
        <w:tc>
          <w:tcPr>
            <w:tcW w:w="454" w:type="pct"/>
            <w:tcBorders>
              <w:top w:val="nil"/>
              <w:left w:val="nil"/>
              <w:bottom w:val="nil"/>
              <w:right w:val="nil"/>
            </w:tcBorders>
            <w:shd w:val="clear" w:color="auto" w:fill="auto"/>
            <w:noWrap/>
            <w:vAlign w:val="bottom"/>
            <w:hideMark/>
          </w:tcPr>
          <w:p w14:paraId="3DB02B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2A8A7B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DC108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708C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25CA7D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644780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612CB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3A23C3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0918029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92772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1832</w:t>
            </w:r>
          </w:p>
        </w:tc>
        <w:tc>
          <w:tcPr>
            <w:tcW w:w="354" w:type="pct"/>
            <w:tcBorders>
              <w:top w:val="nil"/>
              <w:left w:val="nil"/>
              <w:bottom w:val="nil"/>
              <w:right w:val="nil"/>
            </w:tcBorders>
            <w:shd w:val="clear" w:color="auto" w:fill="auto"/>
            <w:noWrap/>
            <w:vAlign w:val="bottom"/>
            <w:hideMark/>
          </w:tcPr>
          <w:p w14:paraId="796571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w:t>
            </w:r>
          </w:p>
        </w:tc>
      </w:tr>
      <w:tr w:rsidR="00B500D7" w:rsidRPr="00B500D7" w14:paraId="2036811F" w14:textId="77777777" w:rsidTr="00B500D7">
        <w:trPr>
          <w:trHeight w:val="290"/>
        </w:trPr>
        <w:tc>
          <w:tcPr>
            <w:tcW w:w="454" w:type="pct"/>
            <w:tcBorders>
              <w:top w:val="nil"/>
              <w:left w:val="nil"/>
              <w:bottom w:val="nil"/>
              <w:right w:val="nil"/>
            </w:tcBorders>
            <w:shd w:val="clear" w:color="auto" w:fill="auto"/>
            <w:noWrap/>
            <w:vAlign w:val="bottom"/>
            <w:hideMark/>
          </w:tcPr>
          <w:p w14:paraId="05C3E5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475AE4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4F0F8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670D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2B88C6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393572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285C8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71670C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196539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B4E4F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1831</w:t>
            </w:r>
          </w:p>
        </w:tc>
        <w:tc>
          <w:tcPr>
            <w:tcW w:w="354" w:type="pct"/>
            <w:tcBorders>
              <w:top w:val="nil"/>
              <w:left w:val="nil"/>
              <w:bottom w:val="nil"/>
              <w:right w:val="nil"/>
            </w:tcBorders>
            <w:shd w:val="clear" w:color="auto" w:fill="auto"/>
            <w:noWrap/>
            <w:vAlign w:val="bottom"/>
            <w:hideMark/>
          </w:tcPr>
          <w:p w14:paraId="665D31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130</w:t>
            </w:r>
          </w:p>
        </w:tc>
      </w:tr>
      <w:tr w:rsidR="00B500D7" w:rsidRPr="00B500D7" w14:paraId="03A72FAB" w14:textId="77777777" w:rsidTr="00B500D7">
        <w:trPr>
          <w:trHeight w:val="290"/>
        </w:trPr>
        <w:tc>
          <w:tcPr>
            <w:tcW w:w="454" w:type="pct"/>
            <w:tcBorders>
              <w:top w:val="nil"/>
              <w:left w:val="nil"/>
              <w:bottom w:val="nil"/>
              <w:right w:val="nil"/>
            </w:tcBorders>
            <w:shd w:val="clear" w:color="auto" w:fill="auto"/>
            <w:noWrap/>
            <w:vAlign w:val="bottom"/>
            <w:hideMark/>
          </w:tcPr>
          <w:p w14:paraId="660450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4E8517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2EA4A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3F87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0D4C32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3F30C2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B3CE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28FB5A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4DD5E6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208BD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857</w:t>
            </w:r>
          </w:p>
        </w:tc>
        <w:tc>
          <w:tcPr>
            <w:tcW w:w="354" w:type="pct"/>
            <w:tcBorders>
              <w:top w:val="nil"/>
              <w:left w:val="nil"/>
              <w:bottom w:val="nil"/>
              <w:right w:val="nil"/>
            </w:tcBorders>
            <w:shd w:val="clear" w:color="auto" w:fill="auto"/>
            <w:noWrap/>
            <w:vAlign w:val="bottom"/>
            <w:hideMark/>
          </w:tcPr>
          <w:p w14:paraId="446577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14:paraId="7AD7EBBF" w14:textId="77777777" w:rsidTr="00B500D7">
        <w:trPr>
          <w:trHeight w:val="290"/>
        </w:trPr>
        <w:tc>
          <w:tcPr>
            <w:tcW w:w="454" w:type="pct"/>
            <w:tcBorders>
              <w:top w:val="nil"/>
              <w:left w:val="nil"/>
              <w:bottom w:val="nil"/>
              <w:right w:val="nil"/>
            </w:tcBorders>
            <w:shd w:val="clear" w:color="auto" w:fill="auto"/>
            <w:noWrap/>
            <w:vAlign w:val="bottom"/>
            <w:hideMark/>
          </w:tcPr>
          <w:p w14:paraId="3FDC5A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038442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3F1A3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26B3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2FC27F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53A0B2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FC04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1D32B4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3D4311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0713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1412</w:t>
            </w:r>
          </w:p>
        </w:tc>
        <w:tc>
          <w:tcPr>
            <w:tcW w:w="354" w:type="pct"/>
            <w:tcBorders>
              <w:top w:val="nil"/>
              <w:left w:val="nil"/>
              <w:bottom w:val="nil"/>
              <w:right w:val="nil"/>
            </w:tcBorders>
            <w:shd w:val="clear" w:color="auto" w:fill="auto"/>
            <w:noWrap/>
            <w:vAlign w:val="bottom"/>
            <w:hideMark/>
          </w:tcPr>
          <w:p w14:paraId="1792EE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r>
      <w:tr w:rsidR="00B500D7" w:rsidRPr="00B500D7" w14:paraId="3F3AEC7F" w14:textId="77777777" w:rsidTr="00B500D7">
        <w:trPr>
          <w:trHeight w:val="290"/>
        </w:trPr>
        <w:tc>
          <w:tcPr>
            <w:tcW w:w="454" w:type="pct"/>
            <w:tcBorders>
              <w:top w:val="nil"/>
              <w:left w:val="nil"/>
              <w:bottom w:val="nil"/>
              <w:right w:val="nil"/>
            </w:tcBorders>
            <w:shd w:val="clear" w:color="auto" w:fill="auto"/>
            <w:noWrap/>
            <w:vAlign w:val="bottom"/>
            <w:hideMark/>
          </w:tcPr>
          <w:p w14:paraId="487BF6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56BAA5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17951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3FE7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4CA741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479A9F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E345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56DE15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20F3D4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52107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3312</w:t>
            </w:r>
          </w:p>
        </w:tc>
        <w:tc>
          <w:tcPr>
            <w:tcW w:w="354" w:type="pct"/>
            <w:tcBorders>
              <w:top w:val="nil"/>
              <w:left w:val="nil"/>
              <w:bottom w:val="nil"/>
              <w:right w:val="nil"/>
            </w:tcBorders>
            <w:shd w:val="clear" w:color="auto" w:fill="auto"/>
            <w:noWrap/>
            <w:vAlign w:val="bottom"/>
            <w:hideMark/>
          </w:tcPr>
          <w:p w14:paraId="1F273C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14:paraId="3181D209" w14:textId="77777777" w:rsidTr="00B500D7">
        <w:trPr>
          <w:trHeight w:val="290"/>
        </w:trPr>
        <w:tc>
          <w:tcPr>
            <w:tcW w:w="454" w:type="pct"/>
            <w:tcBorders>
              <w:top w:val="nil"/>
              <w:left w:val="nil"/>
              <w:bottom w:val="nil"/>
              <w:right w:val="nil"/>
            </w:tcBorders>
            <w:shd w:val="clear" w:color="auto" w:fill="auto"/>
            <w:noWrap/>
            <w:vAlign w:val="bottom"/>
            <w:hideMark/>
          </w:tcPr>
          <w:p w14:paraId="528F9F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6AE8AE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B85D7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B735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079B48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6B33FE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A963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314F77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50A125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26DA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1908</w:t>
            </w:r>
          </w:p>
        </w:tc>
        <w:tc>
          <w:tcPr>
            <w:tcW w:w="354" w:type="pct"/>
            <w:tcBorders>
              <w:top w:val="nil"/>
              <w:left w:val="nil"/>
              <w:bottom w:val="nil"/>
              <w:right w:val="nil"/>
            </w:tcBorders>
            <w:shd w:val="clear" w:color="auto" w:fill="auto"/>
            <w:noWrap/>
            <w:vAlign w:val="bottom"/>
            <w:hideMark/>
          </w:tcPr>
          <w:p w14:paraId="5AA61B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14:paraId="45FB3C02" w14:textId="77777777" w:rsidTr="00B500D7">
        <w:trPr>
          <w:trHeight w:val="290"/>
        </w:trPr>
        <w:tc>
          <w:tcPr>
            <w:tcW w:w="454" w:type="pct"/>
            <w:tcBorders>
              <w:top w:val="nil"/>
              <w:left w:val="nil"/>
              <w:bottom w:val="nil"/>
              <w:right w:val="nil"/>
            </w:tcBorders>
            <w:shd w:val="clear" w:color="auto" w:fill="auto"/>
            <w:noWrap/>
            <w:vAlign w:val="bottom"/>
            <w:hideMark/>
          </w:tcPr>
          <w:p w14:paraId="5C6370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6DE362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744601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5283B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137CF7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3C36865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CC46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41BCF5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091AB0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FF628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14:paraId="017379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r>
      <w:tr w:rsidR="00B500D7" w:rsidRPr="00B500D7" w14:paraId="55FF8433" w14:textId="77777777" w:rsidTr="00B500D7">
        <w:trPr>
          <w:trHeight w:val="290"/>
        </w:trPr>
        <w:tc>
          <w:tcPr>
            <w:tcW w:w="454" w:type="pct"/>
            <w:tcBorders>
              <w:top w:val="nil"/>
              <w:left w:val="nil"/>
              <w:bottom w:val="nil"/>
              <w:right w:val="nil"/>
            </w:tcBorders>
            <w:shd w:val="clear" w:color="auto" w:fill="auto"/>
            <w:noWrap/>
            <w:vAlign w:val="bottom"/>
            <w:hideMark/>
          </w:tcPr>
          <w:p w14:paraId="523A02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166E87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93F79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1D63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1985C2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3B82D2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CBFC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4091F5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3A7CCF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2EB9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2088</w:t>
            </w:r>
          </w:p>
        </w:tc>
        <w:tc>
          <w:tcPr>
            <w:tcW w:w="354" w:type="pct"/>
            <w:tcBorders>
              <w:top w:val="nil"/>
              <w:left w:val="nil"/>
              <w:bottom w:val="nil"/>
              <w:right w:val="nil"/>
            </w:tcBorders>
            <w:shd w:val="clear" w:color="auto" w:fill="auto"/>
            <w:noWrap/>
            <w:vAlign w:val="bottom"/>
            <w:hideMark/>
          </w:tcPr>
          <w:p w14:paraId="5883DE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w:t>
            </w:r>
          </w:p>
        </w:tc>
      </w:tr>
      <w:tr w:rsidR="00B500D7" w:rsidRPr="00B500D7" w14:paraId="345BA933" w14:textId="77777777" w:rsidTr="00B500D7">
        <w:trPr>
          <w:trHeight w:val="290"/>
        </w:trPr>
        <w:tc>
          <w:tcPr>
            <w:tcW w:w="454" w:type="pct"/>
            <w:tcBorders>
              <w:top w:val="nil"/>
              <w:left w:val="nil"/>
              <w:bottom w:val="nil"/>
              <w:right w:val="nil"/>
            </w:tcBorders>
            <w:shd w:val="clear" w:color="auto" w:fill="auto"/>
            <w:noWrap/>
            <w:vAlign w:val="bottom"/>
            <w:hideMark/>
          </w:tcPr>
          <w:p w14:paraId="467F72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225BF1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C49FC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62D8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540705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C6CA6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4B93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716B6B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410E535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DA010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3282</w:t>
            </w:r>
          </w:p>
        </w:tc>
        <w:tc>
          <w:tcPr>
            <w:tcW w:w="354" w:type="pct"/>
            <w:tcBorders>
              <w:top w:val="nil"/>
              <w:left w:val="nil"/>
              <w:bottom w:val="nil"/>
              <w:right w:val="nil"/>
            </w:tcBorders>
            <w:shd w:val="clear" w:color="auto" w:fill="auto"/>
            <w:noWrap/>
            <w:vAlign w:val="bottom"/>
            <w:hideMark/>
          </w:tcPr>
          <w:p w14:paraId="60AEFE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260</w:t>
            </w:r>
          </w:p>
        </w:tc>
      </w:tr>
      <w:tr w:rsidR="00B500D7" w:rsidRPr="00B500D7" w14:paraId="53E94719" w14:textId="77777777" w:rsidTr="00B500D7">
        <w:trPr>
          <w:trHeight w:val="290"/>
        </w:trPr>
        <w:tc>
          <w:tcPr>
            <w:tcW w:w="454" w:type="pct"/>
            <w:tcBorders>
              <w:top w:val="nil"/>
              <w:left w:val="nil"/>
              <w:bottom w:val="nil"/>
              <w:right w:val="nil"/>
            </w:tcBorders>
            <w:shd w:val="clear" w:color="auto" w:fill="auto"/>
            <w:noWrap/>
            <w:vAlign w:val="bottom"/>
            <w:hideMark/>
          </w:tcPr>
          <w:p w14:paraId="3B76D0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58375E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F3B4C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F9BA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076EF4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69EED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FC41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3D743A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2EEA68C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1C1C2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2441</w:t>
            </w:r>
          </w:p>
        </w:tc>
        <w:tc>
          <w:tcPr>
            <w:tcW w:w="354" w:type="pct"/>
            <w:tcBorders>
              <w:top w:val="nil"/>
              <w:left w:val="nil"/>
              <w:bottom w:val="nil"/>
              <w:right w:val="nil"/>
            </w:tcBorders>
            <w:shd w:val="clear" w:color="auto" w:fill="auto"/>
            <w:noWrap/>
            <w:vAlign w:val="bottom"/>
            <w:hideMark/>
          </w:tcPr>
          <w:p w14:paraId="3148E0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w:t>
            </w:r>
          </w:p>
        </w:tc>
      </w:tr>
      <w:tr w:rsidR="00B500D7" w:rsidRPr="00B500D7" w14:paraId="7DEB2C40" w14:textId="77777777" w:rsidTr="00B500D7">
        <w:trPr>
          <w:trHeight w:val="290"/>
        </w:trPr>
        <w:tc>
          <w:tcPr>
            <w:tcW w:w="454" w:type="pct"/>
            <w:tcBorders>
              <w:top w:val="nil"/>
              <w:left w:val="nil"/>
              <w:bottom w:val="nil"/>
              <w:right w:val="nil"/>
            </w:tcBorders>
            <w:shd w:val="clear" w:color="auto" w:fill="auto"/>
            <w:noWrap/>
            <w:vAlign w:val="bottom"/>
            <w:hideMark/>
          </w:tcPr>
          <w:p w14:paraId="37597E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7F68D7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4288F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1DA8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33D84A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BAAD35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7B8C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25C40B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6D0B26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FBF59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962</w:t>
            </w:r>
          </w:p>
        </w:tc>
        <w:tc>
          <w:tcPr>
            <w:tcW w:w="354" w:type="pct"/>
            <w:tcBorders>
              <w:top w:val="nil"/>
              <w:left w:val="nil"/>
              <w:bottom w:val="nil"/>
              <w:right w:val="nil"/>
            </w:tcBorders>
            <w:shd w:val="clear" w:color="auto" w:fill="auto"/>
            <w:noWrap/>
            <w:vAlign w:val="bottom"/>
            <w:hideMark/>
          </w:tcPr>
          <w:p w14:paraId="4AE2E8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265</w:t>
            </w:r>
          </w:p>
        </w:tc>
      </w:tr>
      <w:tr w:rsidR="00B500D7" w:rsidRPr="00B500D7" w14:paraId="219B0FD6" w14:textId="77777777" w:rsidTr="00B500D7">
        <w:trPr>
          <w:trHeight w:val="290"/>
        </w:trPr>
        <w:tc>
          <w:tcPr>
            <w:tcW w:w="454" w:type="pct"/>
            <w:tcBorders>
              <w:top w:val="nil"/>
              <w:left w:val="nil"/>
              <w:bottom w:val="nil"/>
              <w:right w:val="nil"/>
            </w:tcBorders>
            <w:shd w:val="clear" w:color="auto" w:fill="auto"/>
            <w:noWrap/>
            <w:vAlign w:val="bottom"/>
            <w:hideMark/>
          </w:tcPr>
          <w:p w14:paraId="420D94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1E1258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0DC48D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E3CA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06D8D14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6E0331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21474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05BCFA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3DEA35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D197A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1731</w:t>
            </w:r>
          </w:p>
        </w:tc>
        <w:tc>
          <w:tcPr>
            <w:tcW w:w="354" w:type="pct"/>
            <w:tcBorders>
              <w:top w:val="nil"/>
              <w:left w:val="nil"/>
              <w:bottom w:val="nil"/>
              <w:right w:val="nil"/>
            </w:tcBorders>
            <w:shd w:val="clear" w:color="auto" w:fill="auto"/>
            <w:noWrap/>
            <w:vAlign w:val="bottom"/>
            <w:hideMark/>
          </w:tcPr>
          <w:p w14:paraId="3583F0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w:t>
            </w:r>
          </w:p>
        </w:tc>
      </w:tr>
      <w:tr w:rsidR="00B500D7" w:rsidRPr="00B500D7" w14:paraId="54C2F5F1" w14:textId="77777777" w:rsidTr="00B500D7">
        <w:trPr>
          <w:trHeight w:val="290"/>
        </w:trPr>
        <w:tc>
          <w:tcPr>
            <w:tcW w:w="454" w:type="pct"/>
            <w:tcBorders>
              <w:top w:val="nil"/>
              <w:left w:val="nil"/>
              <w:bottom w:val="nil"/>
              <w:right w:val="nil"/>
            </w:tcBorders>
            <w:shd w:val="clear" w:color="auto" w:fill="auto"/>
            <w:noWrap/>
            <w:vAlign w:val="bottom"/>
            <w:hideMark/>
          </w:tcPr>
          <w:p w14:paraId="54BB44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2F3D18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5F2750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8025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3C34DD9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324BA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43175E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72A02C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05D6B0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84539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2818</w:t>
            </w:r>
          </w:p>
        </w:tc>
        <w:tc>
          <w:tcPr>
            <w:tcW w:w="354" w:type="pct"/>
            <w:tcBorders>
              <w:top w:val="nil"/>
              <w:left w:val="nil"/>
              <w:bottom w:val="nil"/>
              <w:right w:val="nil"/>
            </w:tcBorders>
            <w:shd w:val="clear" w:color="auto" w:fill="auto"/>
            <w:noWrap/>
            <w:vAlign w:val="bottom"/>
            <w:hideMark/>
          </w:tcPr>
          <w:p w14:paraId="32C1ED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218</w:t>
            </w:r>
          </w:p>
        </w:tc>
      </w:tr>
      <w:tr w:rsidR="00B500D7" w:rsidRPr="00B500D7" w14:paraId="0E91F0D7" w14:textId="77777777" w:rsidTr="00B500D7">
        <w:trPr>
          <w:trHeight w:val="290"/>
        </w:trPr>
        <w:tc>
          <w:tcPr>
            <w:tcW w:w="454" w:type="pct"/>
            <w:tcBorders>
              <w:top w:val="nil"/>
              <w:left w:val="nil"/>
              <w:bottom w:val="nil"/>
              <w:right w:val="nil"/>
            </w:tcBorders>
            <w:shd w:val="clear" w:color="auto" w:fill="auto"/>
            <w:noWrap/>
            <w:vAlign w:val="bottom"/>
            <w:hideMark/>
          </w:tcPr>
          <w:p w14:paraId="5661EF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062CD5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1032E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17ED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1AFC37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E74B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3C3EE3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53B2BA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0AB9C8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4517F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2336</w:t>
            </w:r>
          </w:p>
        </w:tc>
        <w:tc>
          <w:tcPr>
            <w:tcW w:w="354" w:type="pct"/>
            <w:tcBorders>
              <w:top w:val="nil"/>
              <w:left w:val="nil"/>
              <w:bottom w:val="nil"/>
              <w:right w:val="nil"/>
            </w:tcBorders>
            <w:shd w:val="clear" w:color="auto" w:fill="auto"/>
            <w:noWrap/>
            <w:vAlign w:val="bottom"/>
            <w:hideMark/>
          </w:tcPr>
          <w:p w14:paraId="159EF7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257</w:t>
            </w:r>
          </w:p>
        </w:tc>
      </w:tr>
      <w:tr w:rsidR="00B500D7" w:rsidRPr="00B500D7" w14:paraId="7E9BE984" w14:textId="77777777" w:rsidTr="00B500D7">
        <w:trPr>
          <w:trHeight w:val="290"/>
        </w:trPr>
        <w:tc>
          <w:tcPr>
            <w:tcW w:w="454" w:type="pct"/>
            <w:tcBorders>
              <w:top w:val="nil"/>
              <w:left w:val="nil"/>
              <w:bottom w:val="nil"/>
              <w:right w:val="nil"/>
            </w:tcBorders>
            <w:shd w:val="clear" w:color="auto" w:fill="auto"/>
            <w:noWrap/>
            <w:vAlign w:val="bottom"/>
            <w:hideMark/>
          </w:tcPr>
          <w:p w14:paraId="0FD114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631C20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91065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164B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1359E6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AECA7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63D9FC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3CA74D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7953F1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4562E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1339</w:t>
            </w:r>
          </w:p>
        </w:tc>
        <w:tc>
          <w:tcPr>
            <w:tcW w:w="354" w:type="pct"/>
            <w:tcBorders>
              <w:top w:val="nil"/>
              <w:left w:val="nil"/>
              <w:bottom w:val="nil"/>
              <w:right w:val="nil"/>
            </w:tcBorders>
            <w:shd w:val="clear" w:color="auto" w:fill="auto"/>
            <w:noWrap/>
            <w:vAlign w:val="bottom"/>
            <w:hideMark/>
          </w:tcPr>
          <w:p w14:paraId="193418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14:paraId="3449E7DF" w14:textId="77777777" w:rsidTr="00B500D7">
        <w:trPr>
          <w:trHeight w:val="290"/>
        </w:trPr>
        <w:tc>
          <w:tcPr>
            <w:tcW w:w="454" w:type="pct"/>
            <w:tcBorders>
              <w:top w:val="nil"/>
              <w:left w:val="nil"/>
              <w:bottom w:val="nil"/>
              <w:right w:val="nil"/>
            </w:tcBorders>
            <w:shd w:val="clear" w:color="auto" w:fill="auto"/>
            <w:noWrap/>
            <w:vAlign w:val="bottom"/>
            <w:hideMark/>
          </w:tcPr>
          <w:p w14:paraId="3E5A6E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2E3CE7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1929F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0AC9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35E8ED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3DB3D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4CC5DF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5E27A5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31F6747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6DE1F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2124</w:t>
            </w:r>
          </w:p>
        </w:tc>
        <w:tc>
          <w:tcPr>
            <w:tcW w:w="354" w:type="pct"/>
            <w:tcBorders>
              <w:top w:val="nil"/>
              <w:left w:val="nil"/>
              <w:bottom w:val="nil"/>
              <w:right w:val="nil"/>
            </w:tcBorders>
            <w:shd w:val="clear" w:color="auto" w:fill="auto"/>
            <w:noWrap/>
            <w:vAlign w:val="bottom"/>
            <w:hideMark/>
          </w:tcPr>
          <w:p w14:paraId="226FC0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w:t>
            </w:r>
          </w:p>
        </w:tc>
      </w:tr>
      <w:tr w:rsidR="00B500D7" w:rsidRPr="00B500D7" w14:paraId="3E3DC370" w14:textId="77777777" w:rsidTr="00B500D7">
        <w:trPr>
          <w:trHeight w:val="290"/>
        </w:trPr>
        <w:tc>
          <w:tcPr>
            <w:tcW w:w="454" w:type="pct"/>
            <w:tcBorders>
              <w:top w:val="nil"/>
              <w:left w:val="nil"/>
              <w:bottom w:val="nil"/>
              <w:right w:val="nil"/>
            </w:tcBorders>
            <w:shd w:val="clear" w:color="auto" w:fill="auto"/>
            <w:noWrap/>
            <w:vAlign w:val="bottom"/>
            <w:hideMark/>
          </w:tcPr>
          <w:p w14:paraId="125115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4BABFD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02EA3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4C93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6CB345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46CD4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4E321D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73B041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4BCE081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A1961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w:t>
            </w:r>
          </w:p>
        </w:tc>
        <w:tc>
          <w:tcPr>
            <w:tcW w:w="354" w:type="pct"/>
            <w:tcBorders>
              <w:top w:val="nil"/>
              <w:left w:val="nil"/>
              <w:bottom w:val="nil"/>
              <w:right w:val="nil"/>
            </w:tcBorders>
            <w:shd w:val="clear" w:color="auto" w:fill="auto"/>
            <w:noWrap/>
            <w:vAlign w:val="bottom"/>
            <w:hideMark/>
          </w:tcPr>
          <w:p w14:paraId="7ACDA4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348</w:t>
            </w:r>
          </w:p>
        </w:tc>
      </w:tr>
      <w:tr w:rsidR="00B500D7" w:rsidRPr="00B500D7" w14:paraId="2BDE1106" w14:textId="77777777" w:rsidTr="00B500D7">
        <w:trPr>
          <w:trHeight w:val="290"/>
        </w:trPr>
        <w:tc>
          <w:tcPr>
            <w:tcW w:w="454" w:type="pct"/>
            <w:tcBorders>
              <w:top w:val="nil"/>
              <w:left w:val="nil"/>
              <w:bottom w:val="nil"/>
              <w:right w:val="nil"/>
            </w:tcBorders>
            <w:shd w:val="clear" w:color="auto" w:fill="auto"/>
            <w:noWrap/>
            <w:vAlign w:val="bottom"/>
            <w:hideMark/>
          </w:tcPr>
          <w:p w14:paraId="627F6C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4D6C18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6F3D61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69EF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6217C5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5129B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75E27B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0C9EEC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47D11D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C753F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2748</w:t>
            </w:r>
          </w:p>
        </w:tc>
        <w:tc>
          <w:tcPr>
            <w:tcW w:w="354" w:type="pct"/>
            <w:tcBorders>
              <w:top w:val="nil"/>
              <w:left w:val="nil"/>
              <w:bottom w:val="nil"/>
              <w:right w:val="nil"/>
            </w:tcBorders>
            <w:shd w:val="clear" w:color="auto" w:fill="auto"/>
            <w:noWrap/>
            <w:vAlign w:val="bottom"/>
            <w:hideMark/>
          </w:tcPr>
          <w:p w14:paraId="792217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380</w:t>
            </w:r>
          </w:p>
        </w:tc>
      </w:tr>
      <w:tr w:rsidR="00B500D7" w:rsidRPr="00B500D7" w14:paraId="296D6570" w14:textId="77777777" w:rsidTr="00B500D7">
        <w:trPr>
          <w:trHeight w:val="290"/>
        </w:trPr>
        <w:tc>
          <w:tcPr>
            <w:tcW w:w="454" w:type="pct"/>
            <w:tcBorders>
              <w:top w:val="nil"/>
              <w:left w:val="nil"/>
              <w:bottom w:val="nil"/>
              <w:right w:val="nil"/>
            </w:tcBorders>
            <w:shd w:val="clear" w:color="auto" w:fill="auto"/>
            <w:noWrap/>
            <w:vAlign w:val="bottom"/>
            <w:hideMark/>
          </w:tcPr>
          <w:p w14:paraId="013FEA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0C0D2F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0D672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FC88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0C1CC5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6D894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7DBB64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18FC8D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2BD595F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E657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c>
          <w:tcPr>
            <w:tcW w:w="354" w:type="pct"/>
            <w:tcBorders>
              <w:top w:val="nil"/>
              <w:left w:val="nil"/>
              <w:bottom w:val="nil"/>
              <w:right w:val="nil"/>
            </w:tcBorders>
            <w:shd w:val="clear" w:color="auto" w:fill="auto"/>
            <w:noWrap/>
            <w:vAlign w:val="bottom"/>
            <w:hideMark/>
          </w:tcPr>
          <w:p w14:paraId="0EB3F9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14:paraId="68959444" w14:textId="77777777" w:rsidTr="00B500D7">
        <w:trPr>
          <w:trHeight w:val="290"/>
        </w:trPr>
        <w:tc>
          <w:tcPr>
            <w:tcW w:w="454" w:type="pct"/>
            <w:tcBorders>
              <w:top w:val="nil"/>
              <w:left w:val="nil"/>
              <w:bottom w:val="nil"/>
              <w:right w:val="nil"/>
            </w:tcBorders>
            <w:shd w:val="clear" w:color="auto" w:fill="auto"/>
            <w:noWrap/>
            <w:vAlign w:val="bottom"/>
            <w:hideMark/>
          </w:tcPr>
          <w:p w14:paraId="64D950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7FE1F9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B33C5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3BEB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11D8FD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C8DD1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779EA9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1CDA75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03D62C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7A27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1551</w:t>
            </w:r>
          </w:p>
        </w:tc>
        <w:tc>
          <w:tcPr>
            <w:tcW w:w="354" w:type="pct"/>
            <w:tcBorders>
              <w:top w:val="nil"/>
              <w:left w:val="nil"/>
              <w:bottom w:val="nil"/>
              <w:right w:val="nil"/>
            </w:tcBorders>
            <w:shd w:val="clear" w:color="auto" w:fill="auto"/>
            <w:noWrap/>
            <w:vAlign w:val="bottom"/>
            <w:hideMark/>
          </w:tcPr>
          <w:p w14:paraId="4B53CA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r>
      <w:tr w:rsidR="00B500D7" w:rsidRPr="00B500D7" w14:paraId="0CA0EF74" w14:textId="77777777" w:rsidTr="00B500D7">
        <w:trPr>
          <w:trHeight w:val="290"/>
        </w:trPr>
        <w:tc>
          <w:tcPr>
            <w:tcW w:w="454" w:type="pct"/>
            <w:tcBorders>
              <w:top w:val="nil"/>
              <w:left w:val="nil"/>
              <w:bottom w:val="nil"/>
              <w:right w:val="nil"/>
            </w:tcBorders>
            <w:shd w:val="clear" w:color="auto" w:fill="auto"/>
            <w:noWrap/>
            <w:vAlign w:val="bottom"/>
            <w:hideMark/>
          </w:tcPr>
          <w:p w14:paraId="4D65EC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5A23C8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9E123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23EC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263901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3F3BE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68E560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42C681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546049A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CF66C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2402</w:t>
            </w:r>
          </w:p>
        </w:tc>
        <w:tc>
          <w:tcPr>
            <w:tcW w:w="354" w:type="pct"/>
            <w:tcBorders>
              <w:top w:val="nil"/>
              <w:left w:val="nil"/>
              <w:bottom w:val="nil"/>
              <w:right w:val="nil"/>
            </w:tcBorders>
            <w:shd w:val="clear" w:color="auto" w:fill="auto"/>
            <w:noWrap/>
            <w:vAlign w:val="bottom"/>
            <w:hideMark/>
          </w:tcPr>
          <w:p w14:paraId="64B4F1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486</w:t>
            </w:r>
          </w:p>
        </w:tc>
      </w:tr>
      <w:tr w:rsidR="00B500D7" w:rsidRPr="00B500D7" w14:paraId="03ACCCA1" w14:textId="77777777" w:rsidTr="00B500D7">
        <w:trPr>
          <w:trHeight w:val="290"/>
        </w:trPr>
        <w:tc>
          <w:tcPr>
            <w:tcW w:w="454" w:type="pct"/>
            <w:tcBorders>
              <w:top w:val="nil"/>
              <w:left w:val="nil"/>
              <w:bottom w:val="nil"/>
              <w:right w:val="nil"/>
            </w:tcBorders>
            <w:shd w:val="clear" w:color="auto" w:fill="auto"/>
            <w:noWrap/>
            <w:vAlign w:val="bottom"/>
            <w:hideMark/>
          </w:tcPr>
          <w:p w14:paraId="150EDA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75E53F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6B87D5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AEA0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2C6037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3E2B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2614CD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070CB2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0D2FF7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4198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3649</w:t>
            </w:r>
          </w:p>
        </w:tc>
        <w:tc>
          <w:tcPr>
            <w:tcW w:w="354" w:type="pct"/>
            <w:tcBorders>
              <w:top w:val="nil"/>
              <w:left w:val="nil"/>
              <w:bottom w:val="nil"/>
              <w:right w:val="nil"/>
            </w:tcBorders>
            <w:shd w:val="clear" w:color="auto" w:fill="auto"/>
            <w:noWrap/>
            <w:vAlign w:val="bottom"/>
            <w:hideMark/>
          </w:tcPr>
          <w:p w14:paraId="6381BF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14:paraId="6D78FDD1" w14:textId="77777777" w:rsidTr="00B500D7">
        <w:trPr>
          <w:trHeight w:val="290"/>
        </w:trPr>
        <w:tc>
          <w:tcPr>
            <w:tcW w:w="454" w:type="pct"/>
            <w:tcBorders>
              <w:top w:val="nil"/>
              <w:left w:val="nil"/>
              <w:bottom w:val="nil"/>
              <w:right w:val="nil"/>
            </w:tcBorders>
            <w:shd w:val="clear" w:color="auto" w:fill="auto"/>
            <w:noWrap/>
            <w:vAlign w:val="bottom"/>
            <w:hideMark/>
          </w:tcPr>
          <w:p w14:paraId="1732F4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18E1C0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7995F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01A0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536B98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1C9F7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1C3371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7C86A3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5447A4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B6C7A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1158</w:t>
            </w:r>
          </w:p>
        </w:tc>
        <w:tc>
          <w:tcPr>
            <w:tcW w:w="354" w:type="pct"/>
            <w:tcBorders>
              <w:top w:val="nil"/>
              <w:left w:val="nil"/>
              <w:bottom w:val="nil"/>
              <w:right w:val="nil"/>
            </w:tcBorders>
            <w:shd w:val="clear" w:color="auto" w:fill="auto"/>
            <w:noWrap/>
            <w:vAlign w:val="bottom"/>
            <w:hideMark/>
          </w:tcPr>
          <w:p w14:paraId="6B9FD3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14:paraId="7936C744" w14:textId="77777777" w:rsidTr="00B500D7">
        <w:trPr>
          <w:trHeight w:val="290"/>
        </w:trPr>
        <w:tc>
          <w:tcPr>
            <w:tcW w:w="454" w:type="pct"/>
            <w:tcBorders>
              <w:top w:val="nil"/>
              <w:left w:val="nil"/>
              <w:bottom w:val="nil"/>
              <w:right w:val="nil"/>
            </w:tcBorders>
            <w:shd w:val="clear" w:color="auto" w:fill="auto"/>
            <w:noWrap/>
            <w:vAlign w:val="bottom"/>
            <w:hideMark/>
          </w:tcPr>
          <w:p w14:paraId="55AE2F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166486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98E83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B5755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40879D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D9F86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5BF149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52A0F0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03283C3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99BB0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1490</w:t>
            </w:r>
          </w:p>
        </w:tc>
        <w:tc>
          <w:tcPr>
            <w:tcW w:w="354" w:type="pct"/>
            <w:tcBorders>
              <w:top w:val="nil"/>
              <w:left w:val="nil"/>
              <w:bottom w:val="nil"/>
              <w:right w:val="nil"/>
            </w:tcBorders>
            <w:shd w:val="clear" w:color="auto" w:fill="auto"/>
            <w:noWrap/>
            <w:vAlign w:val="bottom"/>
            <w:hideMark/>
          </w:tcPr>
          <w:p w14:paraId="24CA1F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356</w:t>
            </w:r>
          </w:p>
        </w:tc>
      </w:tr>
      <w:tr w:rsidR="00B500D7" w:rsidRPr="00B500D7" w14:paraId="5EAFFE8F" w14:textId="77777777" w:rsidTr="00B500D7">
        <w:trPr>
          <w:trHeight w:val="290"/>
        </w:trPr>
        <w:tc>
          <w:tcPr>
            <w:tcW w:w="454" w:type="pct"/>
            <w:tcBorders>
              <w:top w:val="nil"/>
              <w:left w:val="nil"/>
              <w:bottom w:val="nil"/>
              <w:right w:val="nil"/>
            </w:tcBorders>
            <w:shd w:val="clear" w:color="auto" w:fill="auto"/>
            <w:noWrap/>
            <w:vAlign w:val="bottom"/>
            <w:hideMark/>
          </w:tcPr>
          <w:p w14:paraId="458780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7A5B7D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2D7A32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599BD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360B482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9DD16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61AF6E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222A90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5602C5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36800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5808</w:t>
            </w:r>
          </w:p>
        </w:tc>
        <w:tc>
          <w:tcPr>
            <w:tcW w:w="354" w:type="pct"/>
            <w:tcBorders>
              <w:top w:val="nil"/>
              <w:left w:val="nil"/>
              <w:bottom w:val="nil"/>
              <w:right w:val="nil"/>
            </w:tcBorders>
            <w:shd w:val="clear" w:color="auto" w:fill="auto"/>
            <w:noWrap/>
            <w:vAlign w:val="bottom"/>
            <w:hideMark/>
          </w:tcPr>
          <w:p w14:paraId="07DDAF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w:t>
            </w:r>
          </w:p>
        </w:tc>
      </w:tr>
      <w:tr w:rsidR="00B500D7" w:rsidRPr="00B500D7" w14:paraId="1021334F" w14:textId="77777777" w:rsidTr="00B500D7">
        <w:trPr>
          <w:trHeight w:val="290"/>
        </w:trPr>
        <w:tc>
          <w:tcPr>
            <w:tcW w:w="454" w:type="pct"/>
            <w:tcBorders>
              <w:top w:val="nil"/>
              <w:left w:val="nil"/>
              <w:bottom w:val="nil"/>
              <w:right w:val="nil"/>
            </w:tcBorders>
            <w:shd w:val="clear" w:color="auto" w:fill="auto"/>
            <w:noWrap/>
            <w:vAlign w:val="bottom"/>
            <w:hideMark/>
          </w:tcPr>
          <w:p w14:paraId="20C58E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56086E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C7536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7C583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4F55F5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FAA7C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3A7B43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25D146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6896D76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DD37B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5102</w:t>
            </w:r>
          </w:p>
        </w:tc>
        <w:tc>
          <w:tcPr>
            <w:tcW w:w="354" w:type="pct"/>
            <w:tcBorders>
              <w:top w:val="nil"/>
              <w:left w:val="nil"/>
              <w:bottom w:val="nil"/>
              <w:right w:val="nil"/>
            </w:tcBorders>
            <w:shd w:val="clear" w:color="auto" w:fill="auto"/>
            <w:noWrap/>
            <w:vAlign w:val="bottom"/>
            <w:hideMark/>
          </w:tcPr>
          <w:p w14:paraId="353367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r>
      <w:tr w:rsidR="00B500D7" w:rsidRPr="00B500D7" w14:paraId="4A0B6E12" w14:textId="77777777" w:rsidTr="00B500D7">
        <w:trPr>
          <w:trHeight w:val="290"/>
        </w:trPr>
        <w:tc>
          <w:tcPr>
            <w:tcW w:w="454" w:type="pct"/>
            <w:tcBorders>
              <w:top w:val="nil"/>
              <w:left w:val="nil"/>
              <w:bottom w:val="nil"/>
              <w:right w:val="nil"/>
            </w:tcBorders>
            <w:shd w:val="clear" w:color="auto" w:fill="auto"/>
            <w:noWrap/>
            <w:vAlign w:val="bottom"/>
            <w:hideMark/>
          </w:tcPr>
          <w:p w14:paraId="64BA14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51AD57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2010B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2332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4A499C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4FE3B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2845E4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1C59EB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409DA17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A48E5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1056</w:t>
            </w:r>
          </w:p>
        </w:tc>
        <w:tc>
          <w:tcPr>
            <w:tcW w:w="354" w:type="pct"/>
            <w:tcBorders>
              <w:top w:val="nil"/>
              <w:left w:val="nil"/>
              <w:bottom w:val="nil"/>
              <w:right w:val="nil"/>
            </w:tcBorders>
            <w:shd w:val="clear" w:color="auto" w:fill="auto"/>
            <w:noWrap/>
            <w:vAlign w:val="bottom"/>
            <w:hideMark/>
          </w:tcPr>
          <w:p w14:paraId="59A27F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300</w:t>
            </w:r>
          </w:p>
        </w:tc>
      </w:tr>
      <w:tr w:rsidR="00B500D7" w:rsidRPr="00B500D7" w14:paraId="290C30DB" w14:textId="77777777" w:rsidTr="00B500D7">
        <w:trPr>
          <w:trHeight w:val="290"/>
        </w:trPr>
        <w:tc>
          <w:tcPr>
            <w:tcW w:w="454" w:type="pct"/>
            <w:tcBorders>
              <w:top w:val="nil"/>
              <w:left w:val="nil"/>
              <w:bottom w:val="nil"/>
              <w:right w:val="nil"/>
            </w:tcBorders>
            <w:shd w:val="clear" w:color="auto" w:fill="auto"/>
            <w:noWrap/>
            <w:vAlign w:val="bottom"/>
            <w:hideMark/>
          </w:tcPr>
          <w:p w14:paraId="338A7E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63203B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6A19B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E3F4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243130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E180A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4B61CB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01CA01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3DA608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59340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354" w:type="pct"/>
            <w:tcBorders>
              <w:top w:val="nil"/>
              <w:left w:val="nil"/>
              <w:bottom w:val="nil"/>
              <w:right w:val="nil"/>
            </w:tcBorders>
            <w:shd w:val="clear" w:color="auto" w:fill="auto"/>
            <w:noWrap/>
            <w:vAlign w:val="bottom"/>
            <w:hideMark/>
          </w:tcPr>
          <w:p w14:paraId="1D2B81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w:t>
            </w:r>
          </w:p>
        </w:tc>
      </w:tr>
      <w:tr w:rsidR="00B500D7" w:rsidRPr="00B500D7" w14:paraId="63E7BA83" w14:textId="77777777" w:rsidTr="00B500D7">
        <w:trPr>
          <w:trHeight w:val="290"/>
        </w:trPr>
        <w:tc>
          <w:tcPr>
            <w:tcW w:w="454" w:type="pct"/>
            <w:tcBorders>
              <w:top w:val="nil"/>
              <w:left w:val="nil"/>
              <w:bottom w:val="nil"/>
              <w:right w:val="nil"/>
            </w:tcBorders>
            <w:shd w:val="clear" w:color="auto" w:fill="auto"/>
            <w:noWrap/>
            <w:vAlign w:val="bottom"/>
            <w:hideMark/>
          </w:tcPr>
          <w:p w14:paraId="53BAF8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46E6E5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2FE447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95B6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7D970A7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67A7B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43E6CD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0873D4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5EA458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F641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3459</w:t>
            </w:r>
          </w:p>
        </w:tc>
        <w:tc>
          <w:tcPr>
            <w:tcW w:w="354" w:type="pct"/>
            <w:tcBorders>
              <w:top w:val="nil"/>
              <w:left w:val="nil"/>
              <w:bottom w:val="nil"/>
              <w:right w:val="nil"/>
            </w:tcBorders>
            <w:shd w:val="clear" w:color="auto" w:fill="auto"/>
            <w:noWrap/>
            <w:vAlign w:val="bottom"/>
            <w:hideMark/>
          </w:tcPr>
          <w:p w14:paraId="3F48B8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357</w:t>
            </w:r>
          </w:p>
        </w:tc>
      </w:tr>
      <w:tr w:rsidR="00B500D7" w:rsidRPr="00B500D7" w14:paraId="288E2931" w14:textId="77777777" w:rsidTr="00B500D7">
        <w:trPr>
          <w:trHeight w:val="290"/>
        </w:trPr>
        <w:tc>
          <w:tcPr>
            <w:tcW w:w="454" w:type="pct"/>
            <w:tcBorders>
              <w:top w:val="nil"/>
              <w:left w:val="nil"/>
              <w:bottom w:val="nil"/>
              <w:right w:val="nil"/>
            </w:tcBorders>
            <w:shd w:val="clear" w:color="auto" w:fill="auto"/>
            <w:noWrap/>
            <w:vAlign w:val="bottom"/>
            <w:hideMark/>
          </w:tcPr>
          <w:p w14:paraId="4BEB2C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181511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B3D8C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5622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1A7DD2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7FE1E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1AF24B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5C4F80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70EE55A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5866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14:paraId="144EA7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14:paraId="1EFBA216" w14:textId="77777777" w:rsidTr="00B500D7">
        <w:trPr>
          <w:trHeight w:val="290"/>
        </w:trPr>
        <w:tc>
          <w:tcPr>
            <w:tcW w:w="454" w:type="pct"/>
            <w:tcBorders>
              <w:top w:val="nil"/>
              <w:left w:val="nil"/>
              <w:bottom w:val="nil"/>
              <w:right w:val="nil"/>
            </w:tcBorders>
            <w:shd w:val="clear" w:color="auto" w:fill="auto"/>
            <w:noWrap/>
            <w:vAlign w:val="bottom"/>
            <w:hideMark/>
          </w:tcPr>
          <w:p w14:paraId="70CEF6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4ECD7A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BF420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F9CA5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577D98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84E06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3456D3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01EBC5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4D143ED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CBC2E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1442</w:t>
            </w:r>
          </w:p>
        </w:tc>
        <w:tc>
          <w:tcPr>
            <w:tcW w:w="354" w:type="pct"/>
            <w:tcBorders>
              <w:top w:val="nil"/>
              <w:left w:val="nil"/>
              <w:bottom w:val="nil"/>
              <w:right w:val="nil"/>
            </w:tcBorders>
            <w:shd w:val="clear" w:color="auto" w:fill="auto"/>
            <w:noWrap/>
            <w:vAlign w:val="bottom"/>
            <w:hideMark/>
          </w:tcPr>
          <w:p w14:paraId="7A5B63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r>
      <w:tr w:rsidR="00B500D7" w:rsidRPr="00B500D7" w14:paraId="45FE3323" w14:textId="77777777" w:rsidTr="00B500D7">
        <w:trPr>
          <w:trHeight w:val="290"/>
        </w:trPr>
        <w:tc>
          <w:tcPr>
            <w:tcW w:w="454" w:type="pct"/>
            <w:tcBorders>
              <w:top w:val="nil"/>
              <w:left w:val="nil"/>
              <w:bottom w:val="nil"/>
              <w:right w:val="nil"/>
            </w:tcBorders>
            <w:shd w:val="clear" w:color="auto" w:fill="auto"/>
            <w:noWrap/>
            <w:vAlign w:val="bottom"/>
            <w:hideMark/>
          </w:tcPr>
          <w:p w14:paraId="3685E8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4A2249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05E22E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6D02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2EFD57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8091C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20A862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76E817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40D3ED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D51B8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1657</w:t>
            </w:r>
          </w:p>
        </w:tc>
        <w:tc>
          <w:tcPr>
            <w:tcW w:w="354" w:type="pct"/>
            <w:tcBorders>
              <w:top w:val="nil"/>
              <w:left w:val="nil"/>
              <w:bottom w:val="nil"/>
              <w:right w:val="nil"/>
            </w:tcBorders>
            <w:shd w:val="clear" w:color="auto" w:fill="auto"/>
            <w:noWrap/>
            <w:vAlign w:val="bottom"/>
            <w:hideMark/>
          </w:tcPr>
          <w:p w14:paraId="6322B8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206</w:t>
            </w:r>
          </w:p>
        </w:tc>
      </w:tr>
      <w:tr w:rsidR="00B500D7" w:rsidRPr="00B500D7" w14:paraId="3897317C" w14:textId="77777777" w:rsidTr="00B500D7">
        <w:trPr>
          <w:trHeight w:val="290"/>
        </w:trPr>
        <w:tc>
          <w:tcPr>
            <w:tcW w:w="454" w:type="pct"/>
            <w:tcBorders>
              <w:top w:val="nil"/>
              <w:left w:val="nil"/>
              <w:bottom w:val="nil"/>
              <w:right w:val="nil"/>
            </w:tcBorders>
            <w:shd w:val="clear" w:color="auto" w:fill="auto"/>
            <w:noWrap/>
            <w:vAlign w:val="bottom"/>
            <w:hideMark/>
          </w:tcPr>
          <w:p w14:paraId="43FC90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4B3496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B88DDC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CB10F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7FB83CF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A085F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0E4A1D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4C5B7C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6CCB52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F181F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5029</w:t>
            </w:r>
          </w:p>
        </w:tc>
        <w:tc>
          <w:tcPr>
            <w:tcW w:w="354" w:type="pct"/>
            <w:tcBorders>
              <w:top w:val="nil"/>
              <w:left w:val="nil"/>
              <w:bottom w:val="nil"/>
              <w:right w:val="nil"/>
            </w:tcBorders>
            <w:shd w:val="clear" w:color="auto" w:fill="auto"/>
            <w:noWrap/>
            <w:vAlign w:val="bottom"/>
            <w:hideMark/>
          </w:tcPr>
          <w:p w14:paraId="6B8717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14:paraId="7192D963" w14:textId="77777777" w:rsidTr="00B500D7">
        <w:trPr>
          <w:trHeight w:val="290"/>
        </w:trPr>
        <w:tc>
          <w:tcPr>
            <w:tcW w:w="454" w:type="pct"/>
            <w:tcBorders>
              <w:top w:val="nil"/>
              <w:left w:val="nil"/>
              <w:bottom w:val="nil"/>
              <w:right w:val="nil"/>
            </w:tcBorders>
            <w:shd w:val="clear" w:color="auto" w:fill="auto"/>
            <w:noWrap/>
            <w:vAlign w:val="bottom"/>
            <w:hideMark/>
          </w:tcPr>
          <w:p w14:paraId="1B5223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392CEF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BDB24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153D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56DEF47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2556C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6231FF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3319B2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7BEE6F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54767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2794</w:t>
            </w:r>
          </w:p>
        </w:tc>
        <w:tc>
          <w:tcPr>
            <w:tcW w:w="354" w:type="pct"/>
            <w:tcBorders>
              <w:top w:val="nil"/>
              <w:left w:val="nil"/>
              <w:bottom w:val="nil"/>
              <w:right w:val="nil"/>
            </w:tcBorders>
            <w:shd w:val="clear" w:color="auto" w:fill="auto"/>
            <w:noWrap/>
            <w:vAlign w:val="bottom"/>
            <w:hideMark/>
          </w:tcPr>
          <w:p w14:paraId="1F67F0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14:paraId="6D98AE79" w14:textId="77777777" w:rsidTr="00B500D7">
        <w:trPr>
          <w:trHeight w:val="290"/>
        </w:trPr>
        <w:tc>
          <w:tcPr>
            <w:tcW w:w="454" w:type="pct"/>
            <w:tcBorders>
              <w:top w:val="nil"/>
              <w:left w:val="nil"/>
              <w:bottom w:val="nil"/>
              <w:right w:val="nil"/>
            </w:tcBorders>
            <w:shd w:val="clear" w:color="auto" w:fill="auto"/>
            <w:noWrap/>
            <w:vAlign w:val="bottom"/>
            <w:hideMark/>
          </w:tcPr>
          <w:p w14:paraId="29AA9F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11BAB6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2EFDD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70B56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58F31B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16697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57D25A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3BE936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7CED2D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20A21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14:paraId="49B2DB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210</w:t>
            </w:r>
          </w:p>
        </w:tc>
      </w:tr>
      <w:tr w:rsidR="00B500D7" w:rsidRPr="00B500D7" w14:paraId="3D5397BC" w14:textId="77777777" w:rsidTr="00B500D7">
        <w:trPr>
          <w:trHeight w:val="290"/>
        </w:trPr>
        <w:tc>
          <w:tcPr>
            <w:tcW w:w="454" w:type="pct"/>
            <w:tcBorders>
              <w:top w:val="nil"/>
              <w:left w:val="nil"/>
              <w:bottom w:val="nil"/>
              <w:right w:val="nil"/>
            </w:tcBorders>
            <w:shd w:val="clear" w:color="auto" w:fill="auto"/>
            <w:noWrap/>
            <w:vAlign w:val="bottom"/>
            <w:hideMark/>
          </w:tcPr>
          <w:p w14:paraId="156A5B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2C54A8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6C498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F1A10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25F527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90597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769D7E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130F69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515CFD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7761C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14:paraId="093E7D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14:paraId="145E18F6" w14:textId="77777777" w:rsidTr="00B500D7">
        <w:trPr>
          <w:trHeight w:val="290"/>
        </w:trPr>
        <w:tc>
          <w:tcPr>
            <w:tcW w:w="454" w:type="pct"/>
            <w:tcBorders>
              <w:top w:val="nil"/>
              <w:left w:val="nil"/>
              <w:bottom w:val="nil"/>
              <w:right w:val="nil"/>
            </w:tcBorders>
            <w:shd w:val="clear" w:color="auto" w:fill="auto"/>
            <w:noWrap/>
            <w:vAlign w:val="bottom"/>
            <w:hideMark/>
          </w:tcPr>
          <w:p w14:paraId="4AF0CF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13678B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64C6F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5A3A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499089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9023C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75E491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5CA6C2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048F53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98F01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2700</w:t>
            </w:r>
          </w:p>
        </w:tc>
        <w:tc>
          <w:tcPr>
            <w:tcW w:w="354" w:type="pct"/>
            <w:tcBorders>
              <w:top w:val="nil"/>
              <w:left w:val="nil"/>
              <w:bottom w:val="nil"/>
              <w:right w:val="nil"/>
            </w:tcBorders>
            <w:shd w:val="clear" w:color="auto" w:fill="auto"/>
            <w:noWrap/>
            <w:vAlign w:val="bottom"/>
            <w:hideMark/>
          </w:tcPr>
          <w:p w14:paraId="4E43A6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277</w:t>
            </w:r>
          </w:p>
        </w:tc>
      </w:tr>
      <w:tr w:rsidR="00B500D7" w:rsidRPr="00B500D7" w14:paraId="6147584D" w14:textId="77777777" w:rsidTr="00B500D7">
        <w:trPr>
          <w:trHeight w:val="290"/>
        </w:trPr>
        <w:tc>
          <w:tcPr>
            <w:tcW w:w="454" w:type="pct"/>
            <w:tcBorders>
              <w:top w:val="nil"/>
              <w:left w:val="nil"/>
              <w:bottom w:val="nil"/>
              <w:right w:val="nil"/>
            </w:tcBorders>
            <w:shd w:val="clear" w:color="auto" w:fill="auto"/>
            <w:noWrap/>
            <w:vAlign w:val="bottom"/>
            <w:hideMark/>
          </w:tcPr>
          <w:p w14:paraId="78F04E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35F64E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53AFE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4BB6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0A9815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77976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59C976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20C813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36A9253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0602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2939</w:t>
            </w:r>
          </w:p>
        </w:tc>
        <w:tc>
          <w:tcPr>
            <w:tcW w:w="354" w:type="pct"/>
            <w:tcBorders>
              <w:top w:val="nil"/>
              <w:left w:val="nil"/>
              <w:bottom w:val="nil"/>
              <w:right w:val="nil"/>
            </w:tcBorders>
            <w:shd w:val="clear" w:color="auto" w:fill="auto"/>
            <w:noWrap/>
            <w:vAlign w:val="bottom"/>
            <w:hideMark/>
          </w:tcPr>
          <w:p w14:paraId="0B9800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246</w:t>
            </w:r>
          </w:p>
        </w:tc>
      </w:tr>
      <w:tr w:rsidR="00B500D7" w:rsidRPr="00B500D7" w14:paraId="631DFF22" w14:textId="77777777" w:rsidTr="00B500D7">
        <w:trPr>
          <w:trHeight w:val="290"/>
        </w:trPr>
        <w:tc>
          <w:tcPr>
            <w:tcW w:w="454" w:type="pct"/>
            <w:tcBorders>
              <w:top w:val="nil"/>
              <w:left w:val="nil"/>
              <w:bottom w:val="nil"/>
              <w:right w:val="nil"/>
            </w:tcBorders>
            <w:shd w:val="clear" w:color="auto" w:fill="auto"/>
            <w:noWrap/>
            <w:vAlign w:val="bottom"/>
            <w:hideMark/>
          </w:tcPr>
          <w:p w14:paraId="091370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49DAE8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E0404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303F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74FE82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2EDE2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5B122A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6306C7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16272D6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805EE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986</w:t>
            </w:r>
          </w:p>
        </w:tc>
        <w:tc>
          <w:tcPr>
            <w:tcW w:w="354" w:type="pct"/>
            <w:tcBorders>
              <w:top w:val="nil"/>
              <w:left w:val="nil"/>
              <w:bottom w:val="nil"/>
              <w:right w:val="nil"/>
            </w:tcBorders>
            <w:shd w:val="clear" w:color="auto" w:fill="auto"/>
            <w:noWrap/>
            <w:vAlign w:val="bottom"/>
            <w:hideMark/>
          </w:tcPr>
          <w:p w14:paraId="16A56B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14:paraId="3C24905E" w14:textId="77777777" w:rsidTr="00B500D7">
        <w:trPr>
          <w:trHeight w:val="290"/>
        </w:trPr>
        <w:tc>
          <w:tcPr>
            <w:tcW w:w="454" w:type="pct"/>
            <w:tcBorders>
              <w:top w:val="nil"/>
              <w:left w:val="nil"/>
              <w:bottom w:val="nil"/>
              <w:right w:val="nil"/>
            </w:tcBorders>
            <w:shd w:val="clear" w:color="auto" w:fill="auto"/>
            <w:noWrap/>
            <w:vAlign w:val="bottom"/>
            <w:hideMark/>
          </w:tcPr>
          <w:p w14:paraId="10D1B5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5837B2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BBCCBC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E2B5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4863C8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7079F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3A8057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689AAF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113F41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2C6FB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1295</w:t>
            </w:r>
          </w:p>
        </w:tc>
        <w:tc>
          <w:tcPr>
            <w:tcW w:w="354" w:type="pct"/>
            <w:tcBorders>
              <w:top w:val="nil"/>
              <w:left w:val="nil"/>
              <w:bottom w:val="nil"/>
              <w:right w:val="nil"/>
            </w:tcBorders>
            <w:shd w:val="clear" w:color="auto" w:fill="auto"/>
            <w:noWrap/>
            <w:vAlign w:val="bottom"/>
            <w:hideMark/>
          </w:tcPr>
          <w:p w14:paraId="66A3FC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14:paraId="2D6C88BD" w14:textId="77777777" w:rsidTr="00B500D7">
        <w:trPr>
          <w:trHeight w:val="290"/>
        </w:trPr>
        <w:tc>
          <w:tcPr>
            <w:tcW w:w="454" w:type="pct"/>
            <w:tcBorders>
              <w:top w:val="nil"/>
              <w:left w:val="nil"/>
              <w:bottom w:val="nil"/>
              <w:right w:val="nil"/>
            </w:tcBorders>
            <w:shd w:val="clear" w:color="auto" w:fill="auto"/>
            <w:noWrap/>
            <w:vAlign w:val="bottom"/>
            <w:hideMark/>
          </w:tcPr>
          <w:p w14:paraId="61C343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1B0498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A566E4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D12D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73C2B8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03E89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4A36EA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37DE98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718F43F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3061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4361</w:t>
            </w:r>
          </w:p>
        </w:tc>
        <w:tc>
          <w:tcPr>
            <w:tcW w:w="354" w:type="pct"/>
            <w:tcBorders>
              <w:top w:val="nil"/>
              <w:left w:val="nil"/>
              <w:bottom w:val="nil"/>
              <w:right w:val="nil"/>
            </w:tcBorders>
            <w:shd w:val="clear" w:color="auto" w:fill="auto"/>
            <w:noWrap/>
            <w:vAlign w:val="bottom"/>
            <w:hideMark/>
          </w:tcPr>
          <w:p w14:paraId="7B0FEF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360</w:t>
            </w:r>
          </w:p>
        </w:tc>
      </w:tr>
      <w:tr w:rsidR="00B500D7" w:rsidRPr="00B500D7" w14:paraId="6AE15D43" w14:textId="77777777" w:rsidTr="00B500D7">
        <w:trPr>
          <w:trHeight w:val="290"/>
        </w:trPr>
        <w:tc>
          <w:tcPr>
            <w:tcW w:w="454" w:type="pct"/>
            <w:tcBorders>
              <w:top w:val="nil"/>
              <w:left w:val="nil"/>
              <w:bottom w:val="nil"/>
              <w:right w:val="nil"/>
            </w:tcBorders>
            <w:shd w:val="clear" w:color="auto" w:fill="auto"/>
            <w:noWrap/>
            <w:vAlign w:val="bottom"/>
            <w:hideMark/>
          </w:tcPr>
          <w:p w14:paraId="37C690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579ACB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87A7B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E096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6C03EE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DE2CC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30D580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09A5C8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37F797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08B26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2250</w:t>
            </w:r>
          </w:p>
        </w:tc>
        <w:tc>
          <w:tcPr>
            <w:tcW w:w="354" w:type="pct"/>
            <w:tcBorders>
              <w:top w:val="nil"/>
              <w:left w:val="nil"/>
              <w:bottom w:val="nil"/>
              <w:right w:val="nil"/>
            </w:tcBorders>
            <w:shd w:val="clear" w:color="auto" w:fill="auto"/>
            <w:noWrap/>
            <w:vAlign w:val="bottom"/>
            <w:hideMark/>
          </w:tcPr>
          <w:p w14:paraId="655E39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341</w:t>
            </w:r>
          </w:p>
        </w:tc>
      </w:tr>
      <w:tr w:rsidR="00B500D7" w:rsidRPr="00B500D7" w14:paraId="69759B3C" w14:textId="77777777" w:rsidTr="00B500D7">
        <w:trPr>
          <w:trHeight w:val="290"/>
        </w:trPr>
        <w:tc>
          <w:tcPr>
            <w:tcW w:w="454" w:type="pct"/>
            <w:tcBorders>
              <w:top w:val="nil"/>
              <w:left w:val="nil"/>
              <w:bottom w:val="nil"/>
              <w:right w:val="nil"/>
            </w:tcBorders>
            <w:shd w:val="clear" w:color="auto" w:fill="auto"/>
            <w:noWrap/>
            <w:vAlign w:val="bottom"/>
            <w:hideMark/>
          </w:tcPr>
          <w:p w14:paraId="62C3D2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0D71EF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6EAA3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282B6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7B9EA0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F8B29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68C964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112904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6DB12F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16CE1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760</w:t>
            </w:r>
          </w:p>
        </w:tc>
        <w:tc>
          <w:tcPr>
            <w:tcW w:w="354" w:type="pct"/>
            <w:tcBorders>
              <w:top w:val="nil"/>
              <w:left w:val="nil"/>
              <w:bottom w:val="nil"/>
              <w:right w:val="nil"/>
            </w:tcBorders>
            <w:shd w:val="clear" w:color="auto" w:fill="auto"/>
            <w:noWrap/>
            <w:vAlign w:val="bottom"/>
            <w:hideMark/>
          </w:tcPr>
          <w:p w14:paraId="0906EB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14:paraId="5A6EE9C6" w14:textId="77777777" w:rsidTr="00B500D7">
        <w:trPr>
          <w:trHeight w:val="290"/>
        </w:trPr>
        <w:tc>
          <w:tcPr>
            <w:tcW w:w="454" w:type="pct"/>
            <w:tcBorders>
              <w:top w:val="nil"/>
              <w:left w:val="nil"/>
              <w:bottom w:val="nil"/>
              <w:right w:val="nil"/>
            </w:tcBorders>
            <w:shd w:val="clear" w:color="auto" w:fill="auto"/>
            <w:noWrap/>
            <w:vAlign w:val="bottom"/>
            <w:hideMark/>
          </w:tcPr>
          <w:p w14:paraId="5FD12A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7653C6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6EFE86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B2FE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39ED5F1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265E9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7AAD16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5D3543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5F63BDC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0758A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551</w:t>
            </w:r>
          </w:p>
        </w:tc>
        <w:tc>
          <w:tcPr>
            <w:tcW w:w="354" w:type="pct"/>
            <w:tcBorders>
              <w:top w:val="nil"/>
              <w:left w:val="nil"/>
              <w:bottom w:val="nil"/>
              <w:right w:val="nil"/>
            </w:tcBorders>
            <w:shd w:val="clear" w:color="auto" w:fill="auto"/>
            <w:noWrap/>
            <w:vAlign w:val="bottom"/>
            <w:hideMark/>
          </w:tcPr>
          <w:p w14:paraId="083E55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321</w:t>
            </w:r>
          </w:p>
        </w:tc>
      </w:tr>
      <w:tr w:rsidR="00B500D7" w:rsidRPr="00B500D7" w14:paraId="03C6EEFA" w14:textId="77777777" w:rsidTr="00B500D7">
        <w:trPr>
          <w:trHeight w:val="290"/>
        </w:trPr>
        <w:tc>
          <w:tcPr>
            <w:tcW w:w="454" w:type="pct"/>
            <w:tcBorders>
              <w:top w:val="nil"/>
              <w:left w:val="nil"/>
              <w:bottom w:val="nil"/>
              <w:right w:val="nil"/>
            </w:tcBorders>
            <w:shd w:val="clear" w:color="auto" w:fill="auto"/>
            <w:noWrap/>
            <w:vAlign w:val="bottom"/>
            <w:hideMark/>
          </w:tcPr>
          <w:p w14:paraId="6C0B29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033B1B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DA74C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63D75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5EC393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00F17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2E16ED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40A4AC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086DB4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C3CB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975</w:t>
            </w:r>
          </w:p>
        </w:tc>
        <w:tc>
          <w:tcPr>
            <w:tcW w:w="354" w:type="pct"/>
            <w:tcBorders>
              <w:top w:val="nil"/>
              <w:left w:val="nil"/>
              <w:bottom w:val="nil"/>
              <w:right w:val="nil"/>
            </w:tcBorders>
            <w:shd w:val="clear" w:color="auto" w:fill="auto"/>
            <w:noWrap/>
            <w:vAlign w:val="bottom"/>
            <w:hideMark/>
          </w:tcPr>
          <w:p w14:paraId="39621B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374</w:t>
            </w:r>
          </w:p>
        </w:tc>
      </w:tr>
      <w:tr w:rsidR="00B500D7" w:rsidRPr="00B500D7" w14:paraId="479F87A6" w14:textId="77777777" w:rsidTr="00B500D7">
        <w:trPr>
          <w:trHeight w:val="290"/>
        </w:trPr>
        <w:tc>
          <w:tcPr>
            <w:tcW w:w="454" w:type="pct"/>
            <w:tcBorders>
              <w:top w:val="nil"/>
              <w:left w:val="nil"/>
              <w:bottom w:val="nil"/>
              <w:right w:val="nil"/>
            </w:tcBorders>
            <w:shd w:val="clear" w:color="auto" w:fill="auto"/>
            <w:noWrap/>
            <w:vAlign w:val="bottom"/>
            <w:hideMark/>
          </w:tcPr>
          <w:p w14:paraId="01CA93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538E8B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E7C9D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A0E1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10040B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640FC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0627C3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3E8FE5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31743C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482C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1341</w:t>
            </w:r>
          </w:p>
        </w:tc>
        <w:tc>
          <w:tcPr>
            <w:tcW w:w="354" w:type="pct"/>
            <w:tcBorders>
              <w:top w:val="nil"/>
              <w:left w:val="nil"/>
              <w:bottom w:val="nil"/>
              <w:right w:val="nil"/>
            </w:tcBorders>
            <w:shd w:val="clear" w:color="auto" w:fill="auto"/>
            <w:noWrap/>
            <w:vAlign w:val="bottom"/>
            <w:hideMark/>
          </w:tcPr>
          <w:p w14:paraId="12EDCB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347</w:t>
            </w:r>
          </w:p>
        </w:tc>
      </w:tr>
      <w:tr w:rsidR="00B500D7" w:rsidRPr="00B500D7" w14:paraId="1C5D7FDE" w14:textId="77777777" w:rsidTr="00B500D7">
        <w:trPr>
          <w:trHeight w:val="290"/>
        </w:trPr>
        <w:tc>
          <w:tcPr>
            <w:tcW w:w="454" w:type="pct"/>
            <w:tcBorders>
              <w:top w:val="nil"/>
              <w:left w:val="nil"/>
              <w:bottom w:val="nil"/>
              <w:right w:val="nil"/>
            </w:tcBorders>
            <w:shd w:val="clear" w:color="auto" w:fill="auto"/>
            <w:noWrap/>
            <w:vAlign w:val="bottom"/>
            <w:hideMark/>
          </w:tcPr>
          <w:p w14:paraId="4E23D5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4FC191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007D41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76049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23F18B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47B9D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1563FA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378F05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04D9A8A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D26AF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425</w:t>
            </w:r>
          </w:p>
        </w:tc>
        <w:tc>
          <w:tcPr>
            <w:tcW w:w="354" w:type="pct"/>
            <w:tcBorders>
              <w:top w:val="nil"/>
              <w:left w:val="nil"/>
              <w:bottom w:val="nil"/>
              <w:right w:val="nil"/>
            </w:tcBorders>
            <w:shd w:val="clear" w:color="auto" w:fill="auto"/>
            <w:noWrap/>
            <w:vAlign w:val="bottom"/>
            <w:hideMark/>
          </w:tcPr>
          <w:p w14:paraId="402311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w:t>
            </w:r>
          </w:p>
        </w:tc>
      </w:tr>
      <w:tr w:rsidR="00B500D7" w:rsidRPr="00B500D7" w14:paraId="40B83293" w14:textId="77777777" w:rsidTr="00B500D7">
        <w:trPr>
          <w:trHeight w:val="290"/>
        </w:trPr>
        <w:tc>
          <w:tcPr>
            <w:tcW w:w="454" w:type="pct"/>
            <w:tcBorders>
              <w:top w:val="nil"/>
              <w:left w:val="nil"/>
              <w:bottom w:val="nil"/>
              <w:right w:val="nil"/>
            </w:tcBorders>
            <w:shd w:val="clear" w:color="auto" w:fill="auto"/>
            <w:noWrap/>
            <w:vAlign w:val="bottom"/>
            <w:hideMark/>
          </w:tcPr>
          <w:p w14:paraId="49FF16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5A19B3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7137B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6F97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2112886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F0869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60B325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53AF19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7F71C34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5D3F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482</w:t>
            </w:r>
          </w:p>
        </w:tc>
        <w:tc>
          <w:tcPr>
            <w:tcW w:w="354" w:type="pct"/>
            <w:tcBorders>
              <w:top w:val="nil"/>
              <w:left w:val="nil"/>
              <w:bottom w:val="nil"/>
              <w:right w:val="nil"/>
            </w:tcBorders>
            <w:shd w:val="clear" w:color="auto" w:fill="auto"/>
            <w:noWrap/>
            <w:vAlign w:val="bottom"/>
            <w:hideMark/>
          </w:tcPr>
          <w:p w14:paraId="7662A0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393</w:t>
            </w:r>
          </w:p>
        </w:tc>
      </w:tr>
      <w:tr w:rsidR="00B500D7" w:rsidRPr="00B500D7" w14:paraId="45D26059" w14:textId="77777777" w:rsidTr="00B500D7">
        <w:trPr>
          <w:trHeight w:val="290"/>
        </w:trPr>
        <w:tc>
          <w:tcPr>
            <w:tcW w:w="454" w:type="pct"/>
            <w:tcBorders>
              <w:top w:val="nil"/>
              <w:left w:val="nil"/>
              <w:bottom w:val="nil"/>
              <w:right w:val="nil"/>
            </w:tcBorders>
            <w:shd w:val="clear" w:color="auto" w:fill="auto"/>
            <w:noWrap/>
            <w:vAlign w:val="bottom"/>
            <w:hideMark/>
          </w:tcPr>
          <w:p w14:paraId="75790A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3F8E9C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D2030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DEE1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1F6F29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69E62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05462E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7066A6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2D03E1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8E166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3019</w:t>
            </w:r>
          </w:p>
        </w:tc>
        <w:tc>
          <w:tcPr>
            <w:tcW w:w="354" w:type="pct"/>
            <w:tcBorders>
              <w:top w:val="nil"/>
              <w:left w:val="nil"/>
              <w:bottom w:val="nil"/>
              <w:right w:val="nil"/>
            </w:tcBorders>
            <w:shd w:val="clear" w:color="auto" w:fill="auto"/>
            <w:noWrap/>
            <w:vAlign w:val="bottom"/>
            <w:hideMark/>
          </w:tcPr>
          <w:p w14:paraId="4A1940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577</w:t>
            </w:r>
          </w:p>
        </w:tc>
      </w:tr>
      <w:tr w:rsidR="00B500D7" w:rsidRPr="00B500D7" w14:paraId="6C5F6AC9" w14:textId="77777777" w:rsidTr="00B500D7">
        <w:trPr>
          <w:trHeight w:val="290"/>
        </w:trPr>
        <w:tc>
          <w:tcPr>
            <w:tcW w:w="454" w:type="pct"/>
            <w:tcBorders>
              <w:top w:val="nil"/>
              <w:left w:val="nil"/>
              <w:bottom w:val="nil"/>
              <w:right w:val="nil"/>
            </w:tcBorders>
            <w:shd w:val="clear" w:color="auto" w:fill="auto"/>
            <w:noWrap/>
            <w:vAlign w:val="bottom"/>
            <w:hideMark/>
          </w:tcPr>
          <w:p w14:paraId="32C6FE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172677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9CE5A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81ED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5F7631A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45B58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4F6078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42FDB1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199FE9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6C23F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2192</w:t>
            </w:r>
          </w:p>
        </w:tc>
        <w:tc>
          <w:tcPr>
            <w:tcW w:w="354" w:type="pct"/>
            <w:tcBorders>
              <w:top w:val="nil"/>
              <w:left w:val="nil"/>
              <w:bottom w:val="nil"/>
              <w:right w:val="nil"/>
            </w:tcBorders>
            <w:shd w:val="clear" w:color="auto" w:fill="auto"/>
            <w:noWrap/>
            <w:vAlign w:val="bottom"/>
            <w:hideMark/>
          </w:tcPr>
          <w:p w14:paraId="0506AE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487</w:t>
            </w:r>
          </w:p>
        </w:tc>
      </w:tr>
      <w:tr w:rsidR="00B500D7" w:rsidRPr="00B500D7" w14:paraId="22E1EF79" w14:textId="77777777" w:rsidTr="00B500D7">
        <w:trPr>
          <w:trHeight w:val="290"/>
        </w:trPr>
        <w:tc>
          <w:tcPr>
            <w:tcW w:w="454" w:type="pct"/>
            <w:tcBorders>
              <w:top w:val="nil"/>
              <w:left w:val="nil"/>
              <w:bottom w:val="nil"/>
              <w:right w:val="nil"/>
            </w:tcBorders>
            <w:shd w:val="clear" w:color="auto" w:fill="auto"/>
            <w:noWrap/>
            <w:vAlign w:val="bottom"/>
            <w:hideMark/>
          </w:tcPr>
          <w:p w14:paraId="239088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7AC8A4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E5F39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6386A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5D4C17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B316D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423BB3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07618D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448F0DA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F0A7A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660</w:t>
            </w:r>
          </w:p>
        </w:tc>
        <w:tc>
          <w:tcPr>
            <w:tcW w:w="354" w:type="pct"/>
            <w:tcBorders>
              <w:top w:val="nil"/>
              <w:left w:val="nil"/>
              <w:bottom w:val="nil"/>
              <w:right w:val="nil"/>
            </w:tcBorders>
            <w:shd w:val="clear" w:color="auto" w:fill="auto"/>
            <w:noWrap/>
            <w:vAlign w:val="bottom"/>
            <w:hideMark/>
          </w:tcPr>
          <w:p w14:paraId="0FF772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395</w:t>
            </w:r>
          </w:p>
        </w:tc>
      </w:tr>
      <w:tr w:rsidR="00B500D7" w:rsidRPr="00B500D7" w14:paraId="19FC5133" w14:textId="77777777" w:rsidTr="00B500D7">
        <w:trPr>
          <w:trHeight w:val="290"/>
        </w:trPr>
        <w:tc>
          <w:tcPr>
            <w:tcW w:w="454" w:type="pct"/>
            <w:tcBorders>
              <w:top w:val="nil"/>
              <w:left w:val="nil"/>
              <w:bottom w:val="nil"/>
              <w:right w:val="nil"/>
            </w:tcBorders>
            <w:shd w:val="clear" w:color="auto" w:fill="auto"/>
            <w:noWrap/>
            <w:vAlign w:val="bottom"/>
            <w:hideMark/>
          </w:tcPr>
          <w:p w14:paraId="50ACB1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0C13EC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377BA5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3495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2350112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1ADB8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109BBD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41AE9A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626D7AC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D0C22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445</w:t>
            </w:r>
          </w:p>
        </w:tc>
        <w:tc>
          <w:tcPr>
            <w:tcW w:w="354" w:type="pct"/>
            <w:tcBorders>
              <w:top w:val="nil"/>
              <w:left w:val="nil"/>
              <w:bottom w:val="nil"/>
              <w:right w:val="nil"/>
            </w:tcBorders>
            <w:shd w:val="clear" w:color="auto" w:fill="auto"/>
            <w:noWrap/>
            <w:vAlign w:val="bottom"/>
            <w:hideMark/>
          </w:tcPr>
          <w:p w14:paraId="758212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14:paraId="10ABE55D" w14:textId="77777777" w:rsidTr="00B500D7">
        <w:trPr>
          <w:trHeight w:val="290"/>
        </w:trPr>
        <w:tc>
          <w:tcPr>
            <w:tcW w:w="454" w:type="pct"/>
            <w:tcBorders>
              <w:top w:val="nil"/>
              <w:left w:val="nil"/>
              <w:bottom w:val="nil"/>
              <w:right w:val="nil"/>
            </w:tcBorders>
            <w:shd w:val="clear" w:color="auto" w:fill="auto"/>
            <w:noWrap/>
            <w:vAlign w:val="bottom"/>
            <w:hideMark/>
          </w:tcPr>
          <w:p w14:paraId="7FC3D3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169170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48A62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FDC3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4139E6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53EE1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3858E1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44D8DC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4E915B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971D3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w:t>
            </w:r>
          </w:p>
        </w:tc>
        <w:tc>
          <w:tcPr>
            <w:tcW w:w="354" w:type="pct"/>
            <w:tcBorders>
              <w:top w:val="nil"/>
              <w:left w:val="nil"/>
              <w:bottom w:val="nil"/>
              <w:right w:val="nil"/>
            </w:tcBorders>
            <w:shd w:val="clear" w:color="auto" w:fill="auto"/>
            <w:noWrap/>
            <w:vAlign w:val="bottom"/>
            <w:hideMark/>
          </w:tcPr>
          <w:p w14:paraId="5EC398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r>
      <w:tr w:rsidR="00B500D7" w:rsidRPr="00B500D7" w14:paraId="51A70CFA" w14:textId="77777777" w:rsidTr="00B500D7">
        <w:trPr>
          <w:trHeight w:val="290"/>
        </w:trPr>
        <w:tc>
          <w:tcPr>
            <w:tcW w:w="454" w:type="pct"/>
            <w:tcBorders>
              <w:top w:val="nil"/>
              <w:left w:val="nil"/>
              <w:bottom w:val="nil"/>
              <w:right w:val="nil"/>
            </w:tcBorders>
            <w:shd w:val="clear" w:color="auto" w:fill="auto"/>
            <w:noWrap/>
            <w:vAlign w:val="bottom"/>
            <w:hideMark/>
          </w:tcPr>
          <w:p w14:paraId="2D8AE9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4533FB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631F9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3252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03A32A1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5922A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736592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1AB67E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661483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C0F6E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1160</w:t>
            </w:r>
          </w:p>
        </w:tc>
        <w:tc>
          <w:tcPr>
            <w:tcW w:w="354" w:type="pct"/>
            <w:tcBorders>
              <w:top w:val="nil"/>
              <w:left w:val="nil"/>
              <w:bottom w:val="nil"/>
              <w:right w:val="nil"/>
            </w:tcBorders>
            <w:shd w:val="clear" w:color="auto" w:fill="auto"/>
            <w:noWrap/>
            <w:vAlign w:val="bottom"/>
            <w:hideMark/>
          </w:tcPr>
          <w:p w14:paraId="370B90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460</w:t>
            </w:r>
          </w:p>
        </w:tc>
      </w:tr>
      <w:tr w:rsidR="00B500D7" w:rsidRPr="00B500D7" w14:paraId="346AD056" w14:textId="77777777" w:rsidTr="00B500D7">
        <w:trPr>
          <w:trHeight w:val="290"/>
        </w:trPr>
        <w:tc>
          <w:tcPr>
            <w:tcW w:w="454" w:type="pct"/>
            <w:tcBorders>
              <w:top w:val="nil"/>
              <w:left w:val="nil"/>
              <w:bottom w:val="nil"/>
              <w:right w:val="nil"/>
            </w:tcBorders>
            <w:shd w:val="clear" w:color="auto" w:fill="auto"/>
            <w:noWrap/>
            <w:vAlign w:val="bottom"/>
            <w:hideMark/>
          </w:tcPr>
          <w:p w14:paraId="10A9AB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582962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6C318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58040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64267C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38340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4D58B2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5EC809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3B1B61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479CC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709</w:t>
            </w:r>
          </w:p>
        </w:tc>
        <w:tc>
          <w:tcPr>
            <w:tcW w:w="354" w:type="pct"/>
            <w:tcBorders>
              <w:top w:val="nil"/>
              <w:left w:val="nil"/>
              <w:bottom w:val="nil"/>
              <w:right w:val="nil"/>
            </w:tcBorders>
            <w:shd w:val="clear" w:color="auto" w:fill="auto"/>
            <w:noWrap/>
            <w:vAlign w:val="bottom"/>
            <w:hideMark/>
          </w:tcPr>
          <w:p w14:paraId="6FA8A9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305</w:t>
            </w:r>
          </w:p>
        </w:tc>
      </w:tr>
      <w:tr w:rsidR="00B500D7" w:rsidRPr="00B500D7" w14:paraId="5F772C74" w14:textId="77777777" w:rsidTr="00B500D7">
        <w:trPr>
          <w:trHeight w:val="290"/>
        </w:trPr>
        <w:tc>
          <w:tcPr>
            <w:tcW w:w="454" w:type="pct"/>
            <w:tcBorders>
              <w:top w:val="nil"/>
              <w:left w:val="nil"/>
              <w:bottom w:val="nil"/>
              <w:right w:val="nil"/>
            </w:tcBorders>
            <w:shd w:val="clear" w:color="auto" w:fill="auto"/>
            <w:noWrap/>
            <w:vAlign w:val="bottom"/>
            <w:hideMark/>
          </w:tcPr>
          <w:p w14:paraId="00C741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771904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5E164D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E710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7564A0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07809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08102D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6F9BC5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4604D5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28F2A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423</w:t>
            </w:r>
          </w:p>
        </w:tc>
        <w:tc>
          <w:tcPr>
            <w:tcW w:w="354" w:type="pct"/>
            <w:tcBorders>
              <w:top w:val="nil"/>
              <w:left w:val="nil"/>
              <w:bottom w:val="nil"/>
              <w:right w:val="nil"/>
            </w:tcBorders>
            <w:shd w:val="clear" w:color="auto" w:fill="auto"/>
            <w:noWrap/>
            <w:vAlign w:val="bottom"/>
            <w:hideMark/>
          </w:tcPr>
          <w:p w14:paraId="09500F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r>
      <w:tr w:rsidR="00B500D7" w:rsidRPr="00B500D7" w14:paraId="3F88A448" w14:textId="77777777" w:rsidTr="00B500D7">
        <w:trPr>
          <w:trHeight w:val="290"/>
        </w:trPr>
        <w:tc>
          <w:tcPr>
            <w:tcW w:w="454" w:type="pct"/>
            <w:tcBorders>
              <w:top w:val="nil"/>
              <w:left w:val="nil"/>
              <w:bottom w:val="nil"/>
              <w:right w:val="nil"/>
            </w:tcBorders>
            <w:shd w:val="clear" w:color="auto" w:fill="auto"/>
            <w:noWrap/>
            <w:vAlign w:val="bottom"/>
            <w:hideMark/>
          </w:tcPr>
          <w:p w14:paraId="79F143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37BAF5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A74ED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B7DA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3251CFB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799EF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37759F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36642F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3C91A4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A512C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958</w:t>
            </w:r>
          </w:p>
        </w:tc>
        <w:tc>
          <w:tcPr>
            <w:tcW w:w="354" w:type="pct"/>
            <w:tcBorders>
              <w:top w:val="nil"/>
              <w:left w:val="nil"/>
              <w:bottom w:val="nil"/>
              <w:right w:val="nil"/>
            </w:tcBorders>
            <w:shd w:val="clear" w:color="auto" w:fill="auto"/>
            <w:noWrap/>
            <w:vAlign w:val="bottom"/>
            <w:hideMark/>
          </w:tcPr>
          <w:p w14:paraId="57324B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719</w:t>
            </w:r>
          </w:p>
        </w:tc>
      </w:tr>
      <w:tr w:rsidR="00B500D7" w:rsidRPr="00B500D7" w14:paraId="50A344E1" w14:textId="77777777" w:rsidTr="00B500D7">
        <w:trPr>
          <w:trHeight w:val="290"/>
        </w:trPr>
        <w:tc>
          <w:tcPr>
            <w:tcW w:w="454" w:type="pct"/>
            <w:tcBorders>
              <w:top w:val="nil"/>
              <w:left w:val="nil"/>
              <w:bottom w:val="nil"/>
              <w:right w:val="nil"/>
            </w:tcBorders>
            <w:shd w:val="clear" w:color="auto" w:fill="auto"/>
            <w:noWrap/>
            <w:vAlign w:val="bottom"/>
            <w:hideMark/>
          </w:tcPr>
          <w:p w14:paraId="78132C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128C18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38198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CD2A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02F2D7A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946DF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6EF746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1F4BFF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41937C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2287E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w:t>
            </w:r>
          </w:p>
        </w:tc>
        <w:tc>
          <w:tcPr>
            <w:tcW w:w="354" w:type="pct"/>
            <w:tcBorders>
              <w:top w:val="nil"/>
              <w:left w:val="nil"/>
              <w:bottom w:val="nil"/>
              <w:right w:val="nil"/>
            </w:tcBorders>
            <w:shd w:val="clear" w:color="auto" w:fill="auto"/>
            <w:noWrap/>
            <w:vAlign w:val="bottom"/>
            <w:hideMark/>
          </w:tcPr>
          <w:p w14:paraId="768112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770</w:t>
            </w:r>
          </w:p>
        </w:tc>
      </w:tr>
      <w:tr w:rsidR="00B500D7" w:rsidRPr="00B500D7" w14:paraId="62D0B9C5" w14:textId="77777777" w:rsidTr="00B500D7">
        <w:trPr>
          <w:trHeight w:val="290"/>
        </w:trPr>
        <w:tc>
          <w:tcPr>
            <w:tcW w:w="454" w:type="pct"/>
            <w:tcBorders>
              <w:top w:val="nil"/>
              <w:left w:val="nil"/>
              <w:bottom w:val="nil"/>
              <w:right w:val="nil"/>
            </w:tcBorders>
            <w:shd w:val="clear" w:color="auto" w:fill="auto"/>
            <w:noWrap/>
            <w:vAlign w:val="bottom"/>
            <w:hideMark/>
          </w:tcPr>
          <w:p w14:paraId="229641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795717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D3448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C2AC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3C556B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412D6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51AE5B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28EF92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09C964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E2A33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444</w:t>
            </w:r>
          </w:p>
        </w:tc>
        <w:tc>
          <w:tcPr>
            <w:tcW w:w="354" w:type="pct"/>
            <w:tcBorders>
              <w:top w:val="nil"/>
              <w:left w:val="nil"/>
              <w:bottom w:val="nil"/>
              <w:right w:val="nil"/>
            </w:tcBorders>
            <w:shd w:val="clear" w:color="auto" w:fill="auto"/>
            <w:noWrap/>
            <w:vAlign w:val="bottom"/>
            <w:hideMark/>
          </w:tcPr>
          <w:p w14:paraId="040585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569</w:t>
            </w:r>
          </w:p>
        </w:tc>
      </w:tr>
      <w:tr w:rsidR="00B500D7" w:rsidRPr="00B500D7" w14:paraId="73217C92" w14:textId="77777777" w:rsidTr="00B500D7">
        <w:trPr>
          <w:trHeight w:val="290"/>
        </w:trPr>
        <w:tc>
          <w:tcPr>
            <w:tcW w:w="454" w:type="pct"/>
            <w:tcBorders>
              <w:top w:val="nil"/>
              <w:left w:val="nil"/>
              <w:bottom w:val="nil"/>
              <w:right w:val="nil"/>
            </w:tcBorders>
            <w:shd w:val="clear" w:color="auto" w:fill="auto"/>
            <w:noWrap/>
            <w:vAlign w:val="bottom"/>
            <w:hideMark/>
          </w:tcPr>
          <w:p w14:paraId="7C73AD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7CD9DF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D6E3F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990D5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646B1C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C3986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45F722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34E12F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3DE05EC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3A024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389</w:t>
            </w:r>
          </w:p>
        </w:tc>
        <w:tc>
          <w:tcPr>
            <w:tcW w:w="354" w:type="pct"/>
            <w:tcBorders>
              <w:top w:val="nil"/>
              <w:left w:val="nil"/>
              <w:bottom w:val="nil"/>
              <w:right w:val="nil"/>
            </w:tcBorders>
            <w:shd w:val="clear" w:color="auto" w:fill="auto"/>
            <w:noWrap/>
            <w:vAlign w:val="bottom"/>
            <w:hideMark/>
          </w:tcPr>
          <w:p w14:paraId="11AE9F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583</w:t>
            </w:r>
          </w:p>
        </w:tc>
      </w:tr>
      <w:tr w:rsidR="00B500D7" w:rsidRPr="00B500D7" w14:paraId="715BCCB4" w14:textId="77777777" w:rsidTr="00B500D7">
        <w:trPr>
          <w:trHeight w:val="290"/>
        </w:trPr>
        <w:tc>
          <w:tcPr>
            <w:tcW w:w="454" w:type="pct"/>
            <w:tcBorders>
              <w:top w:val="nil"/>
              <w:left w:val="nil"/>
              <w:bottom w:val="nil"/>
              <w:right w:val="nil"/>
            </w:tcBorders>
            <w:shd w:val="clear" w:color="auto" w:fill="auto"/>
            <w:noWrap/>
            <w:vAlign w:val="bottom"/>
            <w:hideMark/>
          </w:tcPr>
          <w:p w14:paraId="66B4F1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4690CE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C5870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E91B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34E178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8DA22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736560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1346B8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1B2F6A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50363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668</w:t>
            </w:r>
          </w:p>
        </w:tc>
        <w:tc>
          <w:tcPr>
            <w:tcW w:w="354" w:type="pct"/>
            <w:tcBorders>
              <w:top w:val="nil"/>
              <w:left w:val="nil"/>
              <w:bottom w:val="nil"/>
              <w:right w:val="nil"/>
            </w:tcBorders>
            <w:shd w:val="clear" w:color="auto" w:fill="auto"/>
            <w:noWrap/>
            <w:vAlign w:val="bottom"/>
            <w:hideMark/>
          </w:tcPr>
          <w:p w14:paraId="6E1331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w:t>
            </w:r>
          </w:p>
        </w:tc>
      </w:tr>
      <w:tr w:rsidR="00B500D7" w:rsidRPr="00B500D7" w14:paraId="55C40D6F" w14:textId="77777777" w:rsidTr="00B500D7">
        <w:trPr>
          <w:trHeight w:val="290"/>
        </w:trPr>
        <w:tc>
          <w:tcPr>
            <w:tcW w:w="454" w:type="pct"/>
            <w:tcBorders>
              <w:top w:val="nil"/>
              <w:left w:val="nil"/>
              <w:bottom w:val="nil"/>
              <w:right w:val="nil"/>
            </w:tcBorders>
            <w:shd w:val="clear" w:color="auto" w:fill="auto"/>
            <w:noWrap/>
            <w:vAlign w:val="bottom"/>
            <w:hideMark/>
          </w:tcPr>
          <w:p w14:paraId="69C918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62CCB4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22CCC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A59A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4B206C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5E4E9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29F0ED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1ADF53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0498C5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CC2A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1196</w:t>
            </w:r>
          </w:p>
        </w:tc>
        <w:tc>
          <w:tcPr>
            <w:tcW w:w="354" w:type="pct"/>
            <w:tcBorders>
              <w:top w:val="nil"/>
              <w:left w:val="nil"/>
              <w:bottom w:val="nil"/>
              <w:right w:val="nil"/>
            </w:tcBorders>
            <w:shd w:val="clear" w:color="auto" w:fill="auto"/>
            <w:noWrap/>
            <w:vAlign w:val="bottom"/>
            <w:hideMark/>
          </w:tcPr>
          <w:p w14:paraId="7A8B86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940</w:t>
            </w:r>
          </w:p>
        </w:tc>
      </w:tr>
      <w:tr w:rsidR="00B500D7" w:rsidRPr="00B500D7" w14:paraId="65E922C4" w14:textId="77777777" w:rsidTr="00B500D7">
        <w:trPr>
          <w:trHeight w:val="290"/>
        </w:trPr>
        <w:tc>
          <w:tcPr>
            <w:tcW w:w="454" w:type="pct"/>
            <w:tcBorders>
              <w:top w:val="nil"/>
              <w:left w:val="nil"/>
              <w:bottom w:val="nil"/>
              <w:right w:val="nil"/>
            </w:tcBorders>
            <w:shd w:val="clear" w:color="auto" w:fill="auto"/>
            <w:noWrap/>
            <w:vAlign w:val="bottom"/>
            <w:hideMark/>
          </w:tcPr>
          <w:p w14:paraId="5D4445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1F2541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361A5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0CC1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785D53B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F6078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23027A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313026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1F545B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5861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c>
          <w:tcPr>
            <w:tcW w:w="354" w:type="pct"/>
            <w:tcBorders>
              <w:top w:val="nil"/>
              <w:left w:val="nil"/>
              <w:bottom w:val="nil"/>
              <w:right w:val="nil"/>
            </w:tcBorders>
            <w:shd w:val="clear" w:color="auto" w:fill="auto"/>
            <w:noWrap/>
            <w:vAlign w:val="bottom"/>
            <w:hideMark/>
          </w:tcPr>
          <w:p w14:paraId="1398BF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822</w:t>
            </w:r>
          </w:p>
        </w:tc>
      </w:tr>
      <w:tr w:rsidR="00B500D7" w:rsidRPr="00B500D7" w14:paraId="7CCCF54D" w14:textId="77777777" w:rsidTr="00B500D7">
        <w:trPr>
          <w:trHeight w:val="290"/>
        </w:trPr>
        <w:tc>
          <w:tcPr>
            <w:tcW w:w="454" w:type="pct"/>
            <w:tcBorders>
              <w:top w:val="nil"/>
              <w:left w:val="nil"/>
              <w:bottom w:val="nil"/>
              <w:right w:val="nil"/>
            </w:tcBorders>
            <w:shd w:val="clear" w:color="auto" w:fill="auto"/>
            <w:noWrap/>
            <w:vAlign w:val="bottom"/>
            <w:hideMark/>
          </w:tcPr>
          <w:p w14:paraId="3BE798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3ED2B5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47F51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6791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074A31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45E3E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6E8B1F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6A47F1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65100DA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3E8D7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w:t>
            </w:r>
          </w:p>
        </w:tc>
        <w:tc>
          <w:tcPr>
            <w:tcW w:w="354" w:type="pct"/>
            <w:tcBorders>
              <w:top w:val="nil"/>
              <w:left w:val="nil"/>
              <w:bottom w:val="nil"/>
              <w:right w:val="nil"/>
            </w:tcBorders>
            <w:shd w:val="clear" w:color="auto" w:fill="auto"/>
            <w:noWrap/>
            <w:vAlign w:val="bottom"/>
            <w:hideMark/>
          </w:tcPr>
          <w:p w14:paraId="06A4D6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w:t>
            </w:r>
          </w:p>
        </w:tc>
      </w:tr>
      <w:tr w:rsidR="00B500D7" w:rsidRPr="00B500D7" w14:paraId="18737904" w14:textId="77777777" w:rsidTr="00B500D7">
        <w:trPr>
          <w:trHeight w:val="290"/>
        </w:trPr>
        <w:tc>
          <w:tcPr>
            <w:tcW w:w="454" w:type="pct"/>
            <w:tcBorders>
              <w:top w:val="nil"/>
              <w:left w:val="nil"/>
              <w:bottom w:val="nil"/>
              <w:right w:val="nil"/>
            </w:tcBorders>
            <w:shd w:val="clear" w:color="auto" w:fill="auto"/>
            <w:noWrap/>
            <w:vAlign w:val="bottom"/>
            <w:hideMark/>
          </w:tcPr>
          <w:p w14:paraId="5DEB83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2F165C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7F313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464F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0B732C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C7FFC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3517E2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704CA1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46D8CA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5CD3D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894</w:t>
            </w:r>
          </w:p>
        </w:tc>
        <w:tc>
          <w:tcPr>
            <w:tcW w:w="354" w:type="pct"/>
            <w:tcBorders>
              <w:top w:val="nil"/>
              <w:left w:val="nil"/>
              <w:bottom w:val="nil"/>
              <w:right w:val="nil"/>
            </w:tcBorders>
            <w:shd w:val="clear" w:color="auto" w:fill="auto"/>
            <w:noWrap/>
            <w:vAlign w:val="bottom"/>
            <w:hideMark/>
          </w:tcPr>
          <w:p w14:paraId="2DB1C8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849</w:t>
            </w:r>
          </w:p>
        </w:tc>
      </w:tr>
      <w:tr w:rsidR="00B500D7" w:rsidRPr="00B500D7" w14:paraId="6058A0FD" w14:textId="77777777" w:rsidTr="00B500D7">
        <w:trPr>
          <w:trHeight w:val="290"/>
        </w:trPr>
        <w:tc>
          <w:tcPr>
            <w:tcW w:w="454" w:type="pct"/>
            <w:tcBorders>
              <w:top w:val="nil"/>
              <w:left w:val="nil"/>
              <w:bottom w:val="nil"/>
              <w:right w:val="nil"/>
            </w:tcBorders>
            <w:shd w:val="clear" w:color="auto" w:fill="auto"/>
            <w:noWrap/>
            <w:vAlign w:val="bottom"/>
            <w:hideMark/>
          </w:tcPr>
          <w:p w14:paraId="20F640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2220FB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64CD2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2FC2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3F3A45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987DA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2BDF96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3B90E6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40D794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5ADA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1029</w:t>
            </w:r>
          </w:p>
        </w:tc>
        <w:tc>
          <w:tcPr>
            <w:tcW w:w="354" w:type="pct"/>
            <w:tcBorders>
              <w:top w:val="nil"/>
              <w:left w:val="nil"/>
              <w:bottom w:val="nil"/>
              <w:right w:val="nil"/>
            </w:tcBorders>
            <w:shd w:val="clear" w:color="auto" w:fill="auto"/>
            <w:noWrap/>
            <w:vAlign w:val="bottom"/>
            <w:hideMark/>
          </w:tcPr>
          <w:p w14:paraId="1D8708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971</w:t>
            </w:r>
          </w:p>
        </w:tc>
      </w:tr>
      <w:tr w:rsidR="00B500D7" w:rsidRPr="00B500D7" w14:paraId="2B20A218" w14:textId="77777777" w:rsidTr="00B500D7">
        <w:trPr>
          <w:trHeight w:val="290"/>
        </w:trPr>
        <w:tc>
          <w:tcPr>
            <w:tcW w:w="454" w:type="pct"/>
            <w:tcBorders>
              <w:top w:val="nil"/>
              <w:left w:val="nil"/>
              <w:bottom w:val="nil"/>
              <w:right w:val="nil"/>
            </w:tcBorders>
            <w:shd w:val="clear" w:color="auto" w:fill="auto"/>
            <w:noWrap/>
            <w:vAlign w:val="bottom"/>
            <w:hideMark/>
          </w:tcPr>
          <w:p w14:paraId="4324F5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7BEB4F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D6026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B9EE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4401A0A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D7C92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7F07CB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6903E1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54F544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4436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650</w:t>
            </w:r>
          </w:p>
        </w:tc>
        <w:tc>
          <w:tcPr>
            <w:tcW w:w="354" w:type="pct"/>
            <w:tcBorders>
              <w:top w:val="nil"/>
              <w:left w:val="nil"/>
              <w:bottom w:val="nil"/>
              <w:right w:val="nil"/>
            </w:tcBorders>
            <w:shd w:val="clear" w:color="auto" w:fill="auto"/>
            <w:noWrap/>
            <w:vAlign w:val="bottom"/>
            <w:hideMark/>
          </w:tcPr>
          <w:p w14:paraId="33E31E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14:paraId="32AD3025" w14:textId="77777777" w:rsidTr="00B500D7">
        <w:trPr>
          <w:trHeight w:val="290"/>
        </w:trPr>
        <w:tc>
          <w:tcPr>
            <w:tcW w:w="454" w:type="pct"/>
            <w:tcBorders>
              <w:top w:val="nil"/>
              <w:left w:val="nil"/>
              <w:bottom w:val="nil"/>
              <w:right w:val="nil"/>
            </w:tcBorders>
            <w:shd w:val="clear" w:color="auto" w:fill="auto"/>
            <w:noWrap/>
            <w:vAlign w:val="bottom"/>
            <w:hideMark/>
          </w:tcPr>
          <w:p w14:paraId="1DF738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303E7E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87F617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CA7C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6805E1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4AACE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67C268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2836F8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5FED50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E3F66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539</w:t>
            </w:r>
          </w:p>
        </w:tc>
        <w:tc>
          <w:tcPr>
            <w:tcW w:w="354" w:type="pct"/>
            <w:tcBorders>
              <w:top w:val="nil"/>
              <w:left w:val="nil"/>
              <w:bottom w:val="nil"/>
              <w:right w:val="nil"/>
            </w:tcBorders>
            <w:shd w:val="clear" w:color="auto" w:fill="auto"/>
            <w:noWrap/>
            <w:vAlign w:val="bottom"/>
            <w:hideMark/>
          </w:tcPr>
          <w:p w14:paraId="514A83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784</w:t>
            </w:r>
          </w:p>
        </w:tc>
      </w:tr>
      <w:tr w:rsidR="00B500D7" w:rsidRPr="00B500D7" w14:paraId="68C6BEB9" w14:textId="77777777" w:rsidTr="00B500D7">
        <w:trPr>
          <w:trHeight w:val="290"/>
        </w:trPr>
        <w:tc>
          <w:tcPr>
            <w:tcW w:w="454" w:type="pct"/>
            <w:tcBorders>
              <w:top w:val="nil"/>
              <w:left w:val="nil"/>
              <w:bottom w:val="nil"/>
              <w:right w:val="nil"/>
            </w:tcBorders>
            <w:shd w:val="clear" w:color="auto" w:fill="auto"/>
            <w:noWrap/>
            <w:vAlign w:val="bottom"/>
            <w:hideMark/>
          </w:tcPr>
          <w:p w14:paraId="391CDB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232351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D07531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0C47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1B15E8D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2927F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393A29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07534E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2201F3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FE81D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998</w:t>
            </w:r>
          </w:p>
        </w:tc>
        <w:tc>
          <w:tcPr>
            <w:tcW w:w="354" w:type="pct"/>
            <w:tcBorders>
              <w:top w:val="nil"/>
              <w:left w:val="nil"/>
              <w:bottom w:val="nil"/>
              <w:right w:val="nil"/>
            </w:tcBorders>
            <w:shd w:val="clear" w:color="auto" w:fill="auto"/>
            <w:noWrap/>
            <w:vAlign w:val="bottom"/>
            <w:hideMark/>
          </w:tcPr>
          <w:p w14:paraId="46B6AA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1105</w:t>
            </w:r>
          </w:p>
        </w:tc>
      </w:tr>
      <w:tr w:rsidR="00B500D7" w:rsidRPr="00B500D7" w14:paraId="45350CA4" w14:textId="77777777" w:rsidTr="00B500D7">
        <w:trPr>
          <w:trHeight w:val="290"/>
        </w:trPr>
        <w:tc>
          <w:tcPr>
            <w:tcW w:w="454" w:type="pct"/>
            <w:tcBorders>
              <w:top w:val="nil"/>
              <w:left w:val="nil"/>
              <w:bottom w:val="nil"/>
              <w:right w:val="nil"/>
            </w:tcBorders>
            <w:shd w:val="clear" w:color="auto" w:fill="auto"/>
            <w:noWrap/>
            <w:vAlign w:val="bottom"/>
            <w:hideMark/>
          </w:tcPr>
          <w:p w14:paraId="2B8FAD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41FFEF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29C7F7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D220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5029C1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CE6CE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6D8FA4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3AA9D7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20BEF3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893F0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1507</w:t>
            </w:r>
          </w:p>
        </w:tc>
        <w:tc>
          <w:tcPr>
            <w:tcW w:w="354" w:type="pct"/>
            <w:tcBorders>
              <w:top w:val="nil"/>
              <w:left w:val="nil"/>
              <w:bottom w:val="nil"/>
              <w:right w:val="nil"/>
            </w:tcBorders>
            <w:shd w:val="clear" w:color="auto" w:fill="auto"/>
            <w:noWrap/>
            <w:vAlign w:val="bottom"/>
            <w:hideMark/>
          </w:tcPr>
          <w:p w14:paraId="3E9069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14:paraId="42A037C5" w14:textId="77777777" w:rsidTr="00B500D7">
        <w:trPr>
          <w:trHeight w:val="290"/>
        </w:trPr>
        <w:tc>
          <w:tcPr>
            <w:tcW w:w="454" w:type="pct"/>
            <w:tcBorders>
              <w:top w:val="nil"/>
              <w:left w:val="nil"/>
              <w:bottom w:val="nil"/>
              <w:right w:val="nil"/>
            </w:tcBorders>
            <w:shd w:val="clear" w:color="auto" w:fill="auto"/>
            <w:noWrap/>
            <w:vAlign w:val="bottom"/>
            <w:hideMark/>
          </w:tcPr>
          <w:p w14:paraId="1F32C4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7996E8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D6FE8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94134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157B19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E8899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497CE8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57FAED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50665A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19E73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w:t>
            </w:r>
          </w:p>
        </w:tc>
        <w:tc>
          <w:tcPr>
            <w:tcW w:w="354" w:type="pct"/>
            <w:tcBorders>
              <w:top w:val="nil"/>
              <w:left w:val="nil"/>
              <w:bottom w:val="nil"/>
              <w:right w:val="nil"/>
            </w:tcBorders>
            <w:shd w:val="clear" w:color="auto" w:fill="auto"/>
            <w:noWrap/>
            <w:vAlign w:val="bottom"/>
            <w:hideMark/>
          </w:tcPr>
          <w:p w14:paraId="36CF1D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744</w:t>
            </w:r>
          </w:p>
        </w:tc>
      </w:tr>
      <w:tr w:rsidR="00B500D7" w:rsidRPr="00B500D7" w14:paraId="603CDB8C" w14:textId="77777777" w:rsidTr="00B500D7">
        <w:trPr>
          <w:trHeight w:val="290"/>
        </w:trPr>
        <w:tc>
          <w:tcPr>
            <w:tcW w:w="454" w:type="pct"/>
            <w:tcBorders>
              <w:top w:val="nil"/>
              <w:left w:val="nil"/>
              <w:bottom w:val="nil"/>
              <w:right w:val="nil"/>
            </w:tcBorders>
            <w:shd w:val="clear" w:color="auto" w:fill="auto"/>
            <w:noWrap/>
            <w:vAlign w:val="bottom"/>
            <w:hideMark/>
          </w:tcPr>
          <w:p w14:paraId="17886A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6773BD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E307C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52C8B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18FD5C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AC100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694BFE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235EF1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0C570FC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30459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440</w:t>
            </w:r>
          </w:p>
        </w:tc>
        <w:tc>
          <w:tcPr>
            <w:tcW w:w="354" w:type="pct"/>
            <w:tcBorders>
              <w:top w:val="nil"/>
              <w:left w:val="nil"/>
              <w:bottom w:val="nil"/>
              <w:right w:val="nil"/>
            </w:tcBorders>
            <w:shd w:val="clear" w:color="auto" w:fill="auto"/>
            <w:noWrap/>
            <w:vAlign w:val="bottom"/>
            <w:hideMark/>
          </w:tcPr>
          <w:p w14:paraId="58DAE2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825</w:t>
            </w:r>
          </w:p>
        </w:tc>
      </w:tr>
      <w:tr w:rsidR="00B500D7" w:rsidRPr="00B500D7" w14:paraId="39575A38" w14:textId="77777777" w:rsidTr="00B500D7">
        <w:trPr>
          <w:trHeight w:val="290"/>
        </w:trPr>
        <w:tc>
          <w:tcPr>
            <w:tcW w:w="454" w:type="pct"/>
            <w:tcBorders>
              <w:top w:val="nil"/>
              <w:left w:val="nil"/>
              <w:bottom w:val="nil"/>
              <w:right w:val="nil"/>
            </w:tcBorders>
            <w:shd w:val="clear" w:color="auto" w:fill="auto"/>
            <w:noWrap/>
            <w:vAlign w:val="bottom"/>
            <w:hideMark/>
          </w:tcPr>
          <w:p w14:paraId="19BF76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612C5B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DBEFA3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29108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310333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2E6A9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45F985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10731A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2ABEDB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6E570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616</w:t>
            </w:r>
          </w:p>
        </w:tc>
        <w:tc>
          <w:tcPr>
            <w:tcW w:w="354" w:type="pct"/>
            <w:tcBorders>
              <w:top w:val="nil"/>
              <w:left w:val="nil"/>
              <w:bottom w:val="nil"/>
              <w:right w:val="nil"/>
            </w:tcBorders>
            <w:shd w:val="clear" w:color="auto" w:fill="auto"/>
            <w:noWrap/>
            <w:vAlign w:val="bottom"/>
            <w:hideMark/>
          </w:tcPr>
          <w:p w14:paraId="5B146A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1233</w:t>
            </w:r>
          </w:p>
        </w:tc>
      </w:tr>
      <w:tr w:rsidR="00B500D7" w:rsidRPr="00B500D7" w14:paraId="2A66A18A" w14:textId="77777777" w:rsidTr="00B500D7">
        <w:trPr>
          <w:trHeight w:val="290"/>
        </w:trPr>
        <w:tc>
          <w:tcPr>
            <w:tcW w:w="454" w:type="pct"/>
            <w:tcBorders>
              <w:top w:val="nil"/>
              <w:left w:val="nil"/>
              <w:bottom w:val="nil"/>
              <w:right w:val="nil"/>
            </w:tcBorders>
            <w:shd w:val="clear" w:color="auto" w:fill="auto"/>
            <w:noWrap/>
            <w:vAlign w:val="bottom"/>
            <w:hideMark/>
          </w:tcPr>
          <w:p w14:paraId="672CF8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43519D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D2266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B7AB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70480D8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73AE2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4919FE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054BF0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4D4E1EA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8F9AE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1772</w:t>
            </w:r>
          </w:p>
        </w:tc>
        <w:tc>
          <w:tcPr>
            <w:tcW w:w="354" w:type="pct"/>
            <w:tcBorders>
              <w:top w:val="nil"/>
              <w:left w:val="nil"/>
              <w:bottom w:val="nil"/>
              <w:right w:val="nil"/>
            </w:tcBorders>
            <w:shd w:val="clear" w:color="auto" w:fill="auto"/>
            <w:noWrap/>
            <w:vAlign w:val="bottom"/>
            <w:hideMark/>
          </w:tcPr>
          <w:p w14:paraId="2DA83E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1262</w:t>
            </w:r>
          </w:p>
        </w:tc>
      </w:tr>
      <w:tr w:rsidR="00B500D7" w:rsidRPr="00B500D7" w14:paraId="1B1CDCE5" w14:textId="77777777" w:rsidTr="00B500D7">
        <w:trPr>
          <w:trHeight w:val="290"/>
        </w:trPr>
        <w:tc>
          <w:tcPr>
            <w:tcW w:w="454" w:type="pct"/>
            <w:tcBorders>
              <w:top w:val="nil"/>
              <w:left w:val="nil"/>
              <w:bottom w:val="nil"/>
              <w:right w:val="nil"/>
            </w:tcBorders>
            <w:shd w:val="clear" w:color="auto" w:fill="auto"/>
            <w:noWrap/>
            <w:vAlign w:val="bottom"/>
            <w:hideMark/>
          </w:tcPr>
          <w:p w14:paraId="3E4FE6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1A46CA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8E285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3B09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14F14E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85AC9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1DF895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648DD4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3012BF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49B8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w:t>
            </w:r>
          </w:p>
        </w:tc>
        <w:tc>
          <w:tcPr>
            <w:tcW w:w="354" w:type="pct"/>
            <w:tcBorders>
              <w:top w:val="nil"/>
              <w:left w:val="nil"/>
              <w:bottom w:val="nil"/>
              <w:right w:val="nil"/>
            </w:tcBorders>
            <w:shd w:val="clear" w:color="auto" w:fill="auto"/>
            <w:noWrap/>
            <w:vAlign w:val="bottom"/>
            <w:hideMark/>
          </w:tcPr>
          <w:p w14:paraId="592FD5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919</w:t>
            </w:r>
          </w:p>
        </w:tc>
      </w:tr>
      <w:tr w:rsidR="00B500D7" w:rsidRPr="00B500D7" w14:paraId="2CC850EA" w14:textId="77777777" w:rsidTr="00B500D7">
        <w:trPr>
          <w:trHeight w:val="290"/>
        </w:trPr>
        <w:tc>
          <w:tcPr>
            <w:tcW w:w="454" w:type="pct"/>
            <w:tcBorders>
              <w:top w:val="nil"/>
              <w:left w:val="nil"/>
              <w:bottom w:val="nil"/>
              <w:right w:val="nil"/>
            </w:tcBorders>
            <w:shd w:val="clear" w:color="auto" w:fill="auto"/>
            <w:noWrap/>
            <w:vAlign w:val="bottom"/>
            <w:hideMark/>
          </w:tcPr>
          <w:p w14:paraId="3D530C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3614F1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C88A1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A712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24788C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FB590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3375BD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470334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60EF42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5E6CD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179</w:t>
            </w:r>
          </w:p>
        </w:tc>
        <w:tc>
          <w:tcPr>
            <w:tcW w:w="354" w:type="pct"/>
            <w:tcBorders>
              <w:top w:val="nil"/>
              <w:left w:val="nil"/>
              <w:bottom w:val="nil"/>
              <w:right w:val="nil"/>
            </w:tcBorders>
            <w:shd w:val="clear" w:color="auto" w:fill="auto"/>
            <w:noWrap/>
            <w:vAlign w:val="bottom"/>
            <w:hideMark/>
          </w:tcPr>
          <w:p w14:paraId="1256F3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929</w:t>
            </w:r>
          </w:p>
        </w:tc>
      </w:tr>
      <w:tr w:rsidR="00B500D7" w:rsidRPr="00B500D7" w14:paraId="6B26AA5C" w14:textId="77777777" w:rsidTr="00B500D7">
        <w:trPr>
          <w:trHeight w:val="290"/>
        </w:trPr>
        <w:tc>
          <w:tcPr>
            <w:tcW w:w="454" w:type="pct"/>
            <w:tcBorders>
              <w:top w:val="nil"/>
              <w:left w:val="nil"/>
              <w:bottom w:val="nil"/>
              <w:right w:val="nil"/>
            </w:tcBorders>
            <w:shd w:val="clear" w:color="auto" w:fill="auto"/>
            <w:noWrap/>
            <w:vAlign w:val="bottom"/>
            <w:hideMark/>
          </w:tcPr>
          <w:p w14:paraId="1BD4EB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525DC2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20A548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5AC0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6196C99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0C03A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19A3B7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38D3EB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3510600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0402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c>
          <w:tcPr>
            <w:tcW w:w="354" w:type="pct"/>
            <w:tcBorders>
              <w:top w:val="nil"/>
              <w:left w:val="nil"/>
              <w:bottom w:val="nil"/>
              <w:right w:val="nil"/>
            </w:tcBorders>
            <w:shd w:val="clear" w:color="auto" w:fill="auto"/>
            <w:noWrap/>
            <w:vAlign w:val="bottom"/>
            <w:hideMark/>
          </w:tcPr>
          <w:p w14:paraId="47538B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802</w:t>
            </w:r>
          </w:p>
        </w:tc>
      </w:tr>
      <w:tr w:rsidR="00B500D7" w:rsidRPr="00B500D7" w14:paraId="0389EA37" w14:textId="77777777" w:rsidTr="00B500D7">
        <w:trPr>
          <w:trHeight w:val="290"/>
        </w:trPr>
        <w:tc>
          <w:tcPr>
            <w:tcW w:w="454" w:type="pct"/>
            <w:tcBorders>
              <w:top w:val="nil"/>
              <w:left w:val="nil"/>
              <w:bottom w:val="nil"/>
              <w:right w:val="nil"/>
            </w:tcBorders>
            <w:shd w:val="clear" w:color="auto" w:fill="auto"/>
            <w:noWrap/>
            <w:vAlign w:val="bottom"/>
            <w:hideMark/>
          </w:tcPr>
          <w:p w14:paraId="45626D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6C0CDE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4D09B9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ECB4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40C862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27238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52F2CD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47B078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580259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D2A1E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1108</w:t>
            </w:r>
          </w:p>
        </w:tc>
        <w:tc>
          <w:tcPr>
            <w:tcW w:w="354" w:type="pct"/>
            <w:tcBorders>
              <w:top w:val="nil"/>
              <w:left w:val="nil"/>
              <w:bottom w:val="nil"/>
              <w:right w:val="nil"/>
            </w:tcBorders>
            <w:shd w:val="clear" w:color="auto" w:fill="auto"/>
            <w:noWrap/>
            <w:vAlign w:val="bottom"/>
            <w:hideMark/>
          </w:tcPr>
          <w:p w14:paraId="03E1AB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768</w:t>
            </w:r>
          </w:p>
        </w:tc>
      </w:tr>
      <w:tr w:rsidR="00B500D7" w:rsidRPr="00B500D7" w14:paraId="2AE44928" w14:textId="77777777" w:rsidTr="00B500D7">
        <w:trPr>
          <w:trHeight w:val="290"/>
        </w:trPr>
        <w:tc>
          <w:tcPr>
            <w:tcW w:w="454" w:type="pct"/>
            <w:tcBorders>
              <w:top w:val="nil"/>
              <w:left w:val="nil"/>
              <w:bottom w:val="nil"/>
              <w:right w:val="nil"/>
            </w:tcBorders>
            <w:shd w:val="clear" w:color="auto" w:fill="auto"/>
            <w:noWrap/>
            <w:vAlign w:val="bottom"/>
            <w:hideMark/>
          </w:tcPr>
          <w:p w14:paraId="5CEAFF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3E5F2C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42B80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FD75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5DA245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54BDE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3A98F7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195F2F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73A48A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A608D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c>
          <w:tcPr>
            <w:tcW w:w="354" w:type="pct"/>
            <w:tcBorders>
              <w:top w:val="nil"/>
              <w:left w:val="nil"/>
              <w:bottom w:val="nil"/>
              <w:right w:val="nil"/>
            </w:tcBorders>
            <w:shd w:val="clear" w:color="auto" w:fill="auto"/>
            <w:noWrap/>
            <w:vAlign w:val="bottom"/>
            <w:hideMark/>
          </w:tcPr>
          <w:p w14:paraId="350F66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599</w:t>
            </w:r>
          </w:p>
        </w:tc>
      </w:tr>
      <w:tr w:rsidR="00B500D7" w:rsidRPr="00B500D7" w14:paraId="17FFED9F" w14:textId="77777777" w:rsidTr="00B500D7">
        <w:trPr>
          <w:trHeight w:val="290"/>
        </w:trPr>
        <w:tc>
          <w:tcPr>
            <w:tcW w:w="454" w:type="pct"/>
            <w:tcBorders>
              <w:top w:val="nil"/>
              <w:left w:val="nil"/>
              <w:bottom w:val="nil"/>
              <w:right w:val="nil"/>
            </w:tcBorders>
            <w:shd w:val="clear" w:color="auto" w:fill="auto"/>
            <w:noWrap/>
            <w:vAlign w:val="bottom"/>
            <w:hideMark/>
          </w:tcPr>
          <w:p w14:paraId="12D752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698DA9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AAE42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4CC9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3EE14C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42DCC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4C1D94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25D1DC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7F05DC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EED6E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c>
          <w:tcPr>
            <w:tcW w:w="354" w:type="pct"/>
            <w:tcBorders>
              <w:top w:val="nil"/>
              <w:left w:val="nil"/>
              <w:bottom w:val="nil"/>
              <w:right w:val="nil"/>
            </w:tcBorders>
            <w:shd w:val="clear" w:color="auto" w:fill="auto"/>
            <w:noWrap/>
            <w:vAlign w:val="bottom"/>
            <w:hideMark/>
          </w:tcPr>
          <w:p w14:paraId="15AFE5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640</w:t>
            </w:r>
          </w:p>
        </w:tc>
      </w:tr>
      <w:tr w:rsidR="00B500D7" w:rsidRPr="00B500D7" w14:paraId="3F78C360" w14:textId="77777777" w:rsidTr="00B500D7">
        <w:trPr>
          <w:trHeight w:val="290"/>
        </w:trPr>
        <w:tc>
          <w:tcPr>
            <w:tcW w:w="454" w:type="pct"/>
            <w:tcBorders>
              <w:top w:val="nil"/>
              <w:left w:val="nil"/>
              <w:bottom w:val="nil"/>
              <w:right w:val="nil"/>
            </w:tcBorders>
            <w:shd w:val="clear" w:color="auto" w:fill="auto"/>
            <w:noWrap/>
            <w:vAlign w:val="bottom"/>
            <w:hideMark/>
          </w:tcPr>
          <w:p w14:paraId="504B9A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7F6EDF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B91224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9DD95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74ABEC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A020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541202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51F42C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1F61C2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6A06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561</w:t>
            </w:r>
          </w:p>
        </w:tc>
        <w:tc>
          <w:tcPr>
            <w:tcW w:w="354" w:type="pct"/>
            <w:tcBorders>
              <w:top w:val="nil"/>
              <w:left w:val="nil"/>
              <w:bottom w:val="nil"/>
              <w:right w:val="nil"/>
            </w:tcBorders>
            <w:shd w:val="clear" w:color="auto" w:fill="auto"/>
            <w:noWrap/>
            <w:vAlign w:val="bottom"/>
            <w:hideMark/>
          </w:tcPr>
          <w:p w14:paraId="72764D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14:paraId="226E9D35" w14:textId="77777777" w:rsidTr="00B500D7">
        <w:trPr>
          <w:trHeight w:val="290"/>
        </w:trPr>
        <w:tc>
          <w:tcPr>
            <w:tcW w:w="454" w:type="pct"/>
            <w:tcBorders>
              <w:top w:val="nil"/>
              <w:left w:val="nil"/>
              <w:bottom w:val="nil"/>
              <w:right w:val="nil"/>
            </w:tcBorders>
            <w:shd w:val="clear" w:color="auto" w:fill="auto"/>
            <w:noWrap/>
            <w:vAlign w:val="bottom"/>
            <w:hideMark/>
          </w:tcPr>
          <w:p w14:paraId="16EC07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77DA3A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A11A4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1F0F4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73D491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CF11B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08A6DB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043D80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467A71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2587D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1020</w:t>
            </w:r>
          </w:p>
        </w:tc>
        <w:tc>
          <w:tcPr>
            <w:tcW w:w="354" w:type="pct"/>
            <w:tcBorders>
              <w:top w:val="nil"/>
              <w:left w:val="nil"/>
              <w:bottom w:val="nil"/>
              <w:right w:val="nil"/>
            </w:tcBorders>
            <w:shd w:val="clear" w:color="auto" w:fill="auto"/>
            <w:noWrap/>
            <w:vAlign w:val="bottom"/>
            <w:hideMark/>
          </w:tcPr>
          <w:p w14:paraId="77D431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1199</w:t>
            </w:r>
          </w:p>
        </w:tc>
      </w:tr>
      <w:tr w:rsidR="00B500D7" w:rsidRPr="00B500D7" w14:paraId="4C21DB1C" w14:textId="77777777" w:rsidTr="00B500D7">
        <w:trPr>
          <w:trHeight w:val="290"/>
        </w:trPr>
        <w:tc>
          <w:tcPr>
            <w:tcW w:w="454" w:type="pct"/>
            <w:tcBorders>
              <w:top w:val="nil"/>
              <w:left w:val="nil"/>
              <w:bottom w:val="nil"/>
              <w:right w:val="nil"/>
            </w:tcBorders>
            <w:shd w:val="clear" w:color="auto" w:fill="auto"/>
            <w:noWrap/>
            <w:vAlign w:val="bottom"/>
            <w:hideMark/>
          </w:tcPr>
          <w:p w14:paraId="0891AD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57B731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9E45C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AF77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3E8603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65013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3908EE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26C16F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65CE37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340FF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w:t>
            </w:r>
          </w:p>
        </w:tc>
        <w:tc>
          <w:tcPr>
            <w:tcW w:w="354" w:type="pct"/>
            <w:tcBorders>
              <w:top w:val="nil"/>
              <w:left w:val="nil"/>
              <w:bottom w:val="nil"/>
              <w:right w:val="nil"/>
            </w:tcBorders>
            <w:shd w:val="clear" w:color="auto" w:fill="auto"/>
            <w:noWrap/>
            <w:vAlign w:val="bottom"/>
            <w:hideMark/>
          </w:tcPr>
          <w:p w14:paraId="5F86A9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w:t>
            </w:r>
          </w:p>
        </w:tc>
      </w:tr>
      <w:tr w:rsidR="00B500D7" w:rsidRPr="00B500D7" w14:paraId="0F20C94F" w14:textId="77777777" w:rsidTr="00B500D7">
        <w:trPr>
          <w:trHeight w:val="290"/>
        </w:trPr>
        <w:tc>
          <w:tcPr>
            <w:tcW w:w="454" w:type="pct"/>
            <w:tcBorders>
              <w:top w:val="nil"/>
              <w:left w:val="nil"/>
              <w:bottom w:val="nil"/>
              <w:right w:val="nil"/>
            </w:tcBorders>
            <w:shd w:val="clear" w:color="auto" w:fill="auto"/>
            <w:noWrap/>
            <w:vAlign w:val="bottom"/>
            <w:hideMark/>
          </w:tcPr>
          <w:p w14:paraId="49DF96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21A99B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2AC4F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6D0F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1DF0F47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FE01F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14130B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39A0FA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6FB2B2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58558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w:t>
            </w:r>
          </w:p>
        </w:tc>
        <w:tc>
          <w:tcPr>
            <w:tcW w:w="354" w:type="pct"/>
            <w:tcBorders>
              <w:top w:val="nil"/>
              <w:left w:val="nil"/>
              <w:bottom w:val="nil"/>
              <w:right w:val="nil"/>
            </w:tcBorders>
            <w:shd w:val="clear" w:color="auto" w:fill="auto"/>
            <w:noWrap/>
            <w:vAlign w:val="bottom"/>
            <w:hideMark/>
          </w:tcPr>
          <w:p w14:paraId="57AC7C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669</w:t>
            </w:r>
          </w:p>
        </w:tc>
      </w:tr>
      <w:tr w:rsidR="00B500D7" w:rsidRPr="00B500D7" w14:paraId="1BE17188" w14:textId="77777777" w:rsidTr="00B500D7">
        <w:trPr>
          <w:trHeight w:val="290"/>
        </w:trPr>
        <w:tc>
          <w:tcPr>
            <w:tcW w:w="454" w:type="pct"/>
            <w:tcBorders>
              <w:top w:val="nil"/>
              <w:left w:val="nil"/>
              <w:bottom w:val="nil"/>
              <w:right w:val="nil"/>
            </w:tcBorders>
            <w:shd w:val="clear" w:color="auto" w:fill="auto"/>
            <w:noWrap/>
            <w:vAlign w:val="bottom"/>
            <w:hideMark/>
          </w:tcPr>
          <w:p w14:paraId="77D79E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25E6E8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677920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2AD8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0AC3C0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2BC7E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646061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609821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473F66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65740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409</w:t>
            </w:r>
          </w:p>
        </w:tc>
        <w:tc>
          <w:tcPr>
            <w:tcW w:w="354" w:type="pct"/>
            <w:tcBorders>
              <w:top w:val="nil"/>
              <w:left w:val="nil"/>
              <w:bottom w:val="nil"/>
              <w:right w:val="nil"/>
            </w:tcBorders>
            <w:shd w:val="clear" w:color="auto" w:fill="auto"/>
            <w:noWrap/>
            <w:vAlign w:val="bottom"/>
            <w:hideMark/>
          </w:tcPr>
          <w:p w14:paraId="3C5174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14:paraId="3A1004E5" w14:textId="77777777" w:rsidTr="00B500D7">
        <w:trPr>
          <w:trHeight w:val="290"/>
        </w:trPr>
        <w:tc>
          <w:tcPr>
            <w:tcW w:w="454" w:type="pct"/>
            <w:tcBorders>
              <w:top w:val="nil"/>
              <w:left w:val="nil"/>
              <w:bottom w:val="nil"/>
              <w:right w:val="nil"/>
            </w:tcBorders>
            <w:shd w:val="clear" w:color="auto" w:fill="auto"/>
            <w:noWrap/>
            <w:vAlign w:val="bottom"/>
            <w:hideMark/>
          </w:tcPr>
          <w:p w14:paraId="32CD29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03CA5F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5ADD9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86AA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3E4813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E19FF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766767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77FCB6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34F93A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84271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648</w:t>
            </w:r>
          </w:p>
        </w:tc>
        <w:tc>
          <w:tcPr>
            <w:tcW w:w="354" w:type="pct"/>
            <w:tcBorders>
              <w:top w:val="nil"/>
              <w:left w:val="nil"/>
              <w:bottom w:val="nil"/>
              <w:right w:val="nil"/>
            </w:tcBorders>
            <w:shd w:val="clear" w:color="auto" w:fill="auto"/>
            <w:noWrap/>
            <w:vAlign w:val="bottom"/>
            <w:hideMark/>
          </w:tcPr>
          <w:p w14:paraId="08121D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r>
      <w:tr w:rsidR="00B500D7" w:rsidRPr="00B500D7" w14:paraId="5ECBE8FC" w14:textId="77777777" w:rsidTr="00B500D7">
        <w:trPr>
          <w:trHeight w:val="290"/>
        </w:trPr>
        <w:tc>
          <w:tcPr>
            <w:tcW w:w="454" w:type="pct"/>
            <w:tcBorders>
              <w:top w:val="nil"/>
              <w:left w:val="nil"/>
              <w:bottom w:val="nil"/>
              <w:right w:val="nil"/>
            </w:tcBorders>
            <w:shd w:val="clear" w:color="auto" w:fill="auto"/>
            <w:noWrap/>
            <w:vAlign w:val="bottom"/>
            <w:hideMark/>
          </w:tcPr>
          <w:p w14:paraId="139890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5EF4C0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E81510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0EC0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3AE9AC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19804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2FE6FC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4B6966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259B3CA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F7247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w:t>
            </w:r>
          </w:p>
        </w:tc>
        <w:tc>
          <w:tcPr>
            <w:tcW w:w="354" w:type="pct"/>
            <w:tcBorders>
              <w:top w:val="nil"/>
              <w:left w:val="nil"/>
              <w:bottom w:val="nil"/>
              <w:right w:val="nil"/>
            </w:tcBorders>
            <w:shd w:val="clear" w:color="auto" w:fill="auto"/>
            <w:noWrap/>
            <w:vAlign w:val="bottom"/>
            <w:hideMark/>
          </w:tcPr>
          <w:p w14:paraId="6E1CB8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589</w:t>
            </w:r>
          </w:p>
        </w:tc>
      </w:tr>
      <w:tr w:rsidR="00B500D7" w:rsidRPr="00B500D7" w14:paraId="1A7F64D1" w14:textId="77777777" w:rsidTr="00B500D7">
        <w:trPr>
          <w:trHeight w:val="290"/>
        </w:trPr>
        <w:tc>
          <w:tcPr>
            <w:tcW w:w="454" w:type="pct"/>
            <w:tcBorders>
              <w:top w:val="nil"/>
              <w:left w:val="nil"/>
              <w:bottom w:val="nil"/>
              <w:right w:val="nil"/>
            </w:tcBorders>
            <w:shd w:val="clear" w:color="auto" w:fill="auto"/>
            <w:noWrap/>
            <w:vAlign w:val="bottom"/>
            <w:hideMark/>
          </w:tcPr>
          <w:p w14:paraId="4FB5F7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12EB39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4F9AB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4580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5A4CAF8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AF7CA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1F2D04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1D165C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7DF196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82202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214</w:t>
            </w:r>
          </w:p>
        </w:tc>
        <w:tc>
          <w:tcPr>
            <w:tcW w:w="354" w:type="pct"/>
            <w:tcBorders>
              <w:top w:val="nil"/>
              <w:left w:val="nil"/>
              <w:bottom w:val="nil"/>
              <w:right w:val="nil"/>
            </w:tcBorders>
            <w:shd w:val="clear" w:color="auto" w:fill="auto"/>
            <w:noWrap/>
            <w:vAlign w:val="bottom"/>
            <w:hideMark/>
          </w:tcPr>
          <w:p w14:paraId="0BB42F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652</w:t>
            </w:r>
          </w:p>
        </w:tc>
      </w:tr>
      <w:tr w:rsidR="00B500D7" w:rsidRPr="00B500D7" w14:paraId="1D735EDE" w14:textId="77777777" w:rsidTr="00B500D7">
        <w:trPr>
          <w:trHeight w:val="290"/>
        </w:trPr>
        <w:tc>
          <w:tcPr>
            <w:tcW w:w="454" w:type="pct"/>
            <w:tcBorders>
              <w:top w:val="nil"/>
              <w:left w:val="nil"/>
              <w:bottom w:val="nil"/>
              <w:right w:val="nil"/>
            </w:tcBorders>
            <w:shd w:val="clear" w:color="auto" w:fill="auto"/>
            <w:noWrap/>
            <w:vAlign w:val="bottom"/>
            <w:hideMark/>
          </w:tcPr>
          <w:p w14:paraId="244B69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7C0D3A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29AA6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FD3D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0B2448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9F0A9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70A763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60B1FD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2746AA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D107F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14:paraId="5D04D5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14:paraId="522C3FC0" w14:textId="77777777" w:rsidTr="00B500D7">
        <w:trPr>
          <w:trHeight w:val="290"/>
        </w:trPr>
        <w:tc>
          <w:tcPr>
            <w:tcW w:w="454" w:type="pct"/>
            <w:tcBorders>
              <w:top w:val="nil"/>
              <w:left w:val="nil"/>
              <w:bottom w:val="nil"/>
              <w:right w:val="nil"/>
            </w:tcBorders>
            <w:shd w:val="clear" w:color="auto" w:fill="auto"/>
            <w:noWrap/>
            <w:vAlign w:val="bottom"/>
            <w:hideMark/>
          </w:tcPr>
          <w:p w14:paraId="6E0B28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3D21F1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A2EBC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E0F6E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410962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00B8F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769DBD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1C849D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268AE2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927F6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14:paraId="4D2652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14:paraId="618C797D" w14:textId="77777777" w:rsidTr="00B500D7">
        <w:trPr>
          <w:trHeight w:val="290"/>
        </w:trPr>
        <w:tc>
          <w:tcPr>
            <w:tcW w:w="454" w:type="pct"/>
            <w:tcBorders>
              <w:top w:val="nil"/>
              <w:left w:val="nil"/>
              <w:bottom w:val="nil"/>
              <w:right w:val="nil"/>
            </w:tcBorders>
            <w:shd w:val="clear" w:color="auto" w:fill="auto"/>
            <w:noWrap/>
            <w:vAlign w:val="bottom"/>
            <w:hideMark/>
          </w:tcPr>
          <w:p w14:paraId="06967E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568733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BC60E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1876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7D73ED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37627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46DC71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11EC1C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2A0F73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DD5D8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14:paraId="7FCFCA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14:paraId="14CF6BAF" w14:textId="77777777" w:rsidTr="00B500D7">
        <w:trPr>
          <w:trHeight w:val="290"/>
        </w:trPr>
        <w:tc>
          <w:tcPr>
            <w:tcW w:w="454" w:type="pct"/>
            <w:tcBorders>
              <w:top w:val="nil"/>
              <w:left w:val="nil"/>
              <w:bottom w:val="nil"/>
              <w:right w:val="nil"/>
            </w:tcBorders>
            <w:shd w:val="clear" w:color="auto" w:fill="auto"/>
            <w:noWrap/>
            <w:vAlign w:val="bottom"/>
            <w:hideMark/>
          </w:tcPr>
          <w:p w14:paraId="651D99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3B97F0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EF3BA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752D8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403D8C3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43943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73D587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61CA7A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2FD825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2B7E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nil"/>
              <w:right w:val="nil"/>
            </w:tcBorders>
            <w:shd w:val="clear" w:color="auto" w:fill="auto"/>
            <w:noWrap/>
            <w:vAlign w:val="bottom"/>
            <w:hideMark/>
          </w:tcPr>
          <w:p w14:paraId="299359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r w:rsidR="00B500D7" w:rsidRPr="00B500D7" w14:paraId="42A3C1F1" w14:textId="77777777" w:rsidTr="00B500D7">
        <w:trPr>
          <w:trHeight w:val="290"/>
        </w:trPr>
        <w:tc>
          <w:tcPr>
            <w:tcW w:w="454" w:type="pct"/>
            <w:tcBorders>
              <w:top w:val="nil"/>
              <w:left w:val="nil"/>
              <w:bottom w:val="nil"/>
              <w:right w:val="nil"/>
            </w:tcBorders>
            <w:shd w:val="clear" w:color="auto" w:fill="auto"/>
            <w:noWrap/>
            <w:vAlign w:val="bottom"/>
            <w:hideMark/>
          </w:tcPr>
          <w:p w14:paraId="7462D5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0EA510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D677A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CBD9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686020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ADD16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1EC7EC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76D2AA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0AD7D9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5CDD8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14:paraId="150382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14:paraId="36EDE240" w14:textId="77777777" w:rsidTr="00B500D7">
        <w:trPr>
          <w:trHeight w:val="290"/>
        </w:trPr>
        <w:tc>
          <w:tcPr>
            <w:tcW w:w="454" w:type="pct"/>
            <w:tcBorders>
              <w:top w:val="nil"/>
              <w:left w:val="nil"/>
              <w:bottom w:val="nil"/>
              <w:right w:val="nil"/>
            </w:tcBorders>
            <w:shd w:val="clear" w:color="auto" w:fill="auto"/>
            <w:noWrap/>
            <w:vAlign w:val="bottom"/>
            <w:hideMark/>
          </w:tcPr>
          <w:p w14:paraId="1F541C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78E3E3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99721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DB28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13B200C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ED4A1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2E4FB7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434DB8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17B1EC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FC26B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14:paraId="00A437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14:paraId="0FEA9C0A" w14:textId="77777777" w:rsidTr="00B500D7">
        <w:trPr>
          <w:trHeight w:val="290"/>
        </w:trPr>
        <w:tc>
          <w:tcPr>
            <w:tcW w:w="454" w:type="pct"/>
            <w:tcBorders>
              <w:top w:val="nil"/>
              <w:left w:val="nil"/>
              <w:bottom w:val="nil"/>
              <w:right w:val="nil"/>
            </w:tcBorders>
            <w:shd w:val="clear" w:color="auto" w:fill="auto"/>
            <w:noWrap/>
            <w:vAlign w:val="bottom"/>
            <w:hideMark/>
          </w:tcPr>
          <w:p w14:paraId="5F0D92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26C5E1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05C23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9D979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670BB3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6F240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56929A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512E1A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70A8744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98282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14:paraId="6EE630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14:paraId="68194248" w14:textId="77777777" w:rsidTr="00B500D7">
        <w:trPr>
          <w:trHeight w:val="290"/>
        </w:trPr>
        <w:tc>
          <w:tcPr>
            <w:tcW w:w="454" w:type="pct"/>
            <w:tcBorders>
              <w:top w:val="nil"/>
              <w:left w:val="nil"/>
              <w:bottom w:val="single" w:sz="4" w:space="0" w:color="auto"/>
              <w:right w:val="nil"/>
            </w:tcBorders>
            <w:shd w:val="clear" w:color="auto" w:fill="auto"/>
            <w:noWrap/>
            <w:vAlign w:val="bottom"/>
            <w:hideMark/>
          </w:tcPr>
          <w:p w14:paraId="3670D9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single" w:sz="4" w:space="0" w:color="auto"/>
              <w:right w:val="nil"/>
            </w:tcBorders>
            <w:shd w:val="clear" w:color="auto" w:fill="auto"/>
            <w:noWrap/>
            <w:vAlign w:val="bottom"/>
            <w:hideMark/>
          </w:tcPr>
          <w:p w14:paraId="225190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single" w:sz="4" w:space="0" w:color="auto"/>
              <w:right w:val="nil"/>
            </w:tcBorders>
            <w:shd w:val="clear" w:color="auto" w:fill="auto"/>
            <w:noWrap/>
            <w:vAlign w:val="bottom"/>
            <w:hideMark/>
          </w:tcPr>
          <w:p w14:paraId="2E27F62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single" w:sz="4" w:space="0" w:color="auto"/>
              <w:right w:val="nil"/>
            </w:tcBorders>
            <w:shd w:val="clear" w:color="auto" w:fill="auto"/>
            <w:noWrap/>
            <w:vAlign w:val="bottom"/>
            <w:hideMark/>
          </w:tcPr>
          <w:p w14:paraId="4E1BA7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single" w:sz="4" w:space="0" w:color="auto"/>
              <w:right w:val="nil"/>
            </w:tcBorders>
            <w:shd w:val="clear" w:color="auto" w:fill="auto"/>
            <w:noWrap/>
            <w:vAlign w:val="bottom"/>
            <w:hideMark/>
          </w:tcPr>
          <w:p w14:paraId="15FEC8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single" w:sz="4" w:space="0" w:color="auto"/>
              <w:right w:val="nil"/>
            </w:tcBorders>
            <w:shd w:val="clear" w:color="auto" w:fill="auto"/>
            <w:noWrap/>
            <w:vAlign w:val="bottom"/>
            <w:hideMark/>
          </w:tcPr>
          <w:p w14:paraId="6A5F35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single" w:sz="4" w:space="0" w:color="auto"/>
              <w:right w:val="nil"/>
            </w:tcBorders>
            <w:shd w:val="clear" w:color="auto" w:fill="auto"/>
            <w:noWrap/>
            <w:vAlign w:val="bottom"/>
            <w:hideMark/>
          </w:tcPr>
          <w:p w14:paraId="618286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single" w:sz="4" w:space="0" w:color="auto"/>
              <w:right w:val="nil"/>
            </w:tcBorders>
            <w:shd w:val="clear" w:color="auto" w:fill="auto"/>
            <w:noWrap/>
            <w:vAlign w:val="bottom"/>
            <w:hideMark/>
          </w:tcPr>
          <w:p w14:paraId="6764C8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single" w:sz="4" w:space="0" w:color="auto"/>
              <w:right w:val="nil"/>
            </w:tcBorders>
            <w:shd w:val="clear" w:color="auto" w:fill="auto"/>
            <w:noWrap/>
            <w:vAlign w:val="bottom"/>
            <w:hideMark/>
          </w:tcPr>
          <w:p w14:paraId="206E7C6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49A731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single" w:sz="4" w:space="0" w:color="auto"/>
              <w:right w:val="nil"/>
            </w:tcBorders>
            <w:shd w:val="clear" w:color="auto" w:fill="auto"/>
            <w:noWrap/>
            <w:vAlign w:val="bottom"/>
            <w:hideMark/>
          </w:tcPr>
          <w:p w14:paraId="2E17F4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bl>
    <w:p w14:paraId="2C10C45C" w14:textId="77777777" w:rsidR="00161630" w:rsidRDefault="00161630" w:rsidP="00161630">
      <w:pPr>
        <w:pStyle w:val="a0"/>
      </w:pPr>
    </w:p>
    <w:p w14:paraId="1A49CF19" w14:textId="77777777" w:rsidR="009750D6" w:rsidRDefault="009750D6">
      <w:pPr>
        <w:rPr>
          <w:rFonts w:ascii="Times New Roman" w:hAnsi="Times New Roman" w:cs="Times New Roman"/>
        </w:rPr>
      </w:pPr>
      <w:r>
        <w:rPr>
          <w:rFonts w:ascii="Times New Roman" w:hAnsi="Times New Roman" w:cs="Times New Roman"/>
        </w:rPr>
        <w:br w:type="page"/>
      </w:r>
    </w:p>
    <w:p w14:paraId="1C9AA51C" w14:textId="77777777" w:rsidR="00B500D7" w:rsidRDefault="00B500D7" w:rsidP="00B500D7">
      <w:pPr>
        <w:rPr>
          <w:rFonts w:ascii="Times New Roman" w:hAnsi="Times New Roman" w:cs="Times New Roman"/>
        </w:rPr>
      </w:pPr>
      <w:r w:rsidRPr="005C669A">
        <w:rPr>
          <w:rFonts w:ascii="Times New Roman" w:hAnsi="Times New Roman" w:cs="Times New Roman"/>
        </w:rPr>
        <w:t xml:space="preserve">Table </w:t>
      </w:r>
      <w:r>
        <w:rPr>
          <w:rFonts w:ascii="Times New Roman" w:hAnsi="Times New Roman" w:cs="Times New Roman"/>
        </w:rPr>
        <w:t>3</w:t>
      </w:r>
      <w:r w:rsidRPr="005C669A">
        <w:rPr>
          <w:rFonts w:ascii="Times New Roman" w:hAnsi="Times New Roman" w:cs="Times New Roman"/>
        </w:rPr>
        <w:t xml:space="preserve">. Standardized catch-per-unit-effort (CPUE; in number per 1000 hooks) indices and input standard error (SE) in log-scale (i.e., </w:t>
      </w:r>
      <w:proofErr w:type="gramStart"/>
      <w:r w:rsidRPr="005C669A">
        <w:rPr>
          <w:rFonts w:ascii="Times New Roman" w:hAnsi="Times New Roman" w:cs="Times New Roman"/>
        </w:rPr>
        <w:t>log(</w:t>
      </w:r>
      <w:proofErr w:type="gramEnd"/>
      <w:r w:rsidRPr="005C669A">
        <w:rPr>
          <w:rFonts w:ascii="Times New Roman" w:hAnsi="Times New Roman" w:cs="Times New Roman"/>
        </w:rPr>
        <w:t xml:space="preserve">SE)) of lognormal error of CPUE for the striped marlin from the Western and Central North Pacific Ocean used in the stock assessment. Index descriptions can be found in Table </w:t>
      </w:r>
      <w:r>
        <w:rPr>
          <w:rFonts w:ascii="Times New Roman" w:hAnsi="Times New Roman" w:cs="Times New Roman"/>
        </w:rPr>
        <w:t>1</w:t>
      </w:r>
      <w:r w:rsidRPr="005C669A">
        <w:rPr>
          <w:rFonts w:ascii="Times New Roman" w:hAnsi="Times New Roman" w:cs="Times New Roman"/>
        </w:rPr>
        <w:t>.</w:t>
      </w:r>
    </w:p>
    <w:tbl>
      <w:tblPr>
        <w:tblW w:w="5000" w:type="pct"/>
        <w:tblLook w:val="04A0" w:firstRow="1" w:lastRow="0" w:firstColumn="1" w:lastColumn="0" w:noHBand="0" w:noVBand="1"/>
      </w:tblPr>
      <w:tblGrid>
        <w:gridCol w:w="796"/>
        <w:gridCol w:w="569"/>
        <w:gridCol w:w="500"/>
        <w:gridCol w:w="569"/>
        <w:gridCol w:w="500"/>
        <w:gridCol w:w="569"/>
        <w:gridCol w:w="500"/>
        <w:gridCol w:w="569"/>
        <w:gridCol w:w="500"/>
        <w:gridCol w:w="569"/>
        <w:gridCol w:w="500"/>
        <w:gridCol w:w="569"/>
        <w:gridCol w:w="500"/>
        <w:gridCol w:w="569"/>
        <w:gridCol w:w="500"/>
        <w:gridCol w:w="581"/>
        <w:gridCol w:w="500"/>
      </w:tblGrid>
      <w:tr w:rsidR="00B500D7" w:rsidRPr="00B500D7" w14:paraId="52E8AE05" w14:textId="77777777" w:rsidTr="00B500D7">
        <w:trPr>
          <w:trHeight w:val="216"/>
          <w:tblHeader/>
        </w:trPr>
        <w:tc>
          <w:tcPr>
            <w:tcW w:w="652" w:type="pct"/>
            <w:tcBorders>
              <w:top w:val="single" w:sz="4" w:space="0" w:color="auto"/>
              <w:left w:val="nil"/>
              <w:bottom w:val="single" w:sz="4" w:space="0" w:color="auto"/>
              <w:right w:val="nil"/>
            </w:tcBorders>
            <w:shd w:val="clear" w:color="auto" w:fill="auto"/>
            <w:noWrap/>
            <w:vAlign w:val="bottom"/>
            <w:hideMark/>
          </w:tcPr>
          <w:p w14:paraId="73BCF165"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Fleet</w:t>
            </w:r>
          </w:p>
        </w:tc>
        <w:tc>
          <w:tcPr>
            <w:tcW w:w="606" w:type="pct"/>
            <w:gridSpan w:val="2"/>
            <w:tcBorders>
              <w:top w:val="single" w:sz="4" w:space="0" w:color="auto"/>
              <w:left w:val="nil"/>
              <w:bottom w:val="single" w:sz="4" w:space="0" w:color="auto"/>
              <w:right w:val="nil"/>
            </w:tcBorders>
            <w:shd w:val="clear" w:color="auto" w:fill="auto"/>
            <w:noWrap/>
            <w:vAlign w:val="bottom"/>
            <w:hideMark/>
          </w:tcPr>
          <w:p w14:paraId="3285A1CF"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S1</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4B9D4E40"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S2</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6CCFD519"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S3</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7C2F16D7"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S4</w:t>
            </w:r>
          </w:p>
        </w:tc>
        <w:tc>
          <w:tcPr>
            <w:tcW w:w="634" w:type="pct"/>
            <w:gridSpan w:val="2"/>
            <w:tcBorders>
              <w:top w:val="single" w:sz="4" w:space="0" w:color="auto"/>
              <w:left w:val="nil"/>
              <w:bottom w:val="single" w:sz="4" w:space="0" w:color="auto"/>
              <w:right w:val="nil"/>
            </w:tcBorders>
            <w:shd w:val="clear" w:color="auto" w:fill="auto"/>
            <w:noWrap/>
            <w:vAlign w:val="bottom"/>
            <w:hideMark/>
          </w:tcPr>
          <w:p w14:paraId="358C3290"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S5</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5E7C8CE9"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S6</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6B36B53D"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S7</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2CD3C2E6"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S8</w:t>
            </w:r>
          </w:p>
        </w:tc>
      </w:tr>
      <w:tr w:rsidR="00B500D7" w:rsidRPr="00B500D7" w14:paraId="39B7CDD4" w14:textId="77777777" w:rsidTr="00B500D7">
        <w:trPr>
          <w:trHeight w:val="216"/>
          <w:tblHeader/>
        </w:trPr>
        <w:tc>
          <w:tcPr>
            <w:tcW w:w="652" w:type="pct"/>
            <w:tcBorders>
              <w:top w:val="nil"/>
              <w:left w:val="nil"/>
              <w:bottom w:val="single" w:sz="4" w:space="0" w:color="auto"/>
              <w:right w:val="nil"/>
            </w:tcBorders>
            <w:shd w:val="clear" w:color="auto" w:fill="auto"/>
            <w:noWrap/>
            <w:vAlign w:val="bottom"/>
            <w:hideMark/>
          </w:tcPr>
          <w:p w14:paraId="4368E60F"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Year</w:t>
            </w:r>
          </w:p>
        </w:tc>
        <w:tc>
          <w:tcPr>
            <w:tcW w:w="332" w:type="pct"/>
            <w:tcBorders>
              <w:top w:val="nil"/>
              <w:left w:val="nil"/>
              <w:bottom w:val="single" w:sz="4" w:space="0" w:color="auto"/>
              <w:right w:val="nil"/>
            </w:tcBorders>
            <w:shd w:val="clear" w:color="auto" w:fill="auto"/>
            <w:noWrap/>
            <w:vAlign w:val="bottom"/>
            <w:hideMark/>
          </w:tcPr>
          <w:p w14:paraId="2A4EAB09"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74" w:type="pct"/>
            <w:tcBorders>
              <w:top w:val="nil"/>
              <w:left w:val="nil"/>
              <w:bottom w:val="single" w:sz="4" w:space="0" w:color="auto"/>
              <w:right w:val="nil"/>
            </w:tcBorders>
            <w:shd w:val="clear" w:color="auto" w:fill="auto"/>
            <w:noWrap/>
            <w:vAlign w:val="bottom"/>
            <w:hideMark/>
          </w:tcPr>
          <w:p w14:paraId="27044D17"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6B0E3682"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1B4DFA30"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1983B8B7"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6D51FD93"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7D79D9F9"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46AC231D"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47" w:type="pct"/>
            <w:tcBorders>
              <w:top w:val="nil"/>
              <w:left w:val="nil"/>
              <w:bottom w:val="single" w:sz="4" w:space="0" w:color="auto"/>
              <w:right w:val="nil"/>
            </w:tcBorders>
            <w:shd w:val="clear" w:color="auto" w:fill="auto"/>
            <w:noWrap/>
            <w:vAlign w:val="bottom"/>
            <w:hideMark/>
          </w:tcPr>
          <w:p w14:paraId="54CBDA8A"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87" w:type="pct"/>
            <w:tcBorders>
              <w:top w:val="nil"/>
              <w:left w:val="nil"/>
              <w:bottom w:val="single" w:sz="4" w:space="0" w:color="auto"/>
              <w:right w:val="nil"/>
            </w:tcBorders>
            <w:shd w:val="clear" w:color="auto" w:fill="auto"/>
            <w:noWrap/>
            <w:vAlign w:val="bottom"/>
            <w:hideMark/>
          </w:tcPr>
          <w:p w14:paraId="2B8BB328"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14:paraId="2964C2E6"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14:paraId="1995C254"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14:paraId="214CE304"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14:paraId="1DADC368"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8" w:type="pct"/>
            <w:tcBorders>
              <w:top w:val="nil"/>
              <w:left w:val="nil"/>
              <w:bottom w:val="single" w:sz="4" w:space="0" w:color="auto"/>
              <w:right w:val="nil"/>
            </w:tcBorders>
            <w:shd w:val="clear" w:color="auto" w:fill="auto"/>
            <w:noWrap/>
            <w:vAlign w:val="bottom"/>
            <w:hideMark/>
          </w:tcPr>
          <w:p w14:paraId="2E2E340A"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196" w:type="pct"/>
            <w:tcBorders>
              <w:top w:val="nil"/>
              <w:left w:val="nil"/>
              <w:bottom w:val="single" w:sz="4" w:space="0" w:color="auto"/>
              <w:right w:val="nil"/>
            </w:tcBorders>
            <w:shd w:val="clear" w:color="auto" w:fill="auto"/>
            <w:noWrap/>
            <w:vAlign w:val="bottom"/>
            <w:hideMark/>
          </w:tcPr>
          <w:p w14:paraId="3D8F3382"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r>
      <w:tr w:rsidR="00B500D7" w:rsidRPr="00B500D7" w14:paraId="2B3DA2DC" w14:textId="77777777" w:rsidTr="00B500D7">
        <w:trPr>
          <w:trHeight w:val="216"/>
        </w:trPr>
        <w:tc>
          <w:tcPr>
            <w:tcW w:w="652" w:type="pct"/>
            <w:tcBorders>
              <w:top w:val="nil"/>
              <w:left w:val="nil"/>
              <w:bottom w:val="nil"/>
              <w:right w:val="nil"/>
            </w:tcBorders>
            <w:shd w:val="clear" w:color="auto" w:fill="auto"/>
            <w:noWrap/>
            <w:vAlign w:val="bottom"/>
            <w:hideMark/>
          </w:tcPr>
          <w:p w14:paraId="5B6022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1976</w:t>
            </w:r>
          </w:p>
        </w:tc>
        <w:tc>
          <w:tcPr>
            <w:tcW w:w="332" w:type="pct"/>
            <w:tcBorders>
              <w:top w:val="nil"/>
              <w:left w:val="nil"/>
              <w:bottom w:val="nil"/>
              <w:right w:val="nil"/>
            </w:tcBorders>
            <w:shd w:val="clear" w:color="auto" w:fill="auto"/>
            <w:noWrap/>
            <w:vAlign w:val="bottom"/>
            <w:hideMark/>
          </w:tcPr>
          <w:p w14:paraId="12154C0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14:paraId="5611496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7039F77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AD7848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903B8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5ECC227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5853D5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32E888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B38F1D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2A2D1E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B5B23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273488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BB270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787833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4C08B7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9B476C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24BBE51" w14:textId="77777777" w:rsidTr="00B500D7">
        <w:trPr>
          <w:trHeight w:val="216"/>
        </w:trPr>
        <w:tc>
          <w:tcPr>
            <w:tcW w:w="652" w:type="pct"/>
            <w:tcBorders>
              <w:top w:val="nil"/>
              <w:left w:val="nil"/>
              <w:bottom w:val="nil"/>
              <w:right w:val="nil"/>
            </w:tcBorders>
            <w:shd w:val="clear" w:color="auto" w:fill="auto"/>
            <w:noWrap/>
            <w:vAlign w:val="bottom"/>
            <w:hideMark/>
          </w:tcPr>
          <w:p w14:paraId="769DA15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1977</w:t>
            </w:r>
          </w:p>
        </w:tc>
        <w:tc>
          <w:tcPr>
            <w:tcW w:w="332" w:type="pct"/>
            <w:tcBorders>
              <w:top w:val="nil"/>
              <w:left w:val="nil"/>
              <w:bottom w:val="nil"/>
              <w:right w:val="nil"/>
            </w:tcBorders>
            <w:shd w:val="clear" w:color="auto" w:fill="auto"/>
            <w:noWrap/>
            <w:vAlign w:val="bottom"/>
            <w:hideMark/>
          </w:tcPr>
          <w:p w14:paraId="18439B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74" w:type="pct"/>
            <w:tcBorders>
              <w:top w:val="nil"/>
              <w:left w:val="nil"/>
              <w:bottom w:val="nil"/>
              <w:right w:val="nil"/>
            </w:tcBorders>
            <w:shd w:val="clear" w:color="auto" w:fill="auto"/>
            <w:noWrap/>
            <w:vAlign w:val="bottom"/>
            <w:hideMark/>
          </w:tcPr>
          <w:p w14:paraId="74B0E14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40BE421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DFA77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CCCE8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0BFF93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66DC707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1D3DAE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2782917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712394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12C061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0F3CF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466350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00CB05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1D519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74A8E8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76BDCB8" w14:textId="77777777" w:rsidTr="00B500D7">
        <w:trPr>
          <w:trHeight w:val="216"/>
        </w:trPr>
        <w:tc>
          <w:tcPr>
            <w:tcW w:w="652" w:type="pct"/>
            <w:tcBorders>
              <w:top w:val="nil"/>
              <w:left w:val="nil"/>
              <w:bottom w:val="nil"/>
              <w:right w:val="nil"/>
            </w:tcBorders>
            <w:shd w:val="clear" w:color="auto" w:fill="auto"/>
            <w:noWrap/>
            <w:vAlign w:val="bottom"/>
            <w:hideMark/>
          </w:tcPr>
          <w:p w14:paraId="5ED116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1978</w:t>
            </w:r>
          </w:p>
        </w:tc>
        <w:tc>
          <w:tcPr>
            <w:tcW w:w="332" w:type="pct"/>
            <w:tcBorders>
              <w:top w:val="nil"/>
              <w:left w:val="nil"/>
              <w:bottom w:val="nil"/>
              <w:right w:val="nil"/>
            </w:tcBorders>
            <w:shd w:val="clear" w:color="auto" w:fill="auto"/>
            <w:noWrap/>
            <w:vAlign w:val="bottom"/>
            <w:hideMark/>
          </w:tcPr>
          <w:p w14:paraId="1654188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74" w:type="pct"/>
            <w:tcBorders>
              <w:top w:val="nil"/>
              <w:left w:val="nil"/>
              <w:bottom w:val="nil"/>
              <w:right w:val="nil"/>
            </w:tcBorders>
            <w:shd w:val="clear" w:color="auto" w:fill="auto"/>
            <w:noWrap/>
            <w:vAlign w:val="bottom"/>
            <w:hideMark/>
          </w:tcPr>
          <w:p w14:paraId="333E8B2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016C236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C977CB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A983ED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4DAF929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39769C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2C280C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AD2A7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E7F6A4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91D3C8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1A8B26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FD0262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F557E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DE726F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7CE10E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4BEEB98" w14:textId="77777777" w:rsidTr="00B500D7">
        <w:trPr>
          <w:trHeight w:val="216"/>
        </w:trPr>
        <w:tc>
          <w:tcPr>
            <w:tcW w:w="652" w:type="pct"/>
            <w:tcBorders>
              <w:top w:val="nil"/>
              <w:left w:val="nil"/>
              <w:bottom w:val="nil"/>
              <w:right w:val="nil"/>
            </w:tcBorders>
            <w:shd w:val="clear" w:color="auto" w:fill="auto"/>
            <w:noWrap/>
            <w:vAlign w:val="bottom"/>
            <w:hideMark/>
          </w:tcPr>
          <w:p w14:paraId="1FFF2E0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1979</w:t>
            </w:r>
          </w:p>
        </w:tc>
        <w:tc>
          <w:tcPr>
            <w:tcW w:w="332" w:type="pct"/>
            <w:tcBorders>
              <w:top w:val="nil"/>
              <w:left w:val="nil"/>
              <w:bottom w:val="nil"/>
              <w:right w:val="nil"/>
            </w:tcBorders>
            <w:shd w:val="clear" w:color="auto" w:fill="auto"/>
            <w:noWrap/>
            <w:vAlign w:val="bottom"/>
            <w:hideMark/>
          </w:tcPr>
          <w:p w14:paraId="1B966CD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14:paraId="74DA057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6B116BA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65B6D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C8BBD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27E613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407BD5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9BE971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FB729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0CEF62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EC7213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85156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37EB5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F115EE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87381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24323B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60EEBBD" w14:textId="77777777" w:rsidTr="00B500D7">
        <w:trPr>
          <w:trHeight w:val="216"/>
        </w:trPr>
        <w:tc>
          <w:tcPr>
            <w:tcW w:w="652" w:type="pct"/>
            <w:tcBorders>
              <w:top w:val="nil"/>
              <w:left w:val="nil"/>
              <w:bottom w:val="nil"/>
              <w:right w:val="nil"/>
            </w:tcBorders>
            <w:shd w:val="clear" w:color="auto" w:fill="auto"/>
            <w:noWrap/>
            <w:vAlign w:val="bottom"/>
            <w:hideMark/>
          </w:tcPr>
          <w:p w14:paraId="1B60E93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1980</w:t>
            </w:r>
          </w:p>
        </w:tc>
        <w:tc>
          <w:tcPr>
            <w:tcW w:w="332" w:type="pct"/>
            <w:tcBorders>
              <w:top w:val="nil"/>
              <w:left w:val="nil"/>
              <w:bottom w:val="nil"/>
              <w:right w:val="nil"/>
            </w:tcBorders>
            <w:shd w:val="clear" w:color="auto" w:fill="auto"/>
            <w:noWrap/>
            <w:vAlign w:val="bottom"/>
            <w:hideMark/>
          </w:tcPr>
          <w:p w14:paraId="6FDF589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74" w:type="pct"/>
            <w:tcBorders>
              <w:top w:val="nil"/>
              <w:left w:val="nil"/>
              <w:bottom w:val="nil"/>
              <w:right w:val="nil"/>
            </w:tcBorders>
            <w:shd w:val="clear" w:color="auto" w:fill="auto"/>
            <w:noWrap/>
            <w:vAlign w:val="bottom"/>
            <w:hideMark/>
          </w:tcPr>
          <w:p w14:paraId="665582F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14:paraId="798F660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D4ACC6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990509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14:paraId="00700A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65499DD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43A4DE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5BCC613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AB9D52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632AA5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0BD5A1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B351A3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F3A7F6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2355AD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3EAE99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DA9D13B" w14:textId="77777777" w:rsidTr="00B500D7">
        <w:trPr>
          <w:trHeight w:val="216"/>
        </w:trPr>
        <w:tc>
          <w:tcPr>
            <w:tcW w:w="652" w:type="pct"/>
            <w:tcBorders>
              <w:top w:val="nil"/>
              <w:left w:val="nil"/>
              <w:bottom w:val="nil"/>
              <w:right w:val="nil"/>
            </w:tcBorders>
            <w:shd w:val="clear" w:color="auto" w:fill="auto"/>
            <w:noWrap/>
            <w:vAlign w:val="bottom"/>
            <w:hideMark/>
          </w:tcPr>
          <w:p w14:paraId="657694D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1981</w:t>
            </w:r>
          </w:p>
        </w:tc>
        <w:tc>
          <w:tcPr>
            <w:tcW w:w="332" w:type="pct"/>
            <w:tcBorders>
              <w:top w:val="nil"/>
              <w:left w:val="nil"/>
              <w:bottom w:val="nil"/>
              <w:right w:val="nil"/>
            </w:tcBorders>
            <w:shd w:val="clear" w:color="auto" w:fill="auto"/>
            <w:noWrap/>
            <w:vAlign w:val="bottom"/>
            <w:hideMark/>
          </w:tcPr>
          <w:p w14:paraId="1139CF0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74" w:type="pct"/>
            <w:tcBorders>
              <w:top w:val="nil"/>
              <w:left w:val="nil"/>
              <w:bottom w:val="nil"/>
              <w:right w:val="nil"/>
            </w:tcBorders>
            <w:shd w:val="clear" w:color="auto" w:fill="auto"/>
            <w:noWrap/>
            <w:vAlign w:val="bottom"/>
            <w:hideMark/>
          </w:tcPr>
          <w:p w14:paraId="71C748B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14:paraId="053D1E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4C5DB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57EA5A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66A6E4F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BA9DE8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EC98C0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50D8C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3D4384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F7F1E6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ABF55E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94E4C2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BCBCBC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45595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24860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1F59B4F" w14:textId="77777777" w:rsidTr="00B500D7">
        <w:trPr>
          <w:trHeight w:val="216"/>
        </w:trPr>
        <w:tc>
          <w:tcPr>
            <w:tcW w:w="652" w:type="pct"/>
            <w:tcBorders>
              <w:top w:val="nil"/>
              <w:left w:val="nil"/>
              <w:bottom w:val="nil"/>
              <w:right w:val="nil"/>
            </w:tcBorders>
            <w:shd w:val="clear" w:color="auto" w:fill="auto"/>
            <w:noWrap/>
            <w:vAlign w:val="bottom"/>
            <w:hideMark/>
          </w:tcPr>
          <w:p w14:paraId="06CCA50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1982</w:t>
            </w:r>
          </w:p>
        </w:tc>
        <w:tc>
          <w:tcPr>
            <w:tcW w:w="332" w:type="pct"/>
            <w:tcBorders>
              <w:top w:val="nil"/>
              <w:left w:val="nil"/>
              <w:bottom w:val="nil"/>
              <w:right w:val="nil"/>
            </w:tcBorders>
            <w:shd w:val="clear" w:color="auto" w:fill="auto"/>
            <w:noWrap/>
            <w:vAlign w:val="bottom"/>
            <w:hideMark/>
          </w:tcPr>
          <w:p w14:paraId="73E3697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14:paraId="7651B9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3859354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15E470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8D6B32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14:paraId="4FA3A51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5400B5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A4B428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44412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28E5F2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AE62ED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B9EF0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B7594C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8D9C28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5098BC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A43B14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CDE0860" w14:textId="77777777" w:rsidTr="00B500D7">
        <w:trPr>
          <w:trHeight w:val="216"/>
        </w:trPr>
        <w:tc>
          <w:tcPr>
            <w:tcW w:w="652" w:type="pct"/>
            <w:tcBorders>
              <w:top w:val="nil"/>
              <w:left w:val="nil"/>
              <w:bottom w:val="nil"/>
              <w:right w:val="nil"/>
            </w:tcBorders>
            <w:shd w:val="clear" w:color="auto" w:fill="auto"/>
            <w:noWrap/>
            <w:vAlign w:val="bottom"/>
            <w:hideMark/>
          </w:tcPr>
          <w:p w14:paraId="6653F2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1983</w:t>
            </w:r>
          </w:p>
        </w:tc>
        <w:tc>
          <w:tcPr>
            <w:tcW w:w="332" w:type="pct"/>
            <w:tcBorders>
              <w:top w:val="nil"/>
              <w:left w:val="nil"/>
              <w:bottom w:val="nil"/>
              <w:right w:val="nil"/>
            </w:tcBorders>
            <w:shd w:val="clear" w:color="auto" w:fill="auto"/>
            <w:noWrap/>
            <w:vAlign w:val="bottom"/>
            <w:hideMark/>
          </w:tcPr>
          <w:p w14:paraId="3D85399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0.45</w:t>
            </w:r>
          </w:p>
        </w:tc>
        <w:tc>
          <w:tcPr>
            <w:tcW w:w="274" w:type="pct"/>
            <w:tcBorders>
              <w:top w:val="nil"/>
              <w:left w:val="nil"/>
              <w:bottom w:val="nil"/>
              <w:right w:val="nil"/>
            </w:tcBorders>
            <w:shd w:val="clear" w:color="auto" w:fill="auto"/>
            <w:noWrap/>
            <w:vAlign w:val="bottom"/>
            <w:hideMark/>
          </w:tcPr>
          <w:p w14:paraId="3AFE45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47BBE5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E64636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C46E0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0615018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EE8D74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596EDC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A2D777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D4CC7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586C23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DD5B1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A163F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2931DF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0F13B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183EB1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66AC8E8" w14:textId="77777777" w:rsidTr="00B500D7">
        <w:trPr>
          <w:trHeight w:val="216"/>
        </w:trPr>
        <w:tc>
          <w:tcPr>
            <w:tcW w:w="652" w:type="pct"/>
            <w:tcBorders>
              <w:top w:val="nil"/>
              <w:left w:val="nil"/>
              <w:bottom w:val="nil"/>
              <w:right w:val="nil"/>
            </w:tcBorders>
            <w:shd w:val="clear" w:color="auto" w:fill="auto"/>
            <w:noWrap/>
            <w:vAlign w:val="bottom"/>
            <w:hideMark/>
          </w:tcPr>
          <w:p w14:paraId="7CF427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1984</w:t>
            </w:r>
          </w:p>
        </w:tc>
        <w:tc>
          <w:tcPr>
            <w:tcW w:w="332" w:type="pct"/>
            <w:tcBorders>
              <w:top w:val="nil"/>
              <w:left w:val="nil"/>
              <w:bottom w:val="nil"/>
              <w:right w:val="nil"/>
            </w:tcBorders>
            <w:shd w:val="clear" w:color="auto" w:fill="auto"/>
            <w:noWrap/>
            <w:vAlign w:val="bottom"/>
            <w:hideMark/>
          </w:tcPr>
          <w:p w14:paraId="3DAA0C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14:paraId="3FB6DAF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64FB13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F2F3E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28150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55F9D49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C5E082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E6CF70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654D761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7B7891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71367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E85473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A098A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B181C2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6FDD47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2CBFB0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D81A5A3" w14:textId="77777777" w:rsidTr="00B500D7">
        <w:trPr>
          <w:trHeight w:val="216"/>
        </w:trPr>
        <w:tc>
          <w:tcPr>
            <w:tcW w:w="652" w:type="pct"/>
            <w:tcBorders>
              <w:top w:val="nil"/>
              <w:left w:val="nil"/>
              <w:bottom w:val="nil"/>
              <w:right w:val="nil"/>
            </w:tcBorders>
            <w:shd w:val="clear" w:color="auto" w:fill="auto"/>
            <w:noWrap/>
            <w:vAlign w:val="bottom"/>
            <w:hideMark/>
          </w:tcPr>
          <w:p w14:paraId="29AA6C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1985</w:t>
            </w:r>
          </w:p>
        </w:tc>
        <w:tc>
          <w:tcPr>
            <w:tcW w:w="332" w:type="pct"/>
            <w:tcBorders>
              <w:top w:val="nil"/>
              <w:left w:val="nil"/>
              <w:bottom w:val="nil"/>
              <w:right w:val="nil"/>
            </w:tcBorders>
            <w:shd w:val="clear" w:color="auto" w:fill="auto"/>
            <w:noWrap/>
            <w:vAlign w:val="bottom"/>
            <w:hideMark/>
          </w:tcPr>
          <w:p w14:paraId="0A0DD9D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14:paraId="506B54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409AE64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1801AD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A91772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3995DC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45381A2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44FF7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5AE51E9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2D2AAD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6F0F83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56EFDF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E12D2F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334117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F8EE3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7C862C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F5C9F99" w14:textId="77777777" w:rsidTr="00B500D7">
        <w:trPr>
          <w:trHeight w:val="216"/>
        </w:trPr>
        <w:tc>
          <w:tcPr>
            <w:tcW w:w="652" w:type="pct"/>
            <w:tcBorders>
              <w:top w:val="nil"/>
              <w:left w:val="nil"/>
              <w:bottom w:val="nil"/>
              <w:right w:val="nil"/>
            </w:tcBorders>
            <w:shd w:val="clear" w:color="auto" w:fill="auto"/>
            <w:noWrap/>
            <w:vAlign w:val="bottom"/>
            <w:hideMark/>
          </w:tcPr>
          <w:p w14:paraId="61BC2D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1986</w:t>
            </w:r>
          </w:p>
        </w:tc>
        <w:tc>
          <w:tcPr>
            <w:tcW w:w="332" w:type="pct"/>
            <w:tcBorders>
              <w:top w:val="nil"/>
              <w:left w:val="nil"/>
              <w:bottom w:val="nil"/>
              <w:right w:val="nil"/>
            </w:tcBorders>
            <w:shd w:val="clear" w:color="auto" w:fill="auto"/>
            <w:noWrap/>
            <w:vAlign w:val="bottom"/>
            <w:hideMark/>
          </w:tcPr>
          <w:p w14:paraId="0B18B5C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0.54</w:t>
            </w:r>
          </w:p>
        </w:tc>
        <w:tc>
          <w:tcPr>
            <w:tcW w:w="274" w:type="pct"/>
            <w:tcBorders>
              <w:top w:val="nil"/>
              <w:left w:val="nil"/>
              <w:bottom w:val="nil"/>
              <w:right w:val="nil"/>
            </w:tcBorders>
            <w:shd w:val="clear" w:color="auto" w:fill="auto"/>
            <w:noWrap/>
            <w:vAlign w:val="bottom"/>
            <w:hideMark/>
          </w:tcPr>
          <w:p w14:paraId="4E0217F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324" w:type="pct"/>
            <w:tcBorders>
              <w:top w:val="nil"/>
              <w:left w:val="nil"/>
              <w:bottom w:val="nil"/>
              <w:right w:val="nil"/>
            </w:tcBorders>
            <w:shd w:val="clear" w:color="auto" w:fill="auto"/>
            <w:noWrap/>
            <w:vAlign w:val="bottom"/>
            <w:hideMark/>
          </w:tcPr>
          <w:p w14:paraId="415D361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FF008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691B6B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3F1B8AE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1EACCC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63BE0F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223199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3DF76A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ED8A5B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85B03C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6AD958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C4E55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441598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A1554A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8F575B0" w14:textId="77777777" w:rsidTr="00B500D7">
        <w:trPr>
          <w:trHeight w:val="216"/>
        </w:trPr>
        <w:tc>
          <w:tcPr>
            <w:tcW w:w="652" w:type="pct"/>
            <w:tcBorders>
              <w:top w:val="nil"/>
              <w:left w:val="nil"/>
              <w:bottom w:val="nil"/>
              <w:right w:val="nil"/>
            </w:tcBorders>
            <w:shd w:val="clear" w:color="auto" w:fill="auto"/>
            <w:noWrap/>
            <w:vAlign w:val="bottom"/>
            <w:hideMark/>
          </w:tcPr>
          <w:p w14:paraId="0F6374C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1987</w:t>
            </w:r>
          </w:p>
        </w:tc>
        <w:tc>
          <w:tcPr>
            <w:tcW w:w="332" w:type="pct"/>
            <w:tcBorders>
              <w:top w:val="nil"/>
              <w:left w:val="nil"/>
              <w:bottom w:val="nil"/>
              <w:right w:val="nil"/>
            </w:tcBorders>
            <w:shd w:val="clear" w:color="auto" w:fill="auto"/>
            <w:noWrap/>
            <w:vAlign w:val="bottom"/>
            <w:hideMark/>
          </w:tcPr>
          <w:p w14:paraId="7583684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0.61</w:t>
            </w:r>
          </w:p>
        </w:tc>
        <w:tc>
          <w:tcPr>
            <w:tcW w:w="274" w:type="pct"/>
            <w:tcBorders>
              <w:top w:val="nil"/>
              <w:left w:val="nil"/>
              <w:bottom w:val="nil"/>
              <w:right w:val="nil"/>
            </w:tcBorders>
            <w:shd w:val="clear" w:color="auto" w:fill="auto"/>
            <w:noWrap/>
            <w:vAlign w:val="bottom"/>
            <w:hideMark/>
          </w:tcPr>
          <w:p w14:paraId="4D446D4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324" w:type="pct"/>
            <w:tcBorders>
              <w:top w:val="nil"/>
              <w:left w:val="nil"/>
              <w:bottom w:val="nil"/>
              <w:right w:val="nil"/>
            </w:tcBorders>
            <w:shd w:val="clear" w:color="auto" w:fill="auto"/>
            <w:noWrap/>
            <w:vAlign w:val="bottom"/>
            <w:hideMark/>
          </w:tcPr>
          <w:p w14:paraId="5520C51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536A33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C20E30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14:paraId="14B2602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1A1FA57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B1C86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206B360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C041A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4740C4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3078C8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3A7129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B81659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E22C21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67DF38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9B923AE" w14:textId="77777777" w:rsidTr="00B500D7">
        <w:trPr>
          <w:trHeight w:val="216"/>
        </w:trPr>
        <w:tc>
          <w:tcPr>
            <w:tcW w:w="652" w:type="pct"/>
            <w:tcBorders>
              <w:top w:val="nil"/>
              <w:left w:val="nil"/>
              <w:bottom w:val="nil"/>
              <w:right w:val="nil"/>
            </w:tcBorders>
            <w:shd w:val="clear" w:color="auto" w:fill="auto"/>
            <w:noWrap/>
            <w:vAlign w:val="bottom"/>
            <w:hideMark/>
          </w:tcPr>
          <w:p w14:paraId="3BB0B86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1988</w:t>
            </w:r>
          </w:p>
        </w:tc>
        <w:tc>
          <w:tcPr>
            <w:tcW w:w="332" w:type="pct"/>
            <w:tcBorders>
              <w:top w:val="nil"/>
              <w:left w:val="nil"/>
              <w:bottom w:val="nil"/>
              <w:right w:val="nil"/>
            </w:tcBorders>
            <w:shd w:val="clear" w:color="auto" w:fill="auto"/>
            <w:noWrap/>
            <w:vAlign w:val="bottom"/>
            <w:hideMark/>
          </w:tcPr>
          <w:p w14:paraId="059E3A1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74" w:type="pct"/>
            <w:tcBorders>
              <w:top w:val="nil"/>
              <w:left w:val="nil"/>
              <w:bottom w:val="nil"/>
              <w:right w:val="nil"/>
            </w:tcBorders>
            <w:shd w:val="clear" w:color="auto" w:fill="auto"/>
            <w:noWrap/>
            <w:vAlign w:val="bottom"/>
            <w:hideMark/>
          </w:tcPr>
          <w:p w14:paraId="2227E19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324" w:type="pct"/>
            <w:tcBorders>
              <w:top w:val="nil"/>
              <w:left w:val="nil"/>
              <w:bottom w:val="nil"/>
              <w:right w:val="nil"/>
            </w:tcBorders>
            <w:shd w:val="clear" w:color="auto" w:fill="auto"/>
            <w:noWrap/>
            <w:vAlign w:val="bottom"/>
            <w:hideMark/>
          </w:tcPr>
          <w:p w14:paraId="6F0752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707F0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69CA64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14:paraId="52A4D09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17E3B5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5A6BA4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843F80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28DEE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9F6BD1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9C1E50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E7C92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C1B072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3EDEEA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9E88EB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5B46F3C" w14:textId="77777777" w:rsidTr="00B500D7">
        <w:trPr>
          <w:trHeight w:val="216"/>
        </w:trPr>
        <w:tc>
          <w:tcPr>
            <w:tcW w:w="652" w:type="pct"/>
            <w:tcBorders>
              <w:top w:val="nil"/>
              <w:left w:val="nil"/>
              <w:bottom w:val="nil"/>
              <w:right w:val="nil"/>
            </w:tcBorders>
            <w:shd w:val="clear" w:color="auto" w:fill="auto"/>
            <w:noWrap/>
            <w:vAlign w:val="bottom"/>
            <w:hideMark/>
          </w:tcPr>
          <w:p w14:paraId="4E9AB2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1989</w:t>
            </w:r>
          </w:p>
        </w:tc>
        <w:tc>
          <w:tcPr>
            <w:tcW w:w="332" w:type="pct"/>
            <w:tcBorders>
              <w:top w:val="nil"/>
              <w:left w:val="nil"/>
              <w:bottom w:val="nil"/>
              <w:right w:val="nil"/>
            </w:tcBorders>
            <w:shd w:val="clear" w:color="auto" w:fill="auto"/>
            <w:noWrap/>
            <w:vAlign w:val="bottom"/>
            <w:hideMark/>
          </w:tcPr>
          <w:p w14:paraId="1FBC3F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74" w:type="pct"/>
            <w:tcBorders>
              <w:top w:val="nil"/>
              <w:left w:val="nil"/>
              <w:bottom w:val="nil"/>
              <w:right w:val="nil"/>
            </w:tcBorders>
            <w:shd w:val="clear" w:color="auto" w:fill="auto"/>
            <w:noWrap/>
            <w:vAlign w:val="bottom"/>
            <w:hideMark/>
          </w:tcPr>
          <w:p w14:paraId="13E23EF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699628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0A34F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28667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2CEEFE1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79616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3F7EEB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598D681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0DF78D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82B062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597D54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CDE70E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C9DC21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B2B5EA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9DAB09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6C814B9" w14:textId="77777777" w:rsidTr="00B500D7">
        <w:trPr>
          <w:trHeight w:val="216"/>
        </w:trPr>
        <w:tc>
          <w:tcPr>
            <w:tcW w:w="652" w:type="pct"/>
            <w:tcBorders>
              <w:top w:val="nil"/>
              <w:left w:val="nil"/>
              <w:bottom w:val="nil"/>
              <w:right w:val="nil"/>
            </w:tcBorders>
            <w:shd w:val="clear" w:color="auto" w:fill="auto"/>
            <w:noWrap/>
            <w:vAlign w:val="bottom"/>
            <w:hideMark/>
          </w:tcPr>
          <w:p w14:paraId="361C325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1990</w:t>
            </w:r>
          </w:p>
        </w:tc>
        <w:tc>
          <w:tcPr>
            <w:tcW w:w="332" w:type="pct"/>
            <w:tcBorders>
              <w:top w:val="nil"/>
              <w:left w:val="nil"/>
              <w:bottom w:val="nil"/>
              <w:right w:val="nil"/>
            </w:tcBorders>
            <w:shd w:val="clear" w:color="auto" w:fill="auto"/>
            <w:noWrap/>
            <w:vAlign w:val="bottom"/>
            <w:hideMark/>
          </w:tcPr>
          <w:p w14:paraId="72C4939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74" w:type="pct"/>
            <w:tcBorders>
              <w:top w:val="nil"/>
              <w:left w:val="nil"/>
              <w:bottom w:val="nil"/>
              <w:right w:val="nil"/>
            </w:tcBorders>
            <w:shd w:val="clear" w:color="auto" w:fill="auto"/>
            <w:noWrap/>
            <w:vAlign w:val="bottom"/>
            <w:hideMark/>
          </w:tcPr>
          <w:p w14:paraId="7A5DF89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0216AD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B1159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3B0ED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558672F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1F555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BD865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17CAA46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41156C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83A46C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EBA85F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4B1C1E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269643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037220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6E21EE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18BC93C" w14:textId="77777777" w:rsidTr="00B500D7">
        <w:trPr>
          <w:trHeight w:val="216"/>
        </w:trPr>
        <w:tc>
          <w:tcPr>
            <w:tcW w:w="652" w:type="pct"/>
            <w:tcBorders>
              <w:top w:val="nil"/>
              <w:left w:val="nil"/>
              <w:bottom w:val="nil"/>
              <w:right w:val="nil"/>
            </w:tcBorders>
            <w:shd w:val="clear" w:color="auto" w:fill="auto"/>
            <w:noWrap/>
            <w:vAlign w:val="bottom"/>
            <w:hideMark/>
          </w:tcPr>
          <w:p w14:paraId="64CFBDD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1991</w:t>
            </w:r>
          </w:p>
        </w:tc>
        <w:tc>
          <w:tcPr>
            <w:tcW w:w="332" w:type="pct"/>
            <w:tcBorders>
              <w:top w:val="nil"/>
              <w:left w:val="nil"/>
              <w:bottom w:val="nil"/>
              <w:right w:val="nil"/>
            </w:tcBorders>
            <w:shd w:val="clear" w:color="auto" w:fill="auto"/>
            <w:noWrap/>
            <w:vAlign w:val="bottom"/>
            <w:hideMark/>
          </w:tcPr>
          <w:p w14:paraId="10B3E4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14:paraId="6051460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28F88A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1EE07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3A30A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20D8948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FC68F3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F7186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15115C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EBE10D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C99114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73980D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41108E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C90753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CEDA84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45CA75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99ABBA2" w14:textId="77777777" w:rsidTr="00B500D7">
        <w:trPr>
          <w:trHeight w:val="216"/>
        </w:trPr>
        <w:tc>
          <w:tcPr>
            <w:tcW w:w="652" w:type="pct"/>
            <w:tcBorders>
              <w:top w:val="nil"/>
              <w:left w:val="nil"/>
              <w:bottom w:val="nil"/>
              <w:right w:val="nil"/>
            </w:tcBorders>
            <w:shd w:val="clear" w:color="auto" w:fill="auto"/>
            <w:noWrap/>
            <w:vAlign w:val="bottom"/>
            <w:hideMark/>
          </w:tcPr>
          <w:p w14:paraId="0AB3D18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1992</w:t>
            </w:r>
          </w:p>
        </w:tc>
        <w:tc>
          <w:tcPr>
            <w:tcW w:w="332" w:type="pct"/>
            <w:tcBorders>
              <w:top w:val="nil"/>
              <w:left w:val="nil"/>
              <w:bottom w:val="nil"/>
              <w:right w:val="nil"/>
            </w:tcBorders>
            <w:shd w:val="clear" w:color="auto" w:fill="auto"/>
            <w:noWrap/>
            <w:vAlign w:val="bottom"/>
            <w:hideMark/>
          </w:tcPr>
          <w:p w14:paraId="2F7ABE0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14:paraId="12D8E8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64A84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3D4822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A923D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3757ED4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43379B2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74834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820A1E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6F00DC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24D9CF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68B1AA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18B37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4CE2C5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4874F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5FC42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E5DC627" w14:textId="77777777" w:rsidTr="00B500D7">
        <w:trPr>
          <w:trHeight w:val="216"/>
        </w:trPr>
        <w:tc>
          <w:tcPr>
            <w:tcW w:w="652" w:type="pct"/>
            <w:tcBorders>
              <w:top w:val="nil"/>
              <w:left w:val="nil"/>
              <w:bottom w:val="nil"/>
              <w:right w:val="nil"/>
            </w:tcBorders>
            <w:shd w:val="clear" w:color="auto" w:fill="auto"/>
            <w:noWrap/>
            <w:vAlign w:val="bottom"/>
            <w:hideMark/>
          </w:tcPr>
          <w:p w14:paraId="701D330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1993</w:t>
            </w:r>
          </w:p>
        </w:tc>
        <w:tc>
          <w:tcPr>
            <w:tcW w:w="332" w:type="pct"/>
            <w:tcBorders>
              <w:top w:val="nil"/>
              <w:left w:val="nil"/>
              <w:bottom w:val="nil"/>
              <w:right w:val="nil"/>
            </w:tcBorders>
            <w:shd w:val="clear" w:color="auto" w:fill="auto"/>
            <w:noWrap/>
            <w:vAlign w:val="bottom"/>
            <w:hideMark/>
          </w:tcPr>
          <w:p w14:paraId="2B3C8DE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14:paraId="4D1DC86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14:paraId="0A9D71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5183F2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E3B741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68" w:type="pct"/>
            <w:tcBorders>
              <w:top w:val="nil"/>
              <w:left w:val="nil"/>
              <w:bottom w:val="nil"/>
              <w:right w:val="nil"/>
            </w:tcBorders>
            <w:shd w:val="clear" w:color="auto" w:fill="auto"/>
            <w:noWrap/>
            <w:vAlign w:val="bottom"/>
            <w:hideMark/>
          </w:tcPr>
          <w:p w14:paraId="69E2582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B5D6F7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A892B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B5B70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DF1A3E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A2AB1A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2ED7B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BA119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E5C81D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DED16D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B9280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07D1062" w14:textId="77777777" w:rsidTr="00B500D7">
        <w:trPr>
          <w:trHeight w:val="216"/>
        </w:trPr>
        <w:tc>
          <w:tcPr>
            <w:tcW w:w="652" w:type="pct"/>
            <w:tcBorders>
              <w:top w:val="nil"/>
              <w:left w:val="nil"/>
              <w:bottom w:val="nil"/>
              <w:right w:val="nil"/>
            </w:tcBorders>
            <w:shd w:val="clear" w:color="auto" w:fill="auto"/>
            <w:noWrap/>
            <w:vAlign w:val="bottom"/>
            <w:hideMark/>
          </w:tcPr>
          <w:p w14:paraId="6E87B74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1994</w:t>
            </w:r>
          </w:p>
        </w:tc>
        <w:tc>
          <w:tcPr>
            <w:tcW w:w="332" w:type="pct"/>
            <w:tcBorders>
              <w:top w:val="nil"/>
              <w:left w:val="nil"/>
              <w:bottom w:val="nil"/>
              <w:right w:val="nil"/>
            </w:tcBorders>
            <w:shd w:val="clear" w:color="auto" w:fill="auto"/>
            <w:noWrap/>
            <w:vAlign w:val="bottom"/>
            <w:hideMark/>
          </w:tcPr>
          <w:p w14:paraId="6790365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2810C4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BC00E5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68" w:type="pct"/>
            <w:tcBorders>
              <w:top w:val="nil"/>
              <w:left w:val="nil"/>
              <w:bottom w:val="nil"/>
              <w:right w:val="nil"/>
            </w:tcBorders>
            <w:shd w:val="clear" w:color="auto" w:fill="auto"/>
            <w:noWrap/>
            <w:vAlign w:val="bottom"/>
            <w:hideMark/>
          </w:tcPr>
          <w:p w14:paraId="21F36C6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1291D5B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FC015A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70BC1E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69195AF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0CC345C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A58451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75FA2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ADE81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523986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19BA85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B9555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AF8A9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1624DAE" w14:textId="77777777" w:rsidTr="00B500D7">
        <w:trPr>
          <w:trHeight w:val="216"/>
        </w:trPr>
        <w:tc>
          <w:tcPr>
            <w:tcW w:w="652" w:type="pct"/>
            <w:tcBorders>
              <w:top w:val="nil"/>
              <w:left w:val="nil"/>
              <w:bottom w:val="nil"/>
              <w:right w:val="nil"/>
            </w:tcBorders>
            <w:shd w:val="clear" w:color="auto" w:fill="auto"/>
            <w:noWrap/>
            <w:vAlign w:val="bottom"/>
            <w:hideMark/>
          </w:tcPr>
          <w:p w14:paraId="68EA5EA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1995</w:t>
            </w:r>
          </w:p>
        </w:tc>
        <w:tc>
          <w:tcPr>
            <w:tcW w:w="332" w:type="pct"/>
            <w:tcBorders>
              <w:top w:val="nil"/>
              <w:left w:val="nil"/>
              <w:bottom w:val="nil"/>
              <w:right w:val="nil"/>
            </w:tcBorders>
            <w:shd w:val="clear" w:color="auto" w:fill="auto"/>
            <w:noWrap/>
            <w:vAlign w:val="bottom"/>
            <w:hideMark/>
          </w:tcPr>
          <w:p w14:paraId="023F4CA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516D27F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3A2310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603EC5C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33682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D341B8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310D98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14:paraId="087678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43FE3E6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BAD030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75A2F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01" w:type="pct"/>
            <w:tcBorders>
              <w:top w:val="nil"/>
              <w:left w:val="nil"/>
              <w:bottom w:val="nil"/>
              <w:right w:val="nil"/>
            </w:tcBorders>
            <w:shd w:val="clear" w:color="auto" w:fill="auto"/>
            <w:noWrap/>
            <w:vAlign w:val="bottom"/>
            <w:hideMark/>
          </w:tcPr>
          <w:p w14:paraId="29D4D4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4DB540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6.13</w:t>
            </w:r>
          </w:p>
        </w:tc>
        <w:tc>
          <w:tcPr>
            <w:tcW w:w="201" w:type="pct"/>
            <w:tcBorders>
              <w:top w:val="nil"/>
              <w:left w:val="nil"/>
              <w:bottom w:val="nil"/>
              <w:right w:val="nil"/>
            </w:tcBorders>
            <w:shd w:val="clear" w:color="auto" w:fill="auto"/>
            <w:noWrap/>
            <w:vAlign w:val="bottom"/>
            <w:hideMark/>
          </w:tcPr>
          <w:p w14:paraId="4D3265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216EE57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665906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282F2F0" w14:textId="77777777" w:rsidTr="00B500D7">
        <w:trPr>
          <w:trHeight w:val="216"/>
        </w:trPr>
        <w:tc>
          <w:tcPr>
            <w:tcW w:w="652" w:type="pct"/>
            <w:tcBorders>
              <w:top w:val="nil"/>
              <w:left w:val="nil"/>
              <w:bottom w:val="nil"/>
              <w:right w:val="nil"/>
            </w:tcBorders>
            <w:shd w:val="clear" w:color="auto" w:fill="auto"/>
            <w:noWrap/>
            <w:vAlign w:val="bottom"/>
            <w:hideMark/>
          </w:tcPr>
          <w:p w14:paraId="634B13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1996</w:t>
            </w:r>
          </w:p>
        </w:tc>
        <w:tc>
          <w:tcPr>
            <w:tcW w:w="332" w:type="pct"/>
            <w:tcBorders>
              <w:top w:val="nil"/>
              <w:left w:val="nil"/>
              <w:bottom w:val="nil"/>
              <w:right w:val="nil"/>
            </w:tcBorders>
            <w:shd w:val="clear" w:color="auto" w:fill="auto"/>
            <w:noWrap/>
            <w:vAlign w:val="bottom"/>
            <w:hideMark/>
          </w:tcPr>
          <w:p w14:paraId="522DA48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C0EF1E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4629FE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14:paraId="769D463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0A9BC2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47C328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BABC0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06FC766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1E581F9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5BFF41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002E35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201" w:type="pct"/>
            <w:tcBorders>
              <w:top w:val="nil"/>
              <w:left w:val="nil"/>
              <w:bottom w:val="nil"/>
              <w:right w:val="nil"/>
            </w:tcBorders>
            <w:shd w:val="clear" w:color="auto" w:fill="auto"/>
            <w:noWrap/>
            <w:vAlign w:val="bottom"/>
            <w:hideMark/>
          </w:tcPr>
          <w:p w14:paraId="29D8CF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DAAEE6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6.78</w:t>
            </w:r>
          </w:p>
        </w:tc>
        <w:tc>
          <w:tcPr>
            <w:tcW w:w="201" w:type="pct"/>
            <w:tcBorders>
              <w:top w:val="nil"/>
              <w:left w:val="nil"/>
              <w:bottom w:val="nil"/>
              <w:right w:val="nil"/>
            </w:tcBorders>
            <w:shd w:val="clear" w:color="auto" w:fill="auto"/>
            <w:noWrap/>
            <w:vAlign w:val="bottom"/>
            <w:hideMark/>
          </w:tcPr>
          <w:p w14:paraId="2189E50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4224FD9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0204EF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E0BADEC" w14:textId="77777777" w:rsidTr="00B500D7">
        <w:trPr>
          <w:trHeight w:val="216"/>
        </w:trPr>
        <w:tc>
          <w:tcPr>
            <w:tcW w:w="652" w:type="pct"/>
            <w:tcBorders>
              <w:top w:val="nil"/>
              <w:left w:val="nil"/>
              <w:bottom w:val="nil"/>
              <w:right w:val="nil"/>
            </w:tcBorders>
            <w:shd w:val="clear" w:color="auto" w:fill="auto"/>
            <w:noWrap/>
            <w:vAlign w:val="bottom"/>
            <w:hideMark/>
          </w:tcPr>
          <w:p w14:paraId="44AEAF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1997</w:t>
            </w:r>
          </w:p>
        </w:tc>
        <w:tc>
          <w:tcPr>
            <w:tcW w:w="332" w:type="pct"/>
            <w:tcBorders>
              <w:top w:val="nil"/>
              <w:left w:val="nil"/>
              <w:bottom w:val="nil"/>
              <w:right w:val="nil"/>
            </w:tcBorders>
            <w:shd w:val="clear" w:color="auto" w:fill="auto"/>
            <w:noWrap/>
            <w:vAlign w:val="bottom"/>
            <w:hideMark/>
          </w:tcPr>
          <w:p w14:paraId="7C8C414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BB0735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B44CB7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14:paraId="093E29F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30DC8FC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88444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540A9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3CB8AEF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141D81B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B061B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45DBFC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5B93378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39C5B75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7.83</w:t>
            </w:r>
          </w:p>
        </w:tc>
        <w:tc>
          <w:tcPr>
            <w:tcW w:w="201" w:type="pct"/>
            <w:tcBorders>
              <w:top w:val="nil"/>
              <w:left w:val="nil"/>
              <w:bottom w:val="nil"/>
              <w:right w:val="nil"/>
            </w:tcBorders>
            <w:shd w:val="clear" w:color="auto" w:fill="auto"/>
            <w:noWrap/>
            <w:vAlign w:val="bottom"/>
            <w:hideMark/>
          </w:tcPr>
          <w:p w14:paraId="71167B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0691F48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85FCB6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5CA4095" w14:textId="77777777" w:rsidTr="00B500D7">
        <w:trPr>
          <w:trHeight w:val="216"/>
        </w:trPr>
        <w:tc>
          <w:tcPr>
            <w:tcW w:w="652" w:type="pct"/>
            <w:tcBorders>
              <w:top w:val="nil"/>
              <w:left w:val="nil"/>
              <w:bottom w:val="nil"/>
              <w:right w:val="nil"/>
            </w:tcBorders>
            <w:shd w:val="clear" w:color="auto" w:fill="auto"/>
            <w:noWrap/>
            <w:vAlign w:val="bottom"/>
            <w:hideMark/>
          </w:tcPr>
          <w:p w14:paraId="211C1F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1998</w:t>
            </w:r>
          </w:p>
        </w:tc>
        <w:tc>
          <w:tcPr>
            <w:tcW w:w="332" w:type="pct"/>
            <w:tcBorders>
              <w:top w:val="nil"/>
              <w:left w:val="nil"/>
              <w:bottom w:val="nil"/>
              <w:right w:val="nil"/>
            </w:tcBorders>
            <w:shd w:val="clear" w:color="auto" w:fill="auto"/>
            <w:noWrap/>
            <w:vAlign w:val="bottom"/>
            <w:hideMark/>
          </w:tcPr>
          <w:p w14:paraId="4EF94F0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D59851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E53195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54FF3C7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5EBEE3B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C32B8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0DAECD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09BDD95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5348A10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4562DA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922750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59EF5B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E8B1B2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7.84</w:t>
            </w:r>
          </w:p>
        </w:tc>
        <w:tc>
          <w:tcPr>
            <w:tcW w:w="201" w:type="pct"/>
            <w:tcBorders>
              <w:top w:val="nil"/>
              <w:left w:val="nil"/>
              <w:bottom w:val="nil"/>
              <w:right w:val="nil"/>
            </w:tcBorders>
            <w:shd w:val="clear" w:color="auto" w:fill="auto"/>
            <w:noWrap/>
            <w:vAlign w:val="bottom"/>
            <w:hideMark/>
          </w:tcPr>
          <w:p w14:paraId="499CAC2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1A848AD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69CE2E1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27EB33E" w14:textId="77777777" w:rsidTr="00B500D7">
        <w:trPr>
          <w:trHeight w:val="216"/>
        </w:trPr>
        <w:tc>
          <w:tcPr>
            <w:tcW w:w="652" w:type="pct"/>
            <w:tcBorders>
              <w:top w:val="nil"/>
              <w:left w:val="nil"/>
              <w:bottom w:val="nil"/>
              <w:right w:val="nil"/>
            </w:tcBorders>
            <w:shd w:val="clear" w:color="auto" w:fill="auto"/>
            <w:noWrap/>
            <w:vAlign w:val="bottom"/>
            <w:hideMark/>
          </w:tcPr>
          <w:p w14:paraId="5B1C58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1999</w:t>
            </w:r>
          </w:p>
        </w:tc>
        <w:tc>
          <w:tcPr>
            <w:tcW w:w="332" w:type="pct"/>
            <w:tcBorders>
              <w:top w:val="nil"/>
              <w:left w:val="nil"/>
              <w:bottom w:val="nil"/>
              <w:right w:val="nil"/>
            </w:tcBorders>
            <w:shd w:val="clear" w:color="auto" w:fill="auto"/>
            <w:noWrap/>
            <w:vAlign w:val="bottom"/>
            <w:hideMark/>
          </w:tcPr>
          <w:p w14:paraId="69695AA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9C7CAA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0B5560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0.37</w:t>
            </w:r>
          </w:p>
        </w:tc>
        <w:tc>
          <w:tcPr>
            <w:tcW w:w="268" w:type="pct"/>
            <w:tcBorders>
              <w:top w:val="nil"/>
              <w:left w:val="nil"/>
              <w:bottom w:val="nil"/>
              <w:right w:val="nil"/>
            </w:tcBorders>
            <w:shd w:val="clear" w:color="auto" w:fill="auto"/>
            <w:noWrap/>
            <w:vAlign w:val="bottom"/>
            <w:hideMark/>
          </w:tcPr>
          <w:p w14:paraId="57B25F0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70F5500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E0B583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443D04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189A2A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6D623F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D29EEC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CB94E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6BFB31D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1EB390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7.48</w:t>
            </w:r>
          </w:p>
        </w:tc>
        <w:tc>
          <w:tcPr>
            <w:tcW w:w="201" w:type="pct"/>
            <w:tcBorders>
              <w:top w:val="nil"/>
              <w:left w:val="nil"/>
              <w:bottom w:val="nil"/>
              <w:right w:val="nil"/>
            </w:tcBorders>
            <w:shd w:val="clear" w:color="auto" w:fill="auto"/>
            <w:noWrap/>
            <w:vAlign w:val="bottom"/>
            <w:hideMark/>
          </w:tcPr>
          <w:p w14:paraId="69C3C2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16104CE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A62FC8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597F00A" w14:textId="77777777" w:rsidTr="00B500D7">
        <w:trPr>
          <w:trHeight w:val="216"/>
        </w:trPr>
        <w:tc>
          <w:tcPr>
            <w:tcW w:w="652" w:type="pct"/>
            <w:tcBorders>
              <w:top w:val="nil"/>
              <w:left w:val="nil"/>
              <w:bottom w:val="nil"/>
              <w:right w:val="nil"/>
            </w:tcBorders>
            <w:shd w:val="clear" w:color="auto" w:fill="auto"/>
            <w:noWrap/>
            <w:vAlign w:val="bottom"/>
            <w:hideMark/>
          </w:tcPr>
          <w:p w14:paraId="21AF10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2000</w:t>
            </w:r>
          </w:p>
        </w:tc>
        <w:tc>
          <w:tcPr>
            <w:tcW w:w="332" w:type="pct"/>
            <w:tcBorders>
              <w:top w:val="nil"/>
              <w:left w:val="nil"/>
              <w:bottom w:val="nil"/>
              <w:right w:val="nil"/>
            </w:tcBorders>
            <w:shd w:val="clear" w:color="auto" w:fill="auto"/>
            <w:noWrap/>
            <w:vAlign w:val="bottom"/>
            <w:hideMark/>
          </w:tcPr>
          <w:p w14:paraId="54090F8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AA5B1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19EB29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68" w:type="pct"/>
            <w:tcBorders>
              <w:top w:val="nil"/>
              <w:left w:val="nil"/>
              <w:bottom w:val="nil"/>
              <w:right w:val="nil"/>
            </w:tcBorders>
            <w:shd w:val="clear" w:color="auto" w:fill="auto"/>
            <w:noWrap/>
            <w:vAlign w:val="bottom"/>
            <w:hideMark/>
          </w:tcPr>
          <w:p w14:paraId="0036E6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552E442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AF99C1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4E69D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1E31AA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726D670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0.59</w:t>
            </w:r>
          </w:p>
        </w:tc>
        <w:tc>
          <w:tcPr>
            <w:tcW w:w="287" w:type="pct"/>
            <w:tcBorders>
              <w:top w:val="nil"/>
              <w:left w:val="nil"/>
              <w:bottom w:val="nil"/>
              <w:right w:val="nil"/>
            </w:tcBorders>
            <w:shd w:val="clear" w:color="auto" w:fill="auto"/>
            <w:noWrap/>
            <w:vAlign w:val="bottom"/>
            <w:hideMark/>
          </w:tcPr>
          <w:p w14:paraId="6A16F3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43" w:type="pct"/>
            <w:tcBorders>
              <w:top w:val="nil"/>
              <w:left w:val="nil"/>
              <w:bottom w:val="nil"/>
              <w:right w:val="nil"/>
            </w:tcBorders>
            <w:shd w:val="clear" w:color="auto" w:fill="auto"/>
            <w:noWrap/>
            <w:vAlign w:val="bottom"/>
            <w:hideMark/>
          </w:tcPr>
          <w:p w14:paraId="0D8F16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45549BD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9EC639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7.91</w:t>
            </w:r>
          </w:p>
        </w:tc>
        <w:tc>
          <w:tcPr>
            <w:tcW w:w="201" w:type="pct"/>
            <w:tcBorders>
              <w:top w:val="nil"/>
              <w:left w:val="nil"/>
              <w:bottom w:val="nil"/>
              <w:right w:val="nil"/>
            </w:tcBorders>
            <w:shd w:val="clear" w:color="auto" w:fill="auto"/>
            <w:noWrap/>
            <w:vAlign w:val="bottom"/>
            <w:hideMark/>
          </w:tcPr>
          <w:p w14:paraId="5CB5B72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424033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402AC4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23E1CB6" w14:textId="77777777" w:rsidTr="00B500D7">
        <w:trPr>
          <w:trHeight w:val="216"/>
        </w:trPr>
        <w:tc>
          <w:tcPr>
            <w:tcW w:w="652" w:type="pct"/>
            <w:tcBorders>
              <w:top w:val="nil"/>
              <w:left w:val="nil"/>
              <w:bottom w:val="nil"/>
              <w:right w:val="nil"/>
            </w:tcBorders>
            <w:shd w:val="clear" w:color="auto" w:fill="auto"/>
            <w:noWrap/>
            <w:vAlign w:val="bottom"/>
            <w:hideMark/>
          </w:tcPr>
          <w:p w14:paraId="10E09E1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2001</w:t>
            </w:r>
          </w:p>
        </w:tc>
        <w:tc>
          <w:tcPr>
            <w:tcW w:w="332" w:type="pct"/>
            <w:tcBorders>
              <w:top w:val="nil"/>
              <w:left w:val="nil"/>
              <w:bottom w:val="nil"/>
              <w:right w:val="nil"/>
            </w:tcBorders>
            <w:shd w:val="clear" w:color="auto" w:fill="auto"/>
            <w:noWrap/>
            <w:vAlign w:val="bottom"/>
            <w:hideMark/>
          </w:tcPr>
          <w:p w14:paraId="141D351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F8991C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BAB9AB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nil"/>
              <w:right w:val="nil"/>
            </w:tcBorders>
            <w:shd w:val="clear" w:color="auto" w:fill="auto"/>
            <w:noWrap/>
            <w:vAlign w:val="bottom"/>
            <w:hideMark/>
          </w:tcPr>
          <w:p w14:paraId="215B93F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5147F54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09A2F8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61E8D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1D1B2BE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3670F3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1.13</w:t>
            </w:r>
          </w:p>
        </w:tc>
        <w:tc>
          <w:tcPr>
            <w:tcW w:w="287" w:type="pct"/>
            <w:tcBorders>
              <w:top w:val="nil"/>
              <w:left w:val="nil"/>
              <w:bottom w:val="nil"/>
              <w:right w:val="nil"/>
            </w:tcBorders>
            <w:shd w:val="clear" w:color="auto" w:fill="auto"/>
            <w:noWrap/>
            <w:vAlign w:val="bottom"/>
            <w:hideMark/>
          </w:tcPr>
          <w:p w14:paraId="263A252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43" w:type="pct"/>
            <w:tcBorders>
              <w:top w:val="nil"/>
              <w:left w:val="nil"/>
              <w:bottom w:val="nil"/>
              <w:right w:val="nil"/>
            </w:tcBorders>
            <w:shd w:val="clear" w:color="auto" w:fill="auto"/>
            <w:noWrap/>
            <w:vAlign w:val="bottom"/>
            <w:hideMark/>
          </w:tcPr>
          <w:p w14:paraId="1FB037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463E32B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B2D5E2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68170F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ED8283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58BE0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C360DB6" w14:textId="77777777" w:rsidTr="00B500D7">
        <w:trPr>
          <w:trHeight w:val="216"/>
        </w:trPr>
        <w:tc>
          <w:tcPr>
            <w:tcW w:w="652" w:type="pct"/>
            <w:tcBorders>
              <w:top w:val="nil"/>
              <w:left w:val="nil"/>
              <w:bottom w:val="nil"/>
              <w:right w:val="nil"/>
            </w:tcBorders>
            <w:shd w:val="clear" w:color="auto" w:fill="auto"/>
            <w:noWrap/>
            <w:vAlign w:val="bottom"/>
            <w:hideMark/>
          </w:tcPr>
          <w:p w14:paraId="23E01BD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2002</w:t>
            </w:r>
          </w:p>
        </w:tc>
        <w:tc>
          <w:tcPr>
            <w:tcW w:w="332" w:type="pct"/>
            <w:tcBorders>
              <w:top w:val="nil"/>
              <w:left w:val="nil"/>
              <w:bottom w:val="nil"/>
              <w:right w:val="nil"/>
            </w:tcBorders>
            <w:shd w:val="clear" w:color="auto" w:fill="auto"/>
            <w:noWrap/>
            <w:vAlign w:val="bottom"/>
            <w:hideMark/>
          </w:tcPr>
          <w:p w14:paraId="67995AB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1399A7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9E6758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68" w:type="pct"/>
            <w:tcBorders>
              <w:top w:val="nil"/>
              <w:left w:val="nil"/>
              <w:bottom w:val="nil"/>
              <w:right w:val="nil"/>
            </w:tcBorders>
            <w:shd w:val="clear" w:color="auto" w:fill="auto"/>
            <w:noWrap/>
            <w:vAlign w:val="bottom"/>
            <w:hideMark/>
          </w:tcPr>
          <w:p w14:paraId="3936C64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0560A2A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74C227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ED3854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43ADB2C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79B0C4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1.43</w:t>
            </w:r>
          </w:p>
        </w:tc>
        <w:tc>
          <w:tcPr>
            <w:tcW w:w="287" w:type="pct"/>
            <w:tcBorders>
              <w:top w:val="nil"/>
              <w:left w:val="nil"/>
              <w:bottom w:val="nil"/>
              <w:right w:val="nil"/>
            </w:tcBorders>
            <w:shd w:val="clear" w:color="auto" w:fill="auto"/>
            <w:noWrap/>
            <w:vAlign w:val="bottom"/>
            <w:hideMark/>
          </w:tcPr>
          <w:p w14:paraId="0D77E92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4C37CE5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14:paraId="13F3A54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518DE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62B0C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C96A44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A2944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ECA28B8" w14:textId="77777777" w:rsidTr="00B500D7">
        <w:trPr>
          <w:trHeight w:val="216"/>
        </w:trPr>
        <w:tc>
          <w:tcPr>
            <w:tcW w:w="652" w:type="pct"/>
            <w:tcBorders>
              <w:top w:val="nil"/>
              <w:left w:val="nil"/>
              <w:bottom w:val="nil"/>
              <w:right w:val="nil"/>
            </w:tcBorders>
            <w:shd w:val="clear" w:color="auto" w:fill="auto"/>
            <w:noWrap/>
            <w:vAlign w:val="bottom"/>
            <w:hideMark/>
          </w:tcPr>
          <w:p w14:paraId="00B8DA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2003</w:t>
            </w:r>
          </w:p>
        </w:tc>
        <w:tc>
          <w:tcPr>
            <w:tcW w:w="332" w:type="pct"/>
            <w:tcBorders>
              <w:top w:val="nil"/>
              <w:left w:val="nil"/>
              <w:bottom w:val="nil"/>
              <w:right w:val="nil"/>
            </w:tcBorders>
            <w:shd w:val="clear" w:color="auto" w:fill="auto"/>
            <w:noWrap/>
            <w:vAlign w:val="bottom"/>
            <w:hideMark/>
          </w:tcPr>
          <w:p w14:paraId="4EAFDD7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BCF1D8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3ABC0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4F14D62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6D688DC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F12FB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6362F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17BA3C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5E9CF5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1.01</w:t>
            </w:r>
          </w:p>
        </w:tc>
        <w:tc>
          <w:tcPr>
            <w:tcW w:w="287" w:type="pct"/>
            <w:tcBorders>
              <w:top w:val="nil"/>
              <w:left w:val="nil"/>
              <w:bottom w:val="nil"/>
              <w:right w:val="nil"/>
            </w:tcBorders>
            <w:shd w:val="clear" w:color="auto" w:fill="auto"/>
            <w:noWrap/>
            <w:vAlign w:val="bottom"/>
            <w:hideMark/>
          </w:tcPr>
          <w:p w14:paraId="4690F0A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14:paraId="416D40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1760095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A53B25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7EC812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7228F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3DC8A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C3DB366" w14:textId="77777777" w:rsidTr="00B500D7">
        <w:trPr>
          <w:trHeight w:val="216"/>
        </w:trPr>
        <w:tc>
          <w:tcPr>
            <w:tcW w:w="652" w:type="pct"/>
            <w:tcBorders>
              <w:top w:val="nil"/>
              <w:left w:val="nil"/>
              <w:bottom w:val="nil"/>
              <w:right w:val="nil"/>
            </w:tcBorders>
            <w:shd w:val="clear" w:color="auto" w:fill="auto"/>
            <w:noWrap/>
            <w:vAlign w:val="bottom"/>
            <w:hideMark/>
          </w:tcPr>
          <w:p w14:paraId="5C8902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2004</w:t>
            </w:r>
          </w:p>
        </w:tc>
        <w:tc>
          <w:tcPr>
            <w:tcW w:w="332" w:type="pct"/>
            <w:tcBorders>
              <w:top w:val="nil"/>
              <w:left w:val="nil"/>
              <w:bottom w:val="nil"/>
              <w:right w:val="nil"/>
            </w:tcBorders>
            <w:shd w:val="clear" w:color="auto" w:fill="auto"/>
            <w:noWrap/>
            <w:vAlign w:val="bottom"/>
            <w:hideMark/>
          </w:tcPr>
          <w:p w14:paraId="0F30978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5631D9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15FCA3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62DD96A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69E9ED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E3C7CA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1874AC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3E4C263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0A62936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1.12</w:t>
            </w:r>
          </w:p>
        </w:tc>
        <w:tc>
          <w:tcPr>
            <w:tcW w:w="287" w:type="pct"/>
            <w:tcBorders>
              <w:top w:val="nil"/>
              <w:left w:val="nil"/>
              <w:bottom w:val="nil"/>
              <w:right w:val="nil"/>
            </w:tcBorders>
            <w:shd w:val="clear" w:color="auto" w:fill="auto"/>
            <w:noWrap/>
            <w:vAlign w:val="bottom"/>
            <w:hideMark/>
          </w:tcPr>
          <w:p w14:paraId="02BD94B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DFDD53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01" w:type="pct"/>
            <w:tcBorders>
              <w:top w:val="nil"/>
              <w:left w:val="nil"/>
              <w:bottom w:val="nil"/>
              <w:right w:val="nil"/>
            </w:tcBorders>
            <w:shd w:val="clear" w:color="auto" w:fill="auto"/>
            <w:noWrap/>
            <w:vAlign w:val="bottom"/>
            <w:hideMark/>
          </w:tcPr>
          <w:p w14:paraId="4DEA72E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648094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498A31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EB568F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088D41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D3168F9" w14:textId="77777777" w:rsidTr="00B500D7">
        <w:trPr>
          <w:trHeight w:val="216"/>
        </w:trPr>
        <w:tc>
          <w:tcPr>
            <w:tcW w:w="652" w:type="pct"/>
            <w:tcBorders>
              <w:top w:val="nil"/>
              <w:left w:val="nil"/>
              <w:bottom w:val="nil"/>
              <w:right w:val="nil"/>
            </w:tcBorders>
            <w:shd w:val="clear" w:color="auto" w:fill="auto"/>
            <w:noWrap/>
            <w:vAlign w:val="bottom"/>
            <w:hideMark/>
          </w:tcPr>
          <w:p w14:paraId="4618349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2005</w:t>
            </w:r>
          </w:p>
        </w:tc>
        <w:tc>
          <w:tcPr>
            <w:tcW w:w="332" w:type="pct"/>
            <w:tcBorders>
              <w:top w:val="nil"/>
              <w:left w:val="nil"/>
              <w:bottom w:val="nil"/>
              <w:right w:val="nil"/>
            </w:tcBorders>
            <w:shd w:val="clear" w:color="auto" w:fill="auto"/>
            <w:noWrap/>
            <w:vAlign w:val="bottom"/>
            <w:hideMark/>
          </w:tcPr>
          <w:p w14:paraId="29A7155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9EBA90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0C0C21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6DE1F3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104449A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6C985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C1DC01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268" w:type="pct"/>
            <w:tcBorders>
              <w:top w:val="nil"/>
              <w:left w:val="nil"/>
              <w:bottom w:val="nil"/>
              <w:right w:val="nil"/>
            </w:tcBorders>
            <w:shd w:val="clear" w:color="auto" w:fill="auto"/>
            <w:noWrap/>
            <w:vAlign w:val="bottom"/>
            <w:hideMark/>
          </w:tcPr>
          <w:p w14:paraId="3C5E1C6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017549A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0.95</w:t>
            </w:r>
          </w:p>
        </w:tc>
        <w:tc>
          <w:tcPr>
            <w:tcW w:w="287" w:type="pct"/>
            <w:tcBorders>
              <w:top w:val="nil"/>
              <w:left w:val="nil"/>
              <w:bottom w:val="nil"/>
              <w:right w:val="nil"/>
            </w:tcBorders>
            <w:shd w:val="clear" w:color="auto" w:fill="auto"/>
            <w:noWrap/>
            <w:vAlign w:val="bottom"/>
            <w:hideMark/>
          </w:tcPr>
          <w:p w14:paraId="0B9868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70DAFF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1C91503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DBFDE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4D8B8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939C78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14.96</w:t>
            </w:r>
          </w:p>
        </w:tc>
        <w:tc>
          <w:tcPr>
            <w:tcW w:w="196" w:type="pct"/>
            <w:tcBorders>
              <w:top w:val="nil"/>
              <w:left w:val="nil"/>
              <w:bottom w:val="nil"/>
              <w:right w:val="nil"/>
            </w:tcBorders>
            <w:shd w:val="clear" w:color="auto" w:fill="auto"/>
            <w:noWrap/>
            <w:vAlign w:val="bottom"/>
            <w:hideMark/>
          </w:tcPr>
          <w:p w14:paraId="18A8C24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004EC229" w14:textId="77777777" w:rsidTr="00B500D7">
        <w:trPr>
          <w:trHeight w:val="216"/>
        </w:trPr>
        <w:tc>
          <w:tcPr>
            <w:tcW w:w="652" w:type="pct"/>
            <w:tcBorders>
              <w:top w:val="nil"/>
              <w:left w:val="nil"/>
              <w:bottom w:val="nil"/>
              <w:right w:val="nil"/>
            </w:tcBorders>
            <w:shd w:val="clear" w:color="auto" w:fill="auto"/>
            <w:noWrap/>
            <w:vAlign w:val="bottom"/>
            <w:hideMark/>
          </w:tcPr>
          <w:p w14:paraId="0B94C9C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2006</w:t>
            </w:r>
          </w:p>
        </w:tc>
        <w:tc>
          <w:tcPr>
            <w:tcW w:w="332" w:type="pct"/>
            <w:tcBorders>
              <w:top w:val="nil"/>
              <w:left w:val="nil"/>
              <w:bottom w:val="nil"/>
              <w:right w:val="nil"/>
            </w:tcBorders>
            <w:shd w:val="clear" w:color="auto" w:fill="auto"/>
            <w:noWrap/>
            <w:vAlign w:val="bottom"/>
            <w:hideMark/>
          </w:tcPr>
          <w:p w14:paraId="660D05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C8F1F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9BFD96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1003901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73BCB0F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8DE5E1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5CD12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5741A59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0C7AA6B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0.69</w:t>
            </w:r>
          </w:p>
        </w:tc>
        <w:tc>
          <w:tcPr>
            <w:tcW w:w="287" w:type="pct"/>
            <w:tcBorders>
              <w:top w:val="nil"/>
              <w:left w:val="nil"/>
              <w:bottom w:val="nil"/>
              <w:right w:val="nil"/>
            </w:tcBorders>
            <w:shd w:val="clear" w:color="auto" w:fill="auto"/>
            <w:noWrap/>
            <w:vAlign w:val="bottom"/>
            <w:hideMark/>
          </w:tcPr>
          <w:p w14:paraId="585B776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4801777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7B5145D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7F1C7C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18A532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2A486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16.54</w:t>
            </w:r>
          </w:p>
        </w:tc>
        <w:tc>
          <w:tcPr>
            <w:tcW w:w="196" w:type="pct"/>
            <w:tcBorders>
              <w:top w:val="nil"/>
              <w:left w:val="nil"/>
              <w:bottom w:val="nil"/>
              <w:right w:val="nil"/>
            </w:tcBorders>
            <w:shd w:val="clear" w:color="auto" w:fill="auto"/>
            <w:noWrap/>
            <w:vAlign w:val="bottom"/>
            <w:hideMark/>
          </w:tcPr>
          <w:p w14:paraId="7CC0822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E46D06A" w14:textId="77777777" w:rsidTr="00B500D7">
        <w:trPr>
          <w:trHeight w:val="216"/>
        </w:trPr>
        <w:tc>
          <w:tcPr>
            <w:tcW w:w="652" w:type="pct"/>
            <w:tcBorders>
              <w:top w:val="nil"/>
              <w:left w:val="nil"/>
              <w:bottom w:val="nil"/>
              <w:right w:val="nil"/>
            </w:tcBorders>
            <w:shd w:val="clear" w:color="auto" w:fill="auto"/>
            <w:noWrap/>
            <w:vAlign w:val="bottom"/>
            <w:hideMark/>
          </w:tcPr>
          <w:p w14:paraId="687B3F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2007</w:t>
            </w:r>
          </w:p>
        </w:tc>
        <w:tc>
          <w:tcPr>
            <w:tcW w:w="332" w:type="pct"/>
            <w:tcBorders>
              <w:top w:val="nil"/>
              <w:left w:val="nil"/>
              <w:bottom w:val="nil"/>
              <w:right w:val="nil"/>
            </w:tcBorders>
            <w:shd w:val="clear" w:color="auto" w:fill="auto"/>
            <w:noWrap/>
            <w:vAlign w:val="bottom"/>
            <w:hideMark/>
          </w:tcPr>
          <w:p w14:paraId="5B4AF84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622D5F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177445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nil"/>
              <w:right w:val="nil"/>
            </w:tcBorders>
            <w:shd w:val="clear" w:color="auto" w:fill="auto"/>
            <w:noWrap/>
            <w:vAlign w:val="bottom"/>
            <w:hideMark/>
          </w:tcPr>
          <w:p w14:paraId="37858E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19C2511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EADA41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67BE94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0AB239F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726690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14:paraId="63C1405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07CDD6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7EB3228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93FFB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69A2D4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3C782C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13.71</w:t>
            </w:r>
          </w:p>
        </w:tc>
        <w:tc>
          <w:tcPr>
            <w:tcW w:w="196" w:type="pct"/>
            <w:tcBorders>
              <w:top w:val="nil"/>
              <w:left w:val="nil"/>
              <w:bottom w:val="nil"/>
              <w:right w:val="nil"/>
            </w:tcBorders>
            <w:shd w:val="clear" w:color="auto" w:fill="auto"/>
            <w:noWrap/>
            <w:vAlign w:val="bottom"/>
            <w:hideMark/>
          </w:tcPr>
          <w:p w14:paraId="57F147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4144564" w14:textId="77777777" w:rsidTr="00B500D7">
        <w:trPr>
          <w:trHeight w:val="216"/>
        </w:trPr>
        <w:tc>
          <w:tcPr>
            <w:tcW w:w="652" w:type="pct"/>
            <w:tcBorders>
              <w:top w:val="nil"/>
              <w:left w:val="nil"/>
              <w:bottom w:val="nil"/>
              <w:right w:val="nil"/>
            </w:tcBorders>
            <w:shd w:val="clear" w:color="auto" w:fill="auto"/>
            <w:noWrap/>
            <w:vAlign w:val="bottom"/>
            <w:hideMark/>
          </w:tcPr>
          <w:p w14:paraId="5DB669D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2008</w:t>
            </w:r>
          </w:p>
        </w:tc>
        <w:tc>
          <w:tcPr>
            <w:tcW w:w="332" w:type="pct"/>
            <w:tcBorders>
              <w:top w:val="nil"/>
              <w:left w:val="nil"/>
              <w:bottom w:val="nil"/>
              <w:right w:val="nil"/>
            </w:tcBorders>
            <w:shd w:val="clear" w:color="auto" w:fill="auto"/>
            <w:noWrap/>
            <w:vAlign w:val="bottom"/>
            <w:hideMark/>
          </w:tcPr>
          <w:p w14:paraId="3A08510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C1A2C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330B1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3E0BE9E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324" w:type="pct"/>
            <w:tcBorders>
              <w:top w:val="nil"/>
              <w:left w:val="nil"/>
              <w:bottom w:val="nil"/>
              <w:right w:val="nil"/>
            </w:tcBorders>
            <w:shd w:val="clear" w:color="auto" w:fill="auto"/>
            <w:noWrap/>
            <w:vAlign w:val="bottom"/>
            <w:hideMark/>
          </w:tcPr>
          <w:p w14:paraId="6A18B84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1625D9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5ACABD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0C483B7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4A1EAD4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0.56</w:t>
            </w:r>
          </w:p>
        </w:tc>
        <w:tc>
          <w:tcPr>
            <w:tcW w:w="287" w:type="pct"/>
            <w:tcBorders>
              <w:top w:val="nil"/>
              <w:left w:val="nil"/>
              <w:bottom w:val="nil"/>
              <w:right w:val="nil"/>
            </w:tcBorders>
            <w:shd w:val="clear" w:color="auto" w:fill="auto"/>
            <w:noWrap/>
            <w:vAlign w:val="bottom"/>
            <w:hideMark/>
          </w:tcPr>
          <w:p w14:paraId="15E9931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3CBBE81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0FC2957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6EBCB8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EEC75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072FF2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12.84</w:t>
            </w:r>
          </w:p>
        </w:tc>
        <w:tc>
          <w:tcPr>
            <w:tcW w:w="196" w:type="pct"/>
            <w:tcBorders>
              <w:top w:val="nil"/>
              <w:left w:val="nil"/>
              <w:bottom w:val="nil"/>
              <w:right w:val="nil"/>
            </w:tcBorders>
            <w:shd w:val="clear" w:color="auto" w:fill="auto"/>
            <w:noWrap/>
            <w:vAlign w:val="bottom"/>
            <w:hideMark/>
          </w:tcPr>
          <w:p w14:paraId="76B40AE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FEB4AFE" w14:textId="77777777" w:rsidTr="00B500D7">
        <w:trPr>
          <w:trHeight w:val="216"/>
        </w:trPr>
        <w:tc>
          <w:tcPr>
            <w:tcW w:w="652" w:type="pct"/>
            <w:tcBorders>
              <w:top w:val="nil"/>
              <w:left w:val="nil"/>
              <w:bottom w:val="nil"/>
              <w:right w:val="nil"/>
            </w:tcBorders>
            <w:shd w:val="clear" w:color="auto" w:fill="auto"/>
            <w:noWrap/>
            <w:vAlign w:val="bottom"/>
            <w:hideMark/>
          </w:tcPr>
          <w:p w14:paraId="48B7142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2009</w:t>
            </w:r>
          </w:p>
        </w:tc>
        <w:tc>
          <w:tcPr>
            <w:tcW w:w="332" w:type="pct"/>
            <w:tcBorders>
              <w:top w:val="nil"/>
              <w:left w:val="nil"/>
              <w:bottom w:val="nil"/>
              <w:right w:val="nil"/>
            </w:tcBorders>
            <w:shd w:val="clear" w:color="auto" w:fill="auto"/>
            <w:noWrap/>
            <w:vAlign w:val="bottom"/>
            <w:hideMark/>
          </w:tcPr>
          <w:p w14:paraId="328BE0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B3ADAE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BECBAF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23CE6B6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40FB330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FE22B0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29972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73DBB2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4E4EBF9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0.71</w:t>
            </w:r>
          </w:p>
        </w:tc>
        <w:tc>
          <w:tcPr>
            <w:tcW w:w="287" w:type="pct"/>
            <w:tcBorders>
              <w:top w:val="nil"/>
              <w:left w:val="nil"/>
              <w:bottom w:val="nil"/>
              <w:right w:val="nil"/>
            </w:tcBorders>
            <w:shd w:val="clear" w:color="auto" w:fill="auto"/>
            <w:noWrap/>
            <w:vAlign w:val="bottom"/>
            <w:hideMark/>
          </w:tcPr>
          <w:p w14:paraId="3E18BE8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5651FD2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2268F51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F904B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DB5F18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7FF31B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10.42</w:t>
            </w:r>
          </w:p>
        </w:tc>
        <w:tc>
          <w:tcPr>
            <w:tcW w:w="196" w:type="pct"/>
            <w:tcBorders>
              <w:top w:val="nil"/>
              <w:left w:val="nil"/>
              <w:bottom w:val="nil"/>
              <w:right w:val="nil"/>
            </w:tcBorders>
            <w:shd w:val="clear" w:color="auto" w:fill="auto"/>
            <w:noWrap/>
            <w:vAlign w:val="bottom"/>
            <w:hideMark/>
          </w:tcPr>
          <w:p w14:paraId="74230E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0A82EFE6" w14:textId="77777777" w:rsidTr="00B500D7">
        <w:trPr>
          <w:trHeight w:val="216"/>
        </w:trPr>
        <w:tc>
          <w:tcPr>
            <w:tcW w:w="652" w:type="pct"/>
            <w:tcBorders>
              <w:top w:val="nil"/>
              <w:left w:val="nil"/>
              <w:bottom w:val="nil"/>
              <w:right w:val="nil"/>
            </w:tcBorders>
            <w:shd w:val="clear" w:color="auto" w:fill="auto"/>
            <w:noWrap/>
            <w:vAlign w:val="bottom"/>
            <w:hideMark/>
          </w:tcPr>
          <w:p w14:paraId="00A8F5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2010</w:t>
            </w:r>
          </w:p>
        </w:tc>
        <w:tc>
          <w:tcPr>
            <w:tcW w:w="332" w:type="pct"/>
            <w:tcBorders>
              <w:top w:val="nil"/>
              <w:left w:val="nil"/>
              <w:bottom w:val="nil"/>
              <w:right w:val="nil"/>
            </w:tcBorders>
            <w:shd w:val="clear" w:color="auto" w:fill="auto"/>
            <w:noWrap/>
            <w:vAlign w:val="bottom"/>
            <w:hideMark/>
          </w:tcPr>
          <w:p w14:paraId="6CDDFE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B886C2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BAA458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2E39FD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01B906B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2445E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3E90B5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1E641E9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01F6132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14:paraId="5849443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0DC9C5C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10B6043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1CC9B6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172AE1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78C68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9.52</w:t>
            </w:r>
          </w:p>
        </w:tc>
        <w:tc>
          <w:tcPr>
            <w:tcW w:w="196" w:type="pct"/>
            <w:tcBorders>
              <w:top w:val="nil"/>
              <w:left w:val="nil"/>
              <w:bottom w:val="nil"/>
              <w:right w:val="nil"/>
            </w:tcBorders>
            <w:shd w:val="clear" w:color="auto" w:fill="auto"/>
            <w:noWrap/>
            <w:vAlign w:val="bottom"/>
            <w:hideMark/>
          </w:tcPr>
          <w:p w14:paraId="607F30E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5125796" w14:textId="77777777" w:rsidTr="00B500D7">
        <w:trPr>
          <w:trHeight w:val="216"/>
        </w:trPr>
        <w:tc>
          <w:tcPr>
            <w:tcW w:w="652" w:type="pct"/>
            <w:tcBorders>
              <w:top w:val="nil"/>
              <w:left w:val="nil"/>
              <w:bottom w:val="nil"/>
              <w:right w:val="nil"/>
            </w:tcBorders>
            <w:shd w:val="clear" w:color="auto" w:fill="auto"/>
            <w:noWrap/>
            <w:vAlign w:val="bottom"/>
            <w:hideMark/>
          </w:tcPr>
          <w:p w14:paraId="5C39FAF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2011</w:t>
            </w:r>
          </w:p>
        </w:tc>
        <w:tc>
          <w:tcPr>
            <w:tcW w:w="332" w:type="pct"/>
            <w:tcBorders>
              <w:top w:val="nil"/>
              <w:left w:val="nil"/>
              <w:bottom w:val="nil"/>
              <w:right w:val="nil"/>
            </w:tcBorders>
            <w:shd w:val="clear" w:color="auto" w:fill="auto"/>
            <w:noWrap/>
            <w:vAlign w:val="bottom"/>
            <w:hideMark/>
          </w:tcPr>
          <w:p w14:paraId="375D6F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699F3A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B24997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361F6D1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EA94B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FB890B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693CA3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14:paraId="3EC179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1F6B3EF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0.62</w:t>
            </w:r>
          </w:p>
        </w:tc>
        <w:tc>
          <w:tcPr>
            <w:tcW w:w="287" w:type="pct"/>
            <w:tcBorders>
              <w:top w:val="nil"/>
              <w:left w:val="nil"/>
              <w:bottom w:val="nil"/>
              <w:right w:val="nil"/>
            </w:tcBorders>
            <w:shd w:val="clear" w:color="auto" w:fill="auto"/>
            <w:noWrap/>
            <w:vAlign w:val="bottom"/>
            <w:hideMark/>
          </w:tcPr>
          <w:p w14:paraId="705B3C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7736ACB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078C412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AABF47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1CF6D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DAD638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10.43</w:t>
            </w:r>
          </w:p>
        </w:tc>
        <w:tc>
          <w:tcPr>
            <w:tcW w:w="196" w:type="pct"/>
            <w:tcBorders>
              <w:top w:val="nil"/>
              <w:left w:val="nil"/>
              <w:bottom w:val="nil"/>
              <w:right w:val="nil"/>
            </w:tcBorders>
            <w:shd w:val="clear" w:color="auto" w:fill="auto"/>
            <w:noWrap/>
            <w:vAlign w:val="bottom"/>
            <w:hideMark/>
          </w:tcPr>
          <w:p w14:paraId="6FCFE1B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F95C345" w14:textId="77777777" w:rsidTr="00B500D7">
        <w:trPr>
          <w:trHeight w:val="216"/>
        </w:trPr>
        <w:tc>
          <w:tcPr>
            <w:tcW w:w="652" w:type="pct"/>
            <w:tcBorders>
              <w:top w:val="nil"/>
              <w:left w:val="nil"/>
              <w:bottom w:val="nil"/>
              <w:right w:val="nil"/>
            </w:tcBorders>
            <w:shd w:val="clear" w:color="auto" w:fill="auto"/>
            <w:noWrap/>
            <w:vAlign w:val="bottom"/>
            <w:hideMark/>
          </w:tcPr>
          <w:p w14:paraId="7BB6DAF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2012</w:t>
            </w:r>
          </w:p>
        </w:tc>
        <w:tc>
          <w:tcPr>
            <w:tcW w:w="332" w:type="pct"/>
            <w:tcBorders>
              <w:top w:val="nil"/>
              <w:left w:val="nil"/>
              <w:bottom w:val="nil"/>
              <w:right w:val="nil"/>
            </w:tcBorders>
            <w:shd w:val="clear" w:color="auto" w:fill="auto"/>
            <w:noWrap/>
            <w:vAlign w:val="bottom"/>
            <w:hideMark/>
          </w:tcPr>
          <w:p w14:paraId="30FA84B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5C2B58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9B9D8D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19C0E58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8317C8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D83FC4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B71D5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14:paraId="290958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6688C1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14:paraId="277C5D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9209C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2318A29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3216C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45772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9D4430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9.07</w:t>
            </w:r>
          </w:p>
        </w:tc>
        <w:tc>
          <w:tcPr>
            <w:tcW w:w="196" w:type="pct"/>
            <w:tcBorders>
              <w:top w:val="nil"/>
              <w:left w:val="nil"/>
              <w:bottom w:val="nil"/>
              <w:right w:val="nil"/>
            </w:tcBorders>
            <w:shd w:val="clear" w:color="auto" w:fill="auto"/>
            <w:noWrap/>
            <w:vAlign w:val="bottom"/>
            <w:hideMark/>
          </w:tcPr>
          <w:p w14:paraId="7F1C668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F94BC95" w14:textId="77777777" w:rsidTr="00B500D7">
        <w:trPr>
          <w:trHeight w:val="216"/>
        </w:trPr>
        <w:tc>
          <w:tcPr>
            <w:tcW w:w="652" w:type="pct"/>
            <w:tcBorders>
              <w:top w:val="nil"/>
              <w:left w:val="nil"/>
              <w:bottom w:val="nil"/>
              <w:right w:val="nil"/>
            </w:tcBorders>
            <w:shd w:val="clear" w:color="auto" w:fill="auto"/>
            <w:noWrap/>
            <w:vAlign w:val="bottom"/>
            <w:hideMark/>
          </w:tcPr>
          <w:p w14:paraId="2F712ED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2013</w:t>
            </w:r>
          </w:p>
        </w:tc>
        <w:tc>
          <w:tcPr>
            <w:tcW w:w="332" w:type="pct"/>
            <w:tcBorders>
              <w:top w:val="nil"/>
              <w:left w:val="nil"/>
              <w:bottom w:val="nil"/>
              <w:right w:val="nil"/>
            </w:tcBorders>
            <w:shd w:val="clear" w:color="auto" w:fill="auto"/>
            <w:noWrap/>
            <w:vAlign w:val="bottom"/>
            <w:hideMark/>
          </w:tcPr>
          <w:p w14:paraId="241FDDC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58C010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710F67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14:paraId="00CBE34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8DA456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8A44B0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1DEC7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14:paraId="4A91049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386A7F2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14:paraId="689CFA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955DDD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1E2BFC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186FCB7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3DC8B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EDD216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9.09</w:t>
            </w:r>
          </w:p>
        </w:tc>
        <w:tc>
          <w:tcPr>
            <w:tcW w:w="196" w:type="pct"/>
            <w:tcBorders>
              <w:top w:val="nil"/>
              <w:left w:val="nil"/>
              <w:bottom w:val="nil"/>
              <w:right w:val="nil"/>
            </w:tcBorders>
            <w:shd w:val="clear" w:color="auto" w:fill="auto"/>
            <w:noWrap/>
            <w:vAlign w:val="bottom"/>
            <w:hideMark/>
          </w:tcPr>
          <w:p w14:paraId="545803C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36E2CB2A" w14:textId="77777777" w:rsidTr="00B500D7">
        <w:trPr>
          <w:trHeight w:val="216"/>
        </w:trPr>
        <w:tc>
          <w:tcPr>
            <w:tcW w:w="652" w:type="pct"/>
            <w:tcBorders>
              <w:top w:val="nil"/>
              <w:left w:val="nil"/>
              <w:bottom w:val="nil"/>
              <w:right w:val="nil"/>
            </w:tcBorders>
            <w:shd w:val="clear" w:color="auto" w:fill="auto"/>
            <w:noWrap/>
            <w:vAlign w:val="bottom"/>
            <w:hideMark/>
          </w:tcPr>
          <w:p w14:paraId="181386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2014</w:t>
            </w:r>
          </w:p>
        </w:tc>
        <w:tc>
          <w:tcPr>
            <w:tcW w:w="332" w:type="pct"/>
            <w:tcBorders>
              <w:top w:val="nil"/>
              <w:left w:val="nil"/>
              <w:bottom w:val="nil"/>
              <w:right w:val="nil"/>
            </w:tcBorders>
            <w:shd w:val="clear" w:color="auto" w:fill="auto"/>
            <w:noWrap/>
            <w:vAlign w:val="bottom"/>
            <w:hideMark/>
          </w:tcPr>
          <w:p w14:paraId="400F7B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D08D4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6D76E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51B6CB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CA2995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4E1CAA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527D1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14:paraId="73920A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44A7544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0.79</w:t>
            </w:r>
          </w:p>
        </w:tc>
        <w:tc>
          <w:tcPr>
            <w:tcW w:w="287" w:type="pct"/>
            <w:tcBorders>
              <w:top w:val="nil"/>
              <w:left w:val="nil"/>
              <w:bottom w:val="nil"/>
              <w:right w:val="nil"/>
            </w:tcBorders>
            <w:shd w:val="clear" w:color="auto" w:fill="auto"/>
            <w:noWrap/>
            <w:vAlign w:val="bottom"/>
            <w:hideMark/>
          </w:tcPr>
          <w:p w14:paraId="625865A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14:paraId="743FC2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4D203EB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69128DA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7D2239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3ABB6A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9.35</w:t>
            </w:r>
          </w:p>
        </w:tc>
        <w:tc>
          <w:tcPr>
            <w:tcW w:w="196" w:type="pct"/>
            <w:tcBorders>
              <w:top w:val="nil"/>
              <w:left w:val="nil"/>
              <w:bottom w:val="nil"/>
              <w:right w:val="nil"/>
            </w:tcBorders>
            <w:shd w:val="clear" w:color="auto" w:fill="auto"/>
            <w:noWrap/>
            <w:vAlign w:val="bottom"/>
            <w:hideMark/>
          </w:tcPr>
          <w:p w14:paraId="0D8B5FB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C74F089" w14:textId="77777777" w:rsidTr="00B500D7">
        <w:trPr>
          <w:trHeight w:val="216"/>
        </w:trPr>
        <w:tc>
          <w:tcPr>
            <w:tcW w:w="652" w:type="pct"/>
            <w:tcBorders>
              <w:top w:val="nil"/>
              <w:left w:val="nil"/>
              <w:bottom w:val="nil"/>
              <w:right w:val="nil"/>
            </w:tcBorders>
            <w:shd w:val="clear" w:color="auto" w:fill="auto"/>
            <w:noWrap/>
            <w:vAlign w:val="bottom"/>
            <w:hideMark/>
          </w:tcPr>
          <w:p w14:paraId="3598D72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2015</w:t>
            </w:r>
          </w:p>
        </w:tc>
        <w:tc>
          <w:tcPr>
            <w:tcW w:w="332" w:type="pct"/>
            <w:tcBorders>
              <w:top w:val="nil"/>
              <w:left w:val="nil"/>
              <w:bottom w:val="nil"/>
              <w:right w:val="nil"/>
            </w:tcBorders>
            <w:shd w:val="clear" w:color="auto" w:fill="auto"/>
            <w:noWrap/>
            <w:vAlign w:val="bottom"/>
            <w:hideMark/>
          </w:tcPr>
          <w:p w14:paraId="43821B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1578A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66605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52DB0B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384F25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F532D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5130EF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0731DC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1EE4A18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1.09</w:t>
            </w:r>
          </w:p>
        </w:tc>
        <w:tc>
          <w:tcPr>
            <w:tcW w:w="287" w:type="pct"/>
            <w:tcBorders>
              <w:top w:val="nil"/>
              <w:left w:val="nil"/>
              <w:bottom w:val="nil"/>
              <w:right w:val="nil"/>
            </w:tcBorders>
            <w:shd w:val="clear" w:color="auto" w:fill="auto"/>
            <w:noWrap/>
            <w:vAlign w:val="bottom"/>
            <w:hideMark/>
          </w:tcPr>
          <w:p w14:paraId="44162E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21F68F0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14:paraId="0AD8C93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39AD2BF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37D41E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7572A1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10.44</w:t>
            </w:r>
          </w:p>
        </w:tc>
        <w:tc>
          <w:tcPr>
            <w:tcW w:w="196" w:type="pct"/>
            <w:tcBorders>
              <w:top w:val="nil"/>
              <w:left w:val="nil"/>
              <w:bottom w:val="nil"/>
              <w:right w:val="nil"/>
            </w:tcBorders>
            <w:shd w:val="clear" w:color="auto" w:fill="auto"/>
            <w:noWrap/>
            <w:vAlign w:val="bottom"/>
            <w:hideMark/>
          </w:tcPr>
          <w:p w14:paraId="25F5A98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CC9180F" w14:textId="77777777" w:rsidTr="00B500D7">
        <w:trPr>
          <w:trHeight w:val="216"/>
        </w:trPr>
        <w:tc>
          <w:tcPr>
            <w:tcW w:w="652" w:type="pct"/>
            <w:tcBorders>
              <w:top w:val="nil"/>
              <w:left w:val="nil"/>
              <w:bottom w:val="nil"/>
              <w:right w:val="nil"/>
            </w:tcBorders>
            <w:shd w:val="clear" w:color="auto" w:fill="auto"/>
            <w:noWrap/>
            <w:vAlign w:val="bottom"/>
            <w:hideMark/>
          </w:tcPr>
          <w:p w14:paraId="0D3CB1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2016</w:t>
            </w:r>
          </w:p>
        </w:tc>
        <w:tc>
          <w:tcPr>
            <w:tcW w:w="332" w:type="pct"/>
            <w:tcBorders>
              <w:top w:val="nil"/>
              <w:left w:val="nil"/>
              <w:bottom w:val="nil"/>
              <w:right w:val="nil"/>
            </w:tcBorders>
            <w:shd w:val="clear" w:color="auto" w:fill="auto"/>
            <w:noWrap/>
            <w:vAlign w:val="bottom"/>
            <w:hideMark/>
          </w:tcPr>
          <w:p w14:paraId="6C7EE7B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5B8CE9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7E0AA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14:paraId="1109939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37701E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33F131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5CC8F8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13AA378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0420426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1.08</w:t>
            </w:r>
          </w:p>
        </w:tc>
        <w:tc>
          <w:tcPr>
            <w:tcW w:w="287" w:type="pct"/>
            <w:tcBorders>
              <w:top w:val="nil"/>
              <w:left w:val="nil"/>
              <w:bottom w:val="nil"/>
              <w:right w:val="nil"/>
            </w:tcBorders>
            <w:shd w:val="clear" w:color="auto" w:fill="auto"/>
            <w:noWrap/>
            <w:vAlign w:val="bottom"/>
            <w:hideMark/>
          </w:tcPr>
          <w:p w14:paraId="64A145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19EFAF2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1B1E0F0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6B33666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DECFF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81D0DC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12.07</w:t>
            </w:r>
          </w:p>
        </w:tc>
        <w:tc>
          <w:tcPr>
            <w:tcW w:w="196" w:type="pct"/>
            <w:tcBorders>
              <w:top w:val="nil"/>
              <w:left w:val="nil"/>
              <w:bottom w:val="nil"/>
              <w:right w:val="nil"/>
            </w:tcBorders>
            <w:shd w:val="clear" w:color="auto" w:fill="auto"/>
            <w:noWrap/>
            <w:vAlign w:val="bottom"/>
            <w:hideMark/>
          </w:tcPr>
          <w:p w14:paraId="0DA70DC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D1C825F" w14:textId="77777777" w:rsidTr="00B500D7">
        <w:trPr>
          <w:trHeight w:val="216"/>
        </w:trPr>
        <w:tc>
          <w:tcPr>
            <w:tcW w:w="652" w:type="pct"/>
            <w:tcBorders>
              <w:top w:val="nil"/>
              <w:left w:val="nil"/>
              <w:bottom w:val="nil"/>
              <w:right w:val="nil"/>
            </w:tcBorders>
            <w:shd w:val="clear" w:color="auto" w:fill="auto"/>
            <w:noWrap/>
            <w:vAlign w:val="bottom"/>
            <w:hideMark/>
          </w:tcPr>
          <w:p w14:paraId="29ACE6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2017</w:t>
            </w:r>
          </w:p>
        </w:tc>
        <w:tc>
          <w:tcPr>
            <w:tcW w:w="332" w:type="pct"/>
            <w:tcBorders>
              <w:top w:val="nil"/>
              <w:left w:val="nil"/>
              <w:bottom w:val="nil"/>
              <w:right w:val="nil"/>
            </w:tcBorders>
            <w:shd w:val="clear" w:color="auto" w:fill="auto"/>
            <w:noWrap/>
            <w:vAlign w:val="bottom"/>
            <w:hideMark/>
          </w:tcPr>
          <w:p w14:paraId="6907D17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BFBE97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A388A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0.51</w:t>
            </w:r>
          </w:p>
        </w:tc>
        <w:tc>
          <w:tcPr>
            <w:tcW w:w="268" w:type="pct"/>
            <w:tcBorders>
              <w:top w:val="nil"/>
              <w:left w:val="nil"/>
              <w:bottom w:val="nil"/>
              <w:right w:val="nil"/>
            </w:tcBorders>
            <w:shd w:val="clear" w:color="auto" w:fill="auto"/>
            <w:noWrap/>
            <w:vAlign w:val="bottom"/>
            <w:hideMark/>
          </w:tcPr>
          <w:p w14:paraId="262AAA2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4DCDD94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D156D7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A14F43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14:paraId="40EA1CE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7064915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1.32</w:t>
            </w:r>
          </w:p>
        </w:tc>
        <w:tc>
          <w:tcPr>
            <w:tcW w:w="287" w:type="pct"/>
            <w:tcBorders>
              <w:top w:val="nil"/>
              <w:left w:val="nil"/>
              <w:bottom w:val="nil"/>
              <w:right w:val="nil"/>
            </w:tcBorders>
            <w:shd w:val="clear" w:color="auto" w:fill="auto"/>
            <w:noWrap/>
            <w:vAlign w:val="bottom"/>
            <w:hideMark/>
          </w:tcPr>
          <w:p w14:paraId="5D29210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DE5FD9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4B3D51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A622F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3B418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F0EA75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12.01</w:t>
            </w:r>
          </w:p>
        </w:tc>
        <w:tc>
          <w:tcPr>
            <w:tcW w:w="196" w:type="pct"/>
            <w:tcBorders>
              <w:top w:val="nil"/>
              <w:left w:val="nil"/>
              <w:bottom w:val="nil"/>
              <w:right w:val="nil"/>
            </w:tcBorders>
            <w:shd w:val="clear" w:color="auto" w:fill="auto"/>
            <w:noWrap/>
            <w:vAlign w:val="bottom"/>
            <w:hideMark/>
          </w:tcPr>
          <w:p w14:paraId="5036B07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2915763F" w14:textId="77777777" w:rsidTr="00B500D7">
        <w:trPr>
          <w:trHeight w:val="216"/>
        </w:trPr>
        <w:tc>
          <w:tcPr>
            <w:tcW w:w="652" w:type="pct"/>
            <w:tcBorders>
              <w:top w:val="nil"/>
              <w:left w:val="nil"/>
              <w:bottom w:val="nil"/>
              <w:right w:val="nil"/>
            </w:tcBorders>
            <w:shd w:val="clear" w:color="auto" w:fill="auto"/>
            <w:noWrap/>
            <w:vAlign w:val="bottom"/>
            <w:hideMark/>
          </w:tcPr>
          <w:p w14:paraId="29C258B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2018</w:t>
            </w:r>
          </w:p>
        </w:tc>
        <w:tc>
          <w:tcPr>
            <w:tcW w:w="332" w:type="pct"/>
            <w:tcBorders>
              <w:top w:val="nil"/>
              <w:left w:val="nil"/>
              <w:bottom w:val="nil"/>
              <w:right w:val="nil"/>
            </w:tcBorders>
            <w:shd w:val="clear" w:color="auto" w:fill="auto"/>
            <w:noWrap/>
            <w:vAlign w:val="bottom"/>
            <w:hideMark/>
          </w:tcPr>
          <w:p w14:paraId="1FD34F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8AC694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950341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0.67</w:t>
            </w:r>
          </w:p>
        </w:tc>
        <w:tc>
          <w:tcPr>
            <w:tcW w:w="268" w:type="pct"/>
            <w:tcBorders>
              <w:top w:val="nil"/>
              <w:left w:val="nil"/>
              <w:bottom w:val="nil"/>
              <w:right w:val="nil"/>
            </w:tcBorders>
            <w:shd w:val="clear" w:color="auto" w:fill="auto"/>
            <w:noWrap/>
            <w:vAlign w:val="bottom"/>
            <w:hideMark/>
          </w:tcPr>
          <w:p w14:paraId="74EA57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324" w:type="pct"/>
            <w:tcBorders>
              <w:top w:val="nil"/>
              <w:left w:val="nil"/>
              <w:bottom w:val="nil"/>
              <w:right w:val="nil"/>
            </w:tcBorders>
            <w:shd w:val="clear" w:color="auto" w:fill="auto"/>
            <w:noWrap/>
            <w:vAlign w:val="bottom"/>
            <w:hideMark/>
          </w:tcPr>
          <w:p w14:paraId="5D2BB5D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0EC12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B8DF1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7F869A4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69DAD6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1.68</w:t>
            </w:r>
          </w:p>
        </w:tc>
        <w:tc>
          <w:tcPr>
            <w:tcW w:w="287" w:type="pct"/>
            <w:tcBorders>
              <w:top w:val="nil"/>
              <w:left w:val="nil"/>
              <w:bottom w:val="nil"/>
              <w:right w:val="nil"/>
            </w:tcBorders>
            <w:shd w:val="clear" w:color="auto" w:fill="auto"/>
            <w:noWrap/>
            <w:vAlign w:val="bottom"/>
            <w:hideMark/>
          </w:tcPr>
          <w:p w14:paraId="0B5121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14:paraId="426FF7D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5C84476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59B31E4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79D023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D6B37A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10.06</w:t>
            </w:r>
          </w:p>
        </w:tc>
        <w:tc>
          <w:tcPr>
            <w:tcW w:w="196" w:type="pct"/>
            <w:tcBorders>
              <w:top w:val="nil"/>
              <w:left w:val="nil"/>
              <w:bottom w:val="nil"/>
              <w:right w:val="nil"/>
            </w:tcBorders>
            <w:shd w:val="clear" w:color="auto" w:fill="auto"/>
            <w:noWrap/>
            <w:vAlign w:val="bottom"/>
            <w:hideMark/>
          </w:tcPr>
          <w:p w14:paraId="4542A73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F45DFC0" w14:textId="77777777" w:rsidTr="00B500D7">
        <w:trPr>
          <w:trHeight w:val="216"/>
        </w:trPr>
        <w:tc>
          <w:tcPr>
            <w:tcW w:w="652" w:type="pct"/>
            <w:tcBorders>
              <w:top w:val="nil"/>
              <w:left w:val="nil"/>
              <w:bottom w:val="nil"/>
              <w:right w:val="nil"/>
            </w:tcBorders>
            <w:shd w:val="clear" w:color="auto" w:fill="auto"/>
            <w:noWrap/>
            <w:vAlign w:val="bottom"/>
            <w:hideMark/>
          </w:tcPr>
          <w:p w14:paraId="3766082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2019</w:t>
            </w:r>
          </w:p>
        </w:tc>
        <w:tc>
          <w:tcPr>
            <w:tcW w:w="332" w:type="pct"/>
            <w:tcBorders>
              <w:top w:val="nil"/>
              <w:left w:val="nil"/>
              <w:bottom w:val="nil"/>
              <w:right w:val="nil"/>
            </w:tcBorders>
            <w:shd w:val="clear" w:color="auto" w:fill="auto"/>
            <w:noWrap/>
            <w:vAlign w:val="bottom"/>
            <w:hideMark/>
          </w:tcPr>
          <w:p w14:paraId="6052D17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43BEA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99F0F0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68" w:type="pct"/>
            <w:tcBorders>
              <w:top w:val="nil"/>
              <w:left w:val="nil"/>
              <w:bottom w:val="nil"/>
              <w:right w:val="nil"/>
            </w:tcBorders>
            <w:shd w:val="clear" w:color="auto" w:fill="auto"/>
            <w:noWrap/>
            <w:vAlign w:val="bottom"/>
            <w:hideMark/>
          </w:tcPr>
          <w:p w14:paraId="16106F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14:paraId="0F8090E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2439F3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740151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4076D75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2A3034B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1.14</w:t>
            </w:r>
          </w:p>
        </w:tc>
        <w:tc>
          <w:tcPr>
            <w:tcW w:w="287" w:type="pct"/>
            <w:tcBorders>
              <w:top w:val="nil"/>
              <w:left w:val="nil"/>
              <w:bottom w:val="nil"/>
              <w:right w:val="nil"/>
            </w:tcBorders>
            <w:shd w:val="clear" w:color="auto" w:fill="auto"/>
            <w:noWrap/>
            <w:vAlign w:val="bottom"/>
            <w:hideMark/>
          </w:tcPr>
          <w:p w14:paraId="16624F7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548EF73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0BAF16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703FEE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F5774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928F13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8.81</w:t>
            </w:r>
          </w:p>
        </w:tc>
        <w:tc>
          <w:tcPr>
            <w:tcW w:w="196" w:type="pct"/>
            <w:tcBorders>
              <w:top w:val="nil"/>
              <w:left w:val="nil"/>
              <w:bottom w:val="nil"/>
              <w:right w:val="nil"/>
            </w:tcBorders>
            <w:shd w:val="clear" w:color="auto" w:fill="auto"/>
            <w:noWrap/>
            <w:vAlign w:val="bottom"/>
            <w:hideMark/>
          </w:tcPr>
          <w:p w14:paraId="62BA471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0316D04B" w14:textId="77777777" w:rsidTr="00B500D7">
        <w:trPr>
          <w:trHeight w:val="216"/>
        </w:trPr>
        <w:tc>
          <w:tcPr>
            <w:tcW w:w="652" w:type="pct"/>
            <w:tcBorders>
              <w:top w:val="nil"/>
              <w:left w:val="nil"/>
              <w:bottom w:val="nil"/>
              <w:right w:val="nil"/>
            </w:tcBorders>
            <w:shd w:val="clear" w:color="auto" w:fill="auto"/>
            <w:noWrap/>
            <w:vAlign w:val="bottom"/>
            <w:hideMark/>
          </w:tcPr>
          <w:p w14:paraId="56A58A8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2020</w:t>
            </w:r>
          </w:p>
        </w:tc>
        <w:tc>
          <w:tcPr>
            <w:tcW w:w="332" w:type="pct"/>
            <w:tcBorders>
              <w:top w:val="nil"/>
              <w:left w:val="nil"/>
              <w:bottom w:val="nil"/>
              <w:right w:val="nil"/>
            </w:tcBorders>
            <w:shd w:val="clear" w:color="auto" w:fill="auto"/>
            <w:noWrap/>
            <w:vAlign w:val="bottom"/>
            <w:hideMark/>
          </w:tcPr>
          <w:p w14:paraId="27C0960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248E98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233CF7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68" w:type="pct"/>
            <w:tcBorders>
              <w:top w:val="nil"/>
              <w:left w:val="nil"/>
              <w:bottom w:val="nil"/>
              <w:right w:val="nil"/>
            </w:tcBorders>
            <w:shd w:val="clear" w:color="auto" w:fill="auto"/>
            <w:noWrap/>
            <w:vAlign w:val="bottom"/>
            <w:hideMark/>
          </w:tcPr>
          <w:p w14:paraId="78AABF8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498279D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D88A77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E8E285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5EAEB22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47" w:type="pct"/>
            <w:tcBorders>
              <w:top w:val="nil"/>
              <w:left w:val="nil"/>
              <w:bottom w:val="nil"/>
              <w:right w:val="nil"/>
            </w:tcBorders>
            <w:shd w:val="clear" w:color="auto" w:fill="auto"/>
            <w:noWrap/>
            <w:vAlign w:val="bottom"/>
            <w:hideMark/>
          </w:tcPr>
          <w:p w14:paraId="6EF64C1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1.42</w:t>
            </w:r>
          </w:p>
        </w:tc>
        <w:tc>
          <w:tcPr>
            <w:tcW w:w="287" w:type="pct"/>
            <w:tcBorders>
              <w:top w:val="nil"/>
              <w:left w:val="nil"/>
              <w:bottom w:val="nil"/>
              <w:right w:val="nil"/>
            </w:tcBorders>
            <w:shd w:val="clear" w:color="auto" w:fill="auto"/>
            <w:noWrap/>
            <w:vAlign w:val="bottom"/>
            <w:hideMark/>
          </w:tcPr>
          <w:p w14:paraId="79D16C0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14:paraId="722A8E4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0.08</w:t>
            </w:r>
          </w:p>
        </w:tc>
        <w:tc>
          <w:tcPr>
            <w:tcW w:w="201" w:type="pct"/>
            <w:tcBorders>
              <w:top w:val="nil"/>
              <w:left w:val="nil"/>
              <w:bottom w:val="nil"/>
              <w:right w:val="nil"/>
            </w:tcBorders>
            <w:shd w:val="clear" w:color="auto" w:fill="auto"/>
            <w:noWrap/>
            <w:vAlign w:val="bottom"/>
            <w:hideMark/>
          </w:tcPr>
          <w:p w14:paraId="65A1211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180685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62EE54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01DFC4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9.15</w:t>
            </w:r>
          </w:p>
        </w:tc>
        <w:tc>
          <w:tcPr>
            <w:tcW w:w="196" w:type="pct"/>
            <w:tcBorders>
              <w:top w:val="nil"/>
              <w:left w:val="nil"/>
              <w:bottom w:val="nil"/>
              <w:right w:val="nil"/>
            </w:tcBorders>
            <w:shd w:val="clear" w:color="auto" w:fill="auto"/>
            <w:noWrap/>
            <w:vAlign w:val="bottom"/>
            <w:hideMark/>
          </w:tcPr>
          <w:p w14:paraId="0965025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32BFE9FF" w14:textId="77777777" w:rsidTr="00B500D7">
        <w:trPr>
          <w:trHeight w:val="216"/>
        </w:trPr>
        <w:tc>
          <w:tcPr>
            <w:tcW w:w="652" w:type="pct"/>
            <w:tcBorders>
              <w:top w:val="nil"/>
              <w:left w:val="nil"/>
              <w:bottom w:val="single" w:sz="4" w:space="0" w:color="auto"/>
              <w:right w:val="nil"/>
            </w:tcBorders>
            <w:shd w:val="clear" w:color="auto" w:fill="auto"/>
            <w:noWrap/>
            <w:vAlign w:val="bottom"/>
            <w:hideMark/>
          </w:tcPr>
          <w:p w14:paraId="1D4192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2021</w:t>
            </w:r>
          </w:p>
        </w:tc>
        <w:tc>
          <w:tcPr>
            <w:tcW w:w="332" w:type="pct"/>
            <w:tcBorders>
              <w:top w:val="nil"/>
              <w:left w:val="nil"/>
              <w:bottom w:val="single" w:sz="4" w:space="0" w:color="auto"/>
              <w:right w:val="nil"/>
            </w:tcBorders>
            <w:shd w:val="clear" w:color="auto" w:fill="auto"/>
            <w:noWrap/>
            <w:vAlign w:val="bottom"/>
            <w:hideMark/>
          </w:tcPr>
          <w:p w14:paraId="7791CCB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single" w:sz="4" w:space="0" w:color="auto"/>
              <w:right w:val="nil"/>
            </w:tcBorders>
            <w:shd w:val="clear" w:color="auto" w:fill="auto"/>
            <w:noWrap/>
            <w:vAlign w:val="bottom"/>
            <w:hideMark/>
          </w:tcPr>
          <w:p w14:paraId="2F68AAA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14:paraId="5D67BED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single" w:sz="4" w:space="0" w:color="auto"/>
              <w:right w:val="nil"/>
            </w:tcBorders>
            <w:shd w:val="clear" w:color="auto" w:fill="auto"/>
            <w:noWrap/>
            <w:vAlign w:val="bottom"/>
            <w:hideMark/>
          </w:tcPr>
          <w:p w14:paraId="7010B6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single" w:sz="4" w:space="0" w:color="auto"/>
              <w:right w:val="nil"/>
            </w:tcBorders>
            <w:shd w:val="clear" w:color="auto" w:fill="auto"/>
            <w:noWrap/>
            <w:vAlign w:val="bottom"/>
            <w:hideMark/>
          </w:tcPr>
          <w:p w14:paraId="4C2379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single" w:sz="4" w:space="0" w:color="auto"/>
              <w:right w:val="nil"/>
            </w:tcBorders>
            <w:shd w:val="clear" w:color="auto" w:fill="auto"/>
            <w:noWrap/>
            <w:vAlign w:val="bottom"/>
            <w:hideMark/>
          </w:tcPr>
          <w:p w14:paraId="07FD64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14:paraId="1F132A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single" w:sz="4" w:space="0" w:color="auto"/>
              <w:right w:val="nil"/>
            </w:tcBorders>
            <w:shd w:val="clear" w:color="auto" w:fill="auto"/>
            <w:noWrap/>
            <w:vAlign w:val="bottom"/>
            <w:hideMark/>
          </w:tcPr>
          <w:p w14:paraId="3D4613E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47" w:type="pct"/>
            <w:tcBorders>
              <w:top w:val="nil"/>
              <w:left w:val="nil"/>
              <w:bottom w:val="single" w:sz="4" w:space="0" w:color="auto"/>
              <w:right w:val="nil"/>
            </w:tcBorders>
            <w:shd w:val="clear" w:color="auto" w:fill="auto"/>
            <w:noWrap/>
            <w:vAlign w:val="bottom"/>
            <w:hideMark/>
          </w:tcPr>
          <w:p w14:paraId="4475918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1.55</w:t>
            </w:r>
          </w:p>
        </w:tc>
        <w:tc>
          <w:tcPr>
            <w:tcW w:w="287" w:type="pct"/>
            <w:tcBorders>
              <w:top w:val="nil"/>
              <w:left w:val="nil"/>
              <w:bottom w:val="single" w:sz="4" w:space="0" w:color="auto"/>
              <w:right w:val="nil"/>
            </w:tcBorders>
            <w:shd w:val="clear" w:color="auto" w:fill="auto"/>
            <w:noWrap/>
            <w:vAlign w:val="bottom"/>
            <w:hideMark/>
          </w:tcPr>
          <w:p w14:paraId="6D5CCC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243" w:type="pct"/>
            <w:tcBorders>
              <w:top w:val="nil"/>
              <w:left w:val="nil"/>
              <w:bottom w:val="single" w:sz="4" w:space="0" w:color="auto"/>
              <w:right w:val="nil"/>
            </w:tcBorders>
            <w:shd w:val="clear" w:color="auto" w:fill="auto"/>
            <w:noWrap/>
            <w:vAlign w:val="bottom"/>
            <w:hideMark/>
          </w:tcPr>
          <w:p w14:paraId="1C193AA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0.09</w:t>
            </w:r>
          </w:p>
        </w:tc>
        <w:tc>
          <w:tcPr>
            <w:tcW w:w="201" w:type="pct"/>
            <w:tcBorders>
              <w:top w:val="nil"/>
              <w:left w:val="nil"/>
              <w:bottom w:val="single" w:sz="4" w:space="0" w:color="auto"/>
              <w:right w:val="nil"/>
            </w:tcBorders>
            <w:shd w:val="clear" w:color="auto" w:fill="auto"/>
            <w:noWrap/>
            <w:vAlign w:val="bottom"/>
            <w:hideMark/>
          </w:tcPr>
          <w:p w14:paraId="0EEC8A2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single" w:sz="4" w:space="0" w:color="auto"/>
              <w:right w:val="nil"/>
            </w:tcBorders>
            <w:shd w:val="clear" w:color="auto" w:fill="auto"/>
            <w:noWrap/>
            <w:vAlign w:val="bottom"/>
            <w:hideMark/>
          </w:tcPr>
          <w:p w14:paraId="237D312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single" w:sz="4" w:space="0" w:color="auto"/>
              <w:right w:val="nil"/>
            </w:tcBorders>
            <w:shd w:val="clear" w:color="auto" w:fill="auto"/>
            <w:noWrap/>
            <w:vAlign w:val="bottom"/>
            <w:hideMark/>
          </w:tcPr>
          <w:p w14:paraId="14D321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single" w:sz="4" w:space="0" w:color="auto"/>
              <w:right w:val="nil"/>
            </w:tcBorders>
            <w:shd w:val="clear" w:color="auto" w:fill="auto"/>
            <w:noWrap/>
            <w:vAlign w:val="bottom"/>
            <w:hideMark/>
          </w:tcPr>
          <w:p w14:paraId="02BEA28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7.32</w:t>
            </w:r>
          </w:p>
        </w:tc>
        <w:tc>
          <w:tcPr>
            <w:tcW w:w="196" w:type="pct"/>
            <w:tcBorders>
              <w:top w:val="nil"/>
              <w:left w:val="nil"/>
              <w:bottom w:val="single" w:sz="4" w:space="0" w:color="auto"/>
              <w:right w:val="nil"/>
            </w:tcBorders>
            <w:shd w:val="clear" w:color="auto" w:fill="auto"/>
            <w:noWrap/>
            <w:vAlign w:val="bottom"/>
            <w:hideMark/>
          </w:tcPr>
          <w:p w14:paraId="666E5B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bl>
    <w:p w14:paraId="0780A692" w14:textId="77777777" w:rsidR="00B500D7" w:rsidRPr="005C669A" w:rsidRDefault="00B500D7" w:rsidP="00B500D7">
      <w:pPr>
        <w:rPr>
          <w:rFonts w:ascii="Times New Roman" w:hAnsi="Times New Roman" w:cs="Times New Roman"/>
        </w:rPr>
      </w:pPr>
    </w:p>
    <w:p w14:paraId="6D82D4BA" w14:textId="77777777" w:rsidR="009750D6" w:rsidRDefault="009750D6">
      <w:pPr>
        <w:rPr>
          <w:rFonts w:ascii="Times New Roman" w:hAnsi="Times New Roman" w:cs="Times New Roman"/>
        </w:rPr>
      </w:pPr>
      <w:r>
        <w:rPr>
          <w:rFonts w:ascii="Times New Roman" w:hAnsi="Times New Roman" w:cs="Times New Roman"/>
        </w:rPr>
        <w:br w:type="page"/>
      </w:r>
    </w:p>
    <w:p w14:paraId="4F27CB6C" w14:textId="77777777" w:rsidR="00B500D7" w:rsidRDefault="00B500D7" w:rsidP="00B500D7">
      <w:pPr>
        <w:rPr>
          <w:rFonts w:ascii="Times New Roman" w:eastAsia="Calibri" w:hAnsi="Times New Roman" w:cs="Times New Roman"/>
        </w:rPr>
      </w:pPr>
      <w:r w:rsidRPr="005C669A">
        <w:rPr>
          <w:rFonts w:ascii="Times New Roman" w:hAnsi="Times New Roman" w:cs="Times New Roman"/>
        </w:rPr>
        <w:t xml:space="preserve">Table </w:t>
      </w:r>
      <w:r>
        <w:rPr>
          <w:rFonts w:ascii="Times New Roman" w:hAnsi="Times New Roman" w:cs="Times New Roman"/>
        </w:rPr>
        <w:t>4</w:t>
      </w:r>
      <w:r w:rsidRPr="005C669A">
        <w:rPr>
          <w:rFonts w:ascii="Times New Roman" w:hAnsi="Times New Roman" w:cs="Times New Roman"/>
        </w:rPr>
        <w:t xml:space="preserve">. Key life history parameters and model structures for </w:t>
      </w:r>
      <w:r>
        <w:rPr>
          <w:rFonts w:ascii="Times New Roman" w:eastAsia="Calibri" w:hAnsi="Times New Roman" w:cs="Times New Roman"/>
        </w:rPr>
        <w:t>the North Pacific swordfish stock assessment.</w:t>
      </w:r>
    </w:p>
    <w:tbl>
      <w:tblPr>
        <w:tblW w:w="8713" w:type="dxa"/>
        <w:tblLook w:val="04A0" w:firstRow="1" w:lastRow="0" w:firstColumn="1" w:lastColumn="0" w:noHBand="0" w:noVBand="1"/>
      </w:tblPr>
      <w:tblGrid>
        <w:gridCol w:w="2820"/>
        <w:gridCol w:w="2895"/>
        <w:gridCol w:w="1160"/>
        <w:gridCol w:w="1838"/>
      </w:tblGrid>
      <w:tr w:rsidR="00B500D7" w:rsidRPr="00B500D7" w14:paraId="2A91F975" w14:textId="77777777" w:rsidTr="00B500D7">
        <w:trPr>
          <w:trHeight w:val="300"/>
        </w:trPr>
        <w:tc>
          <w:tcPr>
            <w:tcW w:w="2820" w:type="dxa"/>
            <w:tcBorders>
              <w:top w:val="single" w:sz="8" w:space="0" w:color="auto"/>
              <w:left w:val="nil"/>
              <w:bottom w:val="single" w:sz="8" w:space="0" w:color="auto"/>
              <w:right w:val="nil"/>
            </w:tcBorders>
            <w:shd w:val="clear" w:color="auto" w:fill="auto"/>
            <w:noWrap/>
            <w:vAlign w:val="center"/>
            <w:hideMark/>
          </w:tcPr>
          <w:p w14:paraId="44B3BEC8"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Parameter</w:t>
            </w:r>
          </w:p>
        </w:tc>
        <w:tc>
          <w:tcPr>
            <w:tcW w:w="2895" w:type="dxa"/>
            <w:tcBorders>
              <w:top w:val="single" w:sz="8" w:space="0" w:color="auto"/>
              <w:left w:val="nil"/>
              <w:bottom w:val="single" w:sz="8" w:space="0" w:color="auto"/>
              <w:right w:val="nil"/>
            </w:tcBorders>
            <w:shd w:val="clear" w:color="auto" w:fill="auto"/>
            <w:noWrap/>
            <w:vAlign w:val="center"/>
            <w:hideMark/>
          </w:tcPr>
          <w:p w14:paraId="3EAAE29C"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Female</w:t>
            </w:r>
          </w:p>
        </w:tc>
        <w:tc>
          <w:tcPr>
            <w:tcW w:w="1160" w:type="dxa"/>
            <w:tcBorders>
              <w:top w:val="single" w:sz="8" w:space="0" w:color="auto"/>
              <w:left w:val="nil"/>
              <w:bottom w:val="single" w:sz="8" w:space="0" w:color="auto"/>
              <w:right w:val="nil"/>
            </w:tcBorders>
            <w:shd w:val="clear" w:color="auto" w:fill="auto"/>
            <w:noWrap/>
            <w:vAlign w:val="center"/>
            <w:hideMark/>
          </w:tcPr>
          <w:p w14:paraId="3CC4605A"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Male</w:t>
            </w:r>
          </w:p>
        </w:tc>
        <w:tc>
          <w:tcPr>
            <w:tcW w:w="1838" w:type="dxa"/>
            <w:tcBorders>
              <w:top w:val="single" w:sz="8" w:space="0" w:color="auto"/>
              <w:left w:val="nil"/>
              <w:bottom w:val="single" w:sz="8" w:space="0" w:color="auto"/>
              <w:right w:val="nil"/>
            </w:tcBorders>
            <w:shd w:val="clear" w:color="auto" w:fill="auto"/>
            <w:noWrap/>
            <w:vAlign w:val="center"/>
            <w:hideMark/>
          </w:tcPr>
          <w:p w14:paraId="54B122D4"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Reference</w:t>
            </w:r>
          </w:p>
        </w:tc>
      </w:tr>
      <w:tr w:rsidR="00B500D7" w:rsidRPr="00B500D7" w14:paraId="7C4C4300" w14:textId="77777777" w:rsidTr="00B500D7">
        <w:trPr>
          <w:trHeight w:val="290"/>
        </w:trPr>
        <w:tc>
          <w:tcPr>
            <w:tcW w:w="2820" w:type="dxa"/>
            <w:tcBorders>
              <w:top w:val="nil"/>
              <w:left w:val="nil"/>
              <w:bottom w:val="nil"/>
              <w:right w:val="nil"/>
            </w:tcBorders>
            <w:shd w:val="clear" w:color="auto" w:fill="auto"/>
            <w:noWrap/>
            <w:vAlign w:val="center"/>
            <w:hideMark/>
          </w:tcPr>
          <w:p w14:paraId="3D1BBA3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L1</w:t>
            </w:r>
          </w:p>
        </w:tc>
        <w:tc>
          <w:tcPr>
            <w:tcW w:w="2895" w:type="dxa"/>
            <w:tcBorders>
              <w:top w:val="nil"/>
              <w:left w:val="nil"/>
              <w:bottom w:val="nil"/>
              <w:right w:val="nil"/>
            </w:tcBorders>
            <w:shd w:val="clear" w:color="auto" w:fill="auto"/>
            <w:noWrap/>
            <w:vAlign w:val="center"/>
            <w:hideMark/>
          </w:tcPr>
          <w:p w14:paraId="6BC2EEF2"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160" w:type="dxa"/>
            <w:tcBorders>
              <w:top w:val="nil"/>
              <w:left w:val="nil"/>
              <w:bottom w:val="nil"/>
              <w:right w:val="nil"/>
            </w:tcBorders>
            <w:shd w:val="clear" w:color="auto" w:fill="auto"/>
            <w:noWrap/>
            <w:vAlign w:val="center"/>
            <w:hideMark/>
          </w:tcPr>
          <w:p w14:paraId="3055B18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838" w:type="dxa"/>
            <w:tcBorders>
              <w:top w:val="nil"/>
              <w:left w:val="nil"/>
              <w:bottom w:val="nil"/>
              <w:right w:val="nil"/>
            </w:tcBorders>
            <w:shd w:val="clear" w:color="auto" w:fill="auto"/>
            <w:noWrap/>
            <w:vAlign w:val="center"/>
            <w:hideMark/>
          </w:tcPr>
          <w:p w14:paraId="62875171"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14:paraId="6DA955E9" w14:textId="77777777" w:rsidTr="00B500D7">
        <w:trPr>
          <w:trHeight w:val="290"/>
        </w:trPr>
        <w:tc>
          <w:tcPr>
            <w:tcW w:w="2820" w:type="dxa"/>
            <w:tcBorders>
              <w:top w:val="nil"/>
              <w:left w:val="nil"/>
              <w:bottom w:val="nil"/>
              <w:right w:val="nil"/>
            </w:tcBorders>
            <w:shd w:val="clear" w:color="auto" w:fill="auto"/>
            <w:noWrap/>
            <w:vAlign w:val="center"/>
            <w:hideMark/>
          </w:tcPr>
          <w:p w14:paraId="14B346DF"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L2</w:t>
            </w:r>
          </w:p>
        </w:tc>
        <w:tc>
          <w:tcPr>
            <w:tcW w:w="2895" w:type="dxa"/>
            <w:tcBorders>
              <w:top w:val="nil"/>
              <w:left w:val="nil"/>
              <w:bottom w:val="nil"/>
              <w:right w:val="nil"/>
            </w:tcBorders>
            <w:shd w:val="clear" w:color="auto" w:fill="auto"/>
            <w:noWrap/>
            <w:vAlign w:val="center"/>
            <w:hideMark/>
          </w:tcPr>
          <w:p w14:paraId="3CB293D5"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160" w:type="dxa"/>
            <w:tcBorders>
              <w:top w:val="nil"/>
              <w:left w:val="nil"/>
              <w:bottom w:val="nil"/>
              <w:right w:val="nil"/>
            </w:tcBorders>
            <w:shd w:val="clear" w:color="auto" w:fill="auto"/>
            <w:noWrap/>
            <w:vAlign w:val="center"/>
            <w:hideMark/>
          </w:tcPr>
          <w:p w14:paraId="29DE1C6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838" w:type="dxa"/>
            <w:tcBorders>
              <w:top w:val="nil"/>
              <w:left w:val="nil"/>
              <w:bottom w:val="nil"/>
              <w:right w:val="nil"/>
            </w:tcBorders>
            <w:shd w:val="clear" w:color="auto" w:fill="auto"/>
            <w:vAlign w:val="center"/>
            <w:hideMark/>
          </w:tcPr>
          <w:p w14:paraId="48F4AD4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14:paraId="122FDF6E" w14:textId="77777777" w:rsidTr="00B500D7">
        <w:trPr>
          <w:trHeight w:val="540"/>
        </w:trPr>
        <w:tc>
          <w:tcPr>
            <w:tcW w:w="2820" w:type="dxa"/>
            <w:tcBorders>
              <w:top w:val="nil"/>
              <w:left w:val="nil"/>
              <w:bottom w:val="nil"/>
              <w:right w:val="nil"/>
            </w:tcBorders>
            <w:shd w:val="clear" w:color="auto" w:fill="auto"/>
            <w:noWrap/>
            <w:vAlign w:val="center"/>
            <w:hideMark/>
          </w:tcPr>
          <w:p w14:paraId="1451BDEA"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Natural mortality</w:t>
            </w:r>
          </w:p>
        </w:tc>
        <w:tc>
          <w:tcPr>
            <w:tcW w:w="2895" w:type="dxa"/>
            <w:tcBorders>
              <w:top w:val="nil"/>
              <w:left w:val="nil"/>
              <w:bottom w:val="nil"/>
              <w:right w:val="nil"/>
            </w:tcBorders>
            <w:shd w:val="clear" w:color="auto" w:fill="auto"/>
            <w:noWrap/>
            <w:vAlign w:val="center"/>
            <w:hideMark/>
          </w:tcPr>
          <w:p w14:paraId="1EEF6DA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 (0)</w:t>
            </w:r>
          </w:p>
        </w:tc>
        <w:tc>
          <w:tcPr>
            <w:tcW w:w="1160" w:type="dxa"/>
            <w:tcBorders>
              <w:top w:val="nil"/>
              <w:left w:val="nil"/>
              <w:bottom w:val="nil"/>
              <w:right w:val="nil"/>
            </w:tcBorders>
            <w:shd w:val="clear" w:color="auto" w:fill="auto"/>
            <w:noWrap/>
            <w:vAlign w:val="center"/>
            <w:hideMark/>
          </w:tcPr>
          <w:p w14:paraId="624DBF7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 (0)</w:t>
            </w:r>
          </w:p>
        </w:tc>
        <w:tc>
          <w:tcPr>
            <w:tcW w:w="1838" w:type="dxa"/>
            <w:tcBorders>
              <w:top w:val="nil"/>
              <w:left w:val="nil"/>
              <w:bottom w:val="nil"/>
              <w:right w:val="nil"/>
            </w:tcBorders>
            <w:shd w:val="clear" w:color="auto" w:fill="auto"/>
            <w:vAlign w:val="center"/>
            <w:hideMark/>
          </w:tcPr>
          <w:p w14:paraId="5BB6E303"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Kapur</w:t>
            </w:r>
            <w:proofErr w:type="spellEnd"/>
            <w:r w:rsidRPr="00B500D7">
              <w:rPr>
                <w:rFonts w:ascii="Times New Roman" w:eastAsia="Times New Roman" w:hAnsi="Times New Roman" w:cs="Times New Roman"/>
                <w:color w:val="000000"/>
                <w:sz w:val="21"/>
                <w:szCs w:val="21"/>
              </w:rPr>
              <w:t xml:space="preserve"> et al. 2017</w:t>
            </w:r>
          </w:p>
        </w:tc>
      </w:tr>
      <w:tr w:rsidR="00B500D7" w:rsidRPr="00B500D7" w14:paraId="2BD50B02" w14:textId="77777777" w:rsidTr="00B500D7">
        <w:trPr>
          <w:trHeight w:val="300"/>
        </w:trPr>
        <w:tc>
          <w:tcPr>
            <w:tcW w:w="2820" w:type="dxa"/>
            <w:tcBorders>
              <w:top w:val="nil"/>
              <w:left w:val="nil"/>
              <w:bottom w:val="nil"/>
              <w:right w:val="nil"/>
            </w:tcBorders>
            <w:shd w:val="clear" w:color="auto" w:fill="auto"/>
            <w:noWrap/>
            <w:vAlign w:val="center"/>
            <w:hideMark/>
          </w:tcPr>
          <w:p w14:paraId="519B43AB" w14:textId="77777777" w:rsidR="00B500D7" w:rsidRPr="00B500D7" w:rsidRDefault="00B500D7" w:rsidP="00B500D7">
            <w:pPr>
              <w:spacing w:after="0"/>
              <w:rPr>
                <w:rFonts w:ascii="Times New Roman" w:eastAsia="Times New Roman" w:hAnsi="Times New Roman" w:cs="Times New Roman"/>
                <w:color w:val="000000"/>
                <w:sz w:val="21"/>
                <w:szCs w:val="21"/>
              </w:rPr>
            </w:pPr>
          </w:p>
        </w:tc>
        <w:tc>
          <w:tcPr>
            <w:tcW w:w="2895" w:type="dxa"/>
            <w:tcBorders>
              <w:top w:val="nil"/>
              <w:left w:val="nil"/>
              <w:bottom w:val="nil"/>
              <w:right w:val="nil"/>
            </w:tcBorders>
            <w:shd w:val="clear" w:color="auto" w:fill="auto"/>
            <w:noWrap/>
            <w:vAlign w:val="center"/>
            <w:hideMark/>
          </w:tcPr>
          <w:p w14:paraId="4C7FE69D"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(1)</w:t>
            </w:r>
          </w:p>
        </w:tc>
        <w:tc>
          <w:tcPr>
            <w:tcW w:w="1160" w:type="dxa"/>
            <w:tcBorders>
              <w:top w:val="nil"/>
              <w:left w:val="nil"/>
              <w:bottom w:val="nil"/>
              <w:right w:val="nil"/>
            </w:tcBorders>
            <w:shd w:val="clear" w:color="auto" w:fill="auto"/>
            <w:noWrap/>
            <w:vAlign w:val="center"/>
            <w:hideMark/>
          </w:tcPr>
          <w:p w14:paraId="61BEF9AA"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0.38 (1)</w:t>
            </w:r>
          </w:p>
        </w:tc>
        <w:tc>
          <w:tcPr>
            <w:tcW w:w="1838" w:type="dxa"/>
            <w:tcBorders>
              <w:top w:val="nil"/>
              <w:left w:val="nil"/>
              <w:bottom w:val="nil"/>
              <w:right w:val="nil"/>
            </w:tcBorders>
            <w:shd w:val="clear" w:color="auto" w:fill="auto"/>
            <w:vAlign w:val="center"/>
            <w:hideMark/>
          </w:tcPr>
          <w:p w14:paraId="767CC66C"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59C3023A" w14:textId="77777777" w:rsidTr="00B500D7">
        <w:trPr>
          <w:trHeight w:val="300"/>
        </w:trPr>
        <w:tc>
          <w:tcPr>
            <w:tcW w:w="2820" w:type="dxa"/>
            <w:tcBorders>
              <w:top w:val="nil"/>
              <w:left w:val="nil"/>
              <w:bottom w:val="nil"/>
              <w:right w:val="nil"/>
            </w:tcBorders>
            <w:shd w:val="clear" w:color="auto" w:fill="auto"/>
            <w:noWrap/>
            <w:vAlign w:val="center"/>
            <w:hideMark/>
          </w:tcPr>
          <w:p w14:paraId="27140340"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45CD7894"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0.32 (2)</w:t>
            </w:r>
          </w:p>
        </w:tc>
        <w:tc>
          <w:tcPr>
            <w:tcW w:w="1160" w:type="dxa"/>
            <w:tcBorders>
              <w:top w:val="nil"/>
              <w:left w:val="nil"/>
              <w:bottom w:val="nil"/>
              <w:right w:val="nil"/>
            </w:tcBorders>
            <w:shd w:val="clear" w:color="auto" w:fill="auto"/>
            <w:noWrap/>
            <w:vAlign w:val="center"/>
            <w:hideMark/>
          </w:tcPr>
          <w:p w14:paraId="7697A6CB"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(2)</w:t>
            </w:r>
          </w:p>
        </w:tc>
        <w:tc>
          <w:tcPr>
            <w:tcW w:w="1838" w:type="dxa"/>
            <w:tcBorders>
              <w:top w:val="nil"/>
              <w:left w:val="nil"/>
              <w:bottom w:val="nil"/>
              <w:right w:val="nil"/>
            </w:tcBorders>
            <w:shd w:val="clear" w:color="auto" w:fill="auto"/>
            <w:vAlign w:val="center"/>
            <w:hideMark/>
          </w:tcPr>
          <w:p w14:paraId="32E6C291"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35CE788D" w14:textId="77777777" w:rsidTr="00B500D7">
        <w:trPr>
          <w:trHeight w:val="300"/>
        </w:trPr>
        <w:tc>
          <w:tcPr>
            <w:tcW w:w="2820" w:type="dxa"/>
            <w:tcBorders>
              <w:top w:val="nil"/>
              <w:left w:val="nil"/>
              <w:bottom w:val="nil"/>
              <w:right w:val="nil"/>
            </w:tcBorders>
            <w:shd w:val="clear" w:color="auto" w:fill="auto"/>
            <w:noWrap/>
            <w:vAlign w:val="center"/>
            <w:hideMark/>
          </w:tcPr>
          <w:p w14:paraId="293944D6"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1512907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 (3)</w:t>
            </w:r>
          </w:p>
        </w:tc>
        <w:tc>
          <w:tcPr>
            <w:tcW w:w="1160" w:type="dxa"/>
            <w:tcBorders>
              <w:top w:val="nil"/>
              <w:left w:val="nil"/>
              <w:bottom w:val="nil"/>
              <w:right w:val="nil"/>
            </w:tcBorders>
            <w:shd w:val="clear" w:color="auto" w:fill="auto"/>
            <w:noWrap/>
            <w:vAlign w:val="center"/>
            <w:hideMark/>
          </w:tcPr>
          <w:p w14:paraId="043C42E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(3)</w:t>
            </w:r>
          </w:p>
        </w:tc>
        <w:tc>
          <w:tcPr>
            <w:tcW w:w="1838" w:type="dxa"/>
            <w:tcBorders>
              <w:top w:val="nil"/>
              <w:left w:val="nil"/>
              <w:bottom w:val="nil"/>
              <w:right w:val="nil"/>
            </w:tcBorders>
            <w:shd w:val="clear" w:color="auto" w:fill="auto"/>
            <w:vAlign w:val="center"/>
            <w:hideMark/>
          </w:tcPr>
          <w:p w14:paraId="16E04BF3"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31E685F9" w14:textId="77777777" w:rsidTr="00B500D7">
        <w:trPr>
          <w:trHeight w:val="300"/>
        </w:trPr>
        <w:tc>
          <w:tcPr>
            <w:tcW w:w="2820" w:type="dxa"/>
            <w:tcBorders>
              <w:top w:val="nil"/>
              <w:left w:val="nil"/>
              <w:bottom w:val="nil"/>
              <w:right w:val="nil"/>
            </w:tcBorders>
            <w:shd w:val="clear" w:color="auto" w:fill="auto"/>
            <w:noWrap/>
            <w:vAlign w:val="center"/>
            <w:hideMark/>
          </w:tcPr>
          <w:p w14:paraId="4CF399CE"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386052D9"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0.22 (4+)</w:t>
            </w:r>
          </w:p>
        </w:tc>
        <w:tc>
          <w:tcPr>
            <w:tcW w:w="1160" w:type="dxa"/>
            <w:tcBorders>
              <w:top w:val="nil"/>
              <w:left w:val="nil"/>
              <w:bottom w:val="nil"/>
              <w:right w:val="nil"/>
            </w:tcBorders>
            <w:shd w:val="clear" w:color="auto" w:fill="auto"/>
            <w:noWrap/>
            <w:vAlign w:val="center"/>
            <w:hideMark/>
          </w:tcPr>
          <w:p w14:paraId="62570E9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(4)</w:t>
            </w:r>
          </w:p>
        </w:tc>
        <w:tc>
          <w:tcPr>
            <w:tcW w:w="1838" w:type="dxa"/>
            <w:tcBorders>
              <w:top w:val="nil"/>
              <w:left w:val="nil"/>
              <w:bottom w:val="nil"/>
              <w:right w:val="nil"/>
            </w:tcBorders>
            <w:shd w:val="clear" w:color="auto" w:fill="auto"/>
            <w:vAlign w:val="center"/>
            <w:hideMark/>
          </w:tcPr>
          <w:p w14:paraId="40D7CD29"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179AF02B" w14:textId="77777777" w:rsidTr="00B500D7">
        <w:trPr>
          <w:trHeight w:val="300"/>
        </w:trPr>
        <w:tc>
          <w:tcPr>
            <w:tcW w:w="2820" w:type="dxa"/>
            <w:tcBorders>
              <w:top w:val="nil"/>
              <w:left w:val="nil"/>
              <w:bottom w:val="nil"/>
              <w:right w:val="nil"/>
            </w:tcBorders>
            <w:shd w:val="clear" w:color="auto" w:fill="auto"/>
            <w:noWrap/>
            <w:vAlign w:val="center"/>
            <w:hideMark/>
          </w:tcPr>
          <w:p w14:paraId="73AE6065"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03B4F2B7" w14:textId="77777777"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14:paraId="4FCFF8DF"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(5)</w:t>
            </w:r>
          </w:p>
        </w:tc>
        <w:tc>
          <w:tcPr>
            <w:tcW w:w="1838" w:type="dxa"/>
            <w:tcBorders>
              <w:top w:val="nil"/>
              <w:left w:val="nil"/>
              <w:bottom w:val="nil"/>
              <w:right w:val="nil"/>
            </w:tcBorders>
            <w:shd w:val="clear" w:color="auto" w:fill="auto"/>
            <w:vAlign w:val="center"/>
            <w:hideMark/>
          </w:tcPr>
          <w:p w14:paraId="788B6B29"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7D3E6E8D" w14:textId="77777777" w:rsidTr="00B500D7">
        <w:trPr>
          <w:trHeight w:val="300"/>
        </w:trPr>
        <w:tc>
          <w:tcPr>
            <w:tcW w:w="2820" w:type="dxa"/>
            <w:tcBorders>
              <w:top w:val="nil"/>
              <w:left w:val="nil"/>
              <w:bottom w:val="nil"/>
              <w:right w:val="nil"/>
            </w:tcBorders>
            <w:shd w:val="clear" w:color="auto" w:fill="auto"/>
            <w:noWrap/>
            <w:vAlign w:val="center"/>
            <w:hideMark/>
          </w:tcPr>
          <w:p w14:paraId="2DFC673B"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47111275" w14:textId="77777777"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14:paraId="74FDEC0A"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0.36 (6+)</w:t>
            </w:r>
          </w:p>
        </w:tc>
        <w:tc>
          <w:tcPr>
            <w:tcW w:w="1838" w:type="dxa"/>
            <w:tcBorders>
              <w:top w:val="nil"/>
              <w:left w:val="nil"/>
              <w:bottom w:val="nil"/>
              <w:right w:val="nil"/>
            </w:tcBorders>
            <w:shd w:val="clear" w:color="auto" w:fill="auto"/>
            <w:vAlign w:val="center"/>
            <w:hideMark/>
          </w:tcPr>
          <w:p w14:paraId="4C553E28"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7DDA2B26" w14:textId="77777777" w:rsidTr="00B500D7">
        <w:trPr>
          <w:trHeight w:val="540"/>
        </w:trPr>
        <w:tc>
          <w:tcPr>
            <w:tcW w:w="2820" w:type="dxa"/>
            <w:tcBorders>
              <w:top w:val="nil"/>
              <w:left w:val="nil"/>
              <w:bottom w:val="nil"/>
              <w:right w:val="nil"/>
            </w:tcBorders>
            <w:shd w:val="clear" w:color="auto" w:fill="auto"/>
            <w:noWrap/>
            <w:vAlign w:val="center"/>
            <w:hideMark/>
          </w:tcPr>
          <w:p w14:paraId="5F24183F"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Amin GP 1</w:t>
            </w:r>
          </w:p>
        </w:tc>
        <w:tc>
          <w:tcPr>
            <w:tcW w:w="2895" w:type="dxa"/>
            <w:tcBorders>
              <w:top w:val="nil"/>
              <w:left w:val="nil"/>
              <w:bottom w:val="nil"/>
              <w:right w:val="nil"/>
            </w:tcBorders>
            <w:shd w:val="clear" w:color="auto" w:fill="auto"/>
            <w:noWrap/>
            <w:vAlign w:val="center"/>
            <w:hideMark/>
          </w:tcPr>
          <w:p w14:paraId="06C3210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80.1</w:t>
            </w:r>
          </w:p>
        </w:tc>
        <w:tc>
          <w:tcPr>
            <w:tcW w:w="1160" w:type="dxa"/>
            <w:tcBorders>
              <w:top w:val="nil"/>
              <w:left w:val="nil"/>
              <w:bottom w:val="nil"/>
              <w:right w:val="nil"/>
            </w:tcBorders>
            <w:shd w:val="clear" w:color="auto" w:fill="auto"/>
            <w:noWrap/>
            <w:vAlign w:val="center"/>
            <w:hideMark/>
          </w:tcPr>
          <w:p w14:paraId="06D5B70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83.2</w:t>
            </w:r>
          </w:p>
        </w:tc>
        <w:tc>
          <w:tcPr>
            <w:tcW w:w="1838" w:type="dxa"/>
            <w:tcBorders>
              <w:top w:val="nil"/>
              <w:left w:val="nil"/>
              <w:bottom w:val="nil"/>
              <w:right w:val="nil"/>
            </w:tcBorders>
            <w:shd w:val="clear" w:color="auto" w:fill="auto"/>
            <w:noWrap/>
            <w:vAlign w:val="center"/>
            <w:hideMark/>
          </w:tcPr>
          <w:p w14:paraId="4FDA1EBD"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278D61EE" w14:textId="77777777" w:rsidTr="00B500D7">
        <w:trPr>
          <w:trHeight w:val="540"/>
        </w:trPr>
        <w:tc>
          <w:tcPr>
            <w:tcW w:w="2820" w:type="dxa"/>
            <w:tcBorders>
              <w:top w:val="nil"/>
              <w:left w:val="nil"/>
              <w:bottom w:val="nil"/>
              <w:right w:val="nil"/>
            </w:tcBorders>
            <w:shd w:val="clear" w:color="auto" w:fill="auto"/>
            <w:noWrap/>
            <w:vAlign w:val="center"/>
            <w:hideMark/>
          </w:tcPr>
          <w:p w14:paraId="35B63FA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Amax GP 1</w:t>
            </w:r>
          </w:p>
        </w:tc>
        <w:tc>
          <w:tcPr>
            <w:tcW w:w="2895" w:type="dxa"/>
            <w:tcBorders>
              <w:top w:val="nil"/>
              <w:left w:val="nil"/>
              <w:bottom w:val="nil"/>
              <w:right w:val="nil"/>
            </w:tcBorders>
            <w:shd w:val="clear" w:color="auto" w:fill="auto"/>
            <w:noWrap/>
            <w:vAlign w:val="center"/>
            <w:hideMark/>
          </w:tcPr>
          <w:p w14:paraId="2BB3A97A"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226.3</w:t>
            </w:r>
          </w:p>
        </w:tc>
        <w:tc>
          <w:tcPr>
            <w:tcW w:w="1160" w:type="dxa"/>
            <w:tcBorders>
              <w:top w:val="nil"/>
              <w:left w:val="nil"/>
              <w:bottom w:val="nil"/>
              <w:right w:val="nil"/>
            </w:tcBorders>
            <w:shd w:val="clear" w:color="auto" w:fill="auto"/>
            <w:noWrap/>
            <w:vAlign w:val="center"/>
            <w:hideMark/>
          </w:tcPr>
          <w:p w14:paraId="26798AAF"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206.4</w:t>
            </w:r>
          </w:p>
        </w:tc>
        <w:tc>
          <w:tcPr>
            <w:tcW w:w="1838" w:type="dxa"/>
            <w:tcBorders>
              <w:top w:val="nil"/>
              <w:left w:val="nil"/>
              <w:bottom w:val="nil"/>
              <w:right w:val="nil"/>
            </w:tcBorders>
            <w:shd w:val="clear" w:color="auto" w:fill="auto"/>
            <w:vAlign w:val="center"/>
            <w:hideMark/>
          </w:tcPr>
          <w:p w14:paraId="1FCA1B7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4C8E5DCE" w14:textId="77777777" w:rsidTr="00B500D7">
        <w:trPr>
          <w:trHeight w:val="540"/>
        </w:trPr>
        <w:tc>
          <w:tcPr>
            <w:tcW w:w="2820" w:type="dxa"/>
            <w:tcBorders>
              <w:top w:val="nil"/>
              <w:left w:val="nil"/>
              <w:bottom w:val="nil"/>
              <w:right w:val="nil"/>
            </w:tcBorders>
            <w:shd w:val="clear" w:color="auto" w:fill="auto"/>
            <w:noWrap/>
            <w:vAlign w:val="center"/>
            <w:hideMark/>
          </w:tcPr>
          <w:p w14:paraId="75F2A0EE"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VonBert</w:t>
            </w:r>
            <w:proofErr w:type="spellEnd"/>
            <w:r w:rsidRPr="00B500D7">
              <w:rPr>
                <w:rFonts w:ascii="Times New Roman" w:eastAsia="Times New Roman" w:hAnsi="Times New Roman" w:cs="Times New Roman"/>
                <w:color w:val="000000"/>
                <w:sz w:val="21"/>
                <w:szCs w:val="21"/>
              </w:rPr>
              <w:t xml:space="preserve"> K GP 1</w:t>
            </w:r>
          </w:p>
        </w:tc>
        <w:tc>
          <w:tcPr>
            <w:tcW w:w="2895" w:type="dxa"/>
            <w:tcBorders>
              <w:top w:val="nil"/>
              <w:left w:val="nil"/>
              <w:bottom w:val="nil"/>
              <w:right w:val="nil"/>
            </w:tcBorders>
            <w:shd w:val="clear" w:color="auto" w:fill="auto"/>
            <w:noWrap/>
            <w:vAlign w:val="center"/>
            <w:hideMark/>
          </w:tcPr>
          <w:p w14:paraId="7814B083"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0.246</w:t>
            </w:r>
          </w:p>
        </w:tc>
        <w:tc>
          <w:tcPr>
            <w:tcW w:w="1160" w:type="dxa"/>
            <w:tcBorders>
              <w:top w:val="nil"/>
              <w:left w:val="nil"/>
              <w:bottom w:val="nil"/>
              <w:right w:val="nil"/>
            </w:tcBorders>
            <w:shd w:val="clear" w:color="auto" w:fill="auto"/>
            <w:noWrap/>
            <w:vAlign w:val="center"/>
            <w:hideMark/>
          </w:tcPr>
          <w:p w14:paraId="4CC47AB7"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0.271</w:t>
            </w:r>
          </w:p>
        </w:tc>
        <w:tc>
          <w:tcPr>
            <w:tcW w:w="1838" w:type="dxa"/>
            <w:tcBorders>
              <w:top w:val="nil"/>
              <w:left w:val="nil"/>
              <w:bottom w:val="nil"/>
              <w:right w:val="nil"/>
            </w:tcBorders>
            <w:shd w:val="clear" w:color="auto" w:fill="auto"/>
            <w:vAlign w:val="center"/>
            <w:hideMark/>
          </w:tcPr>
          <w:p w14:paraId="28A4925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63C67BE5" w14:textId="77777777" w:rsidTr="00B500D7">
        <w:trPr>
          <w:trHeight w:val="300"/>
        </w:trPr>
        <w:tc>
          <w:tcPr>
            <w:tcW w:w="2820" w:type="dxa"/>
            <w:tcBorders>
              <w:top w:val="nil"/>
              <w:left w:val="nil"/>
              <w:bottom w:val="nil"/>
              <w:right w:val="nil"/>
            </w:tcBorders>
            <w:shd w:val="clear" w:color="auto" w:fill="auto"/>
            <w:noWrap/>
            <w:vAlign w:val="center"/>
            <w:hideMark/>
          </w:tcPr>
          <w:p w14:paraId="0CB1980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young GP 1</w:t>
            </w:r>
          </w:p>
        </w:tc>
        <w:tc>
          <w:tcPr>
            <w:tcW w:w="2895" w:type="dxa"/>
            <w:tcBorders>
              <w:top w:val="nil"/>
              <w:left w:val="nil"/>
              <w:bottom w:val="nil"/>
              <w:right w:val="nil"/>
            </w:tcBorders>
            <w:shd w:val="clear" w:color="auto" w:fill="auto"/>
            <w:noWrap/>
            <w:vAlign w:val="center"/>
            <w:hideMark/>
          </w:tcPr>
          <w:p w14:paraId="142134FC" w14:textId="77777777" w:rsidR="00B500D7" w:rsidRPr="00B500D7" w:rsidRDefault="00B500D7" w:rsidP="003F7672">
            <w:pPr>
              <w:spacing w:after="0"/>
              <w:rPr>
                <w:rFonts w:ascii="Times New Roman" w:eastAsia="Times New Roman" w:hAnsi="Times New Roman" w:cs="Times New Roman"/>
                <w:color w:val="000000"/>
                <w:sz w:val="21"/>
                <w:szCs w:val="21"/>
              </w:rPr>
              <w:pPrChange w:id="293" w:author="KAI Mikihiko [2]" w:date="2023-05-19T09:23:00Z">
                <w:pPr>
                  <w:spacing w:after="0"/>
                  <w:jc w:val="right"/>
                </w:pPr>
              </w:pPrChange>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14:paraId="58FA5A1F"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14:paraId="17604868"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5CD463D2" w14:textId="77777777" w:rsidTr="00B500D7">
        <w:trPr>
          <w:trHeight w:val="300"/>
        </w:trPr>
        <w:tc>
          <w:tcPr>
            <w:tcW w:w="2820" w:type="dxa"/>
            <w:tcBorders>
              <w:top w:val="nil"/>
              <w:left w:val="nil"/>
              <w:bottom w:val="nil"/>
              <w:right w:val="nil"/>
            </w:tcBorders>
            <w:shd w:val="clear" w:color="auto" w:fill="auto"/>
            <w:noWrap/>
            <w:vAlign w:val="center"/>
            <w:hideMark/>
          </w:tcPr>
          <w:p w14:paraId="508BF049"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old GP 1</w:t>
            </w:r>
          </w:p>
        </w:tc>
        <w:tc>
          <w:tcPr>
            <w:tcW w:w="2895" w:type="dxa"/>
            <w:tcBorders>
              <w:top w:val="nil"/>
              <w:left w:val="nil"/>
              <w:bottom w:val="nil"/>
              <w:right w:val="nil"/>
            </w:tcBorders>
            <w:shd w:val="clear" w:color="auto" w:fill="auto"/>
            <w:noWrap/>
            <w:vAlign w:val="center"/>
            <w:hideMark/>
          </w:tcPr>
          <w:p w14:paraId="238DF02C"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14:paraId="17437EAF"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14:paraId="135FC9FB"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5234C3C7" w14:textId="77777777" w:rsidTr="00B500D7">
        <w:trPr>
          <w:trHeight w:val="540"/>
        </w:trPr>
        <w:tc>
          <w:tcPr>
            <w:tcW w:w="2820" w:type="dxa"/>
            <w:tcBorders>
              <w:top w:val="nil"/>
              <w:left w:val="nil"/>
              <w:bottom w:val="nil"/>
              <w:right w:val="nil"/>
            </w:tcBorders>
            <w:shd w:val="clear" w:color="auto" w:fill="auto"/>
            <w:noWrap/>
            <w:vAlign w:val="center"/>
            <w:hideMark/>
          </w:tcPr>
          <w:p w14:paraId="5B064D9F"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1</w:t>
            </w:r>
          </w:p>
        </w:tc>
        <w:tc>
          <w:tcPr>
            <w:tcW w:w="2895" w:type="dxa"/>
            <w:tcBorders>
              <w:top w:val="nil"/>
              <w:left w:val="nil"/>
              <w:bottom w:val="nil"/>
              <w:right w:val="nil"/>
            </w:tcBorders>
            <w:shd w:val="clear" w:color="auto" w:fill="auto"/>
            <w:noWrap/>
            <w:vAlign w:val="center"/>
            <w:hideMark/>
          </w:tcPr>
          <w:p w14:paraId="1BDCC0E7"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160" w:type="dxa"/>
            <w:tcBorders>
              <w:top w:val="nil"/>
              <w:left w:val="nil"/>
              <w:bottom w:val="nil"/>
              <w:right w:val="nil"/>
            </w:tcBorders>
            <w:shd w:val="clear" w:color="auto" w:fill="auto"/>
            <w:noWrap/>
            <w:vAlign w:val="center"/>
            <w:hideMark/>
          </w:tcPr>
          <w:p w14:paraId="7EE12638"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838" w:type="dxa"/>
            <w:tcBorders>
              <w:top w:val="nil"/>
              <w:left w:val="nil"/>
              <w:bottom w:val="nil"/>
              <w:right w:val="nil"/>
            </w:tcBorders>
            <w:shd w:val="clear" w:color="auto" w:fill="auto"/>
            <w:vAlign w:val="center"/>
            <w:hideMark/>
          </w:tcPr>
          <w:p w14:paraId="1E843D6A"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194A8E51" w14:textId="77777777" w:rsidTr="00B500D7">
        <w:trPr>
          <w:trHeight w:val="540"/>
        </w:trPr>
        <w:tc>
          <w:tcPr>
            <w:tcW w:w="2820" w:type="dxa"/>
            <w:tcBorders>
              <w:top w:val="nil"/>
              <w:left w:val="nil"/>
              <w:bottom w:val="nil"/>
              <w:right w:val="nil"/>
            </w:tcBorders>
            <w:shd w:val="clear" w:color="auto" w:fill="auto"/>
            <w:noWrap/>
            <w:vAlign w:val="center"/>
            <w:hideMark/>
          </w:tcPr>
          <w:p w14:paraId="4D4792F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2</w:t>
            </w:r>
          </w:p>
        </w:tc>
        <w:tc>
          <w:tcPr>
            <w:tcW w:w="2895" w:type="dxa"/>
            <w:tcBorders>
              <w:top w:val="nil"/>
              <w:left w:val="nil"/>
              <w:bottom w:val="nil"/>
              <w:right w:val="nil"/>
            </w:tcBorders>
            <w:shd w:val="clear" w:color="auto" w:fill="auto"/>
            <w:noWrap/>
            <w:vAlign w:val="center"/>
            <w:hideMark/>
          </w:tcPr>
          <w:p w14:paraId="4DDD05BC"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160" w:type="dxa"/>
            <w:tcBorders>
              <w:top w:val="nil"/>
              <w:left w:val="nil"/>
              <w:bottom w:val="nil"/>
              <w:right w:val="nil"/>
            </w:tcBorders>
            <w:shd w:val="clear" w:color="auto" w:fill="auto"/>
            <w:noWrap/>
            <w:vAlign w:val="center"/>
            <w:hideMark/>
          </w:tcPr>
          <w:p w14:paraId="3331E38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838" w:type="dxa"/>
            <w:tcBorders>
              <w:top w:val="nil"/>
              <w:left w:val="nil"/>
              <w:bottom w:val="nil"/>
              <w:right w:val="nil"/>
            </w:tcBorders>
            <w:shd w:val="clear" w:color="auto" w:fill="auto"/>
            <w:noWrap/>
            <w:vAlign w:val="center"/>
            <w:hideMark/>
          </w:tcPr>
          <w:p w14:paraId="1BF1760D"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7C07F475" w14:textId="77777777" w:rsidTr="00B500D7">
        <w:trPr>
          <w:trHeight w:val="290"/>
        </w:trPr>
        <w:tc>
          <w:tcPr>
            <w:tcW w:w="2820" w:type="dxa"/>
            <w:tcBorders>
              <w:top w:val="nil"/>
              <w:left w:val="nil"/>
              <w:bottom w:val="nil"/>
              <w:right w:val="nil"/>
            </w:tcBorders>
            <w:shd w:val="clear" w:color="auto" w:fill="auto"/>
            <w:noWrap/>
            <w:vAlign w:val="center"/>
            <w:hideMark/>
          </w:tcPr>
          <w:p w14:paraId="5C4278BD"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50% maturity length</w:t>
            </w:r>
          </w:p>
        </w:tc>
        <w:tc>
          <w:tcPr>
            <w:tcW w:w="2895" w:type="dxa"/>
            <w:tcBorders>
              <w:top w:val="nil"/>
              <w:left w:val="nil"/>
              <w:bottom w:val="nil"/>
              <w:right w:val="nil"/>
            </w:tcBorders>
            <w:shd w:val="clear" w:color="auto" w:fill="auto"/>
            <w:noWrap/>
            <w:vAlign w:val="center"/>
            <w:hideMark/>
          </w:tcPr>
          <w:p w14:paraId="7D1ED727" w14:textId="77777777" w:rsidR="00B500D7" w:rsidRPr="00B500D7" w:rsidRDefault="00B500D7" w:rsidP="003F7672">
            <w:pPr>
              <w:spacing w:after="0"/>
              <w:rPr>
                <w:rFonts w:ascii="Times New Roman" w:eastAsia="Times New Roman" w:hAnsi="Times New Roman" w:cs="Times New Roman"/>
                <w:color w:val="000000"/>
                <w:sz w:val="21"/>
                <w:szCs w:val="21"/>
              </w:rPr>
              <w:pPrChange w:id="294" w:author="KAI Mikihiko [2]" w:date="2023-05-19T09:23:00Z">
                <w:pPr>
                  <w:spacing w:after="0"/>
                  <w:jc w:val="right"/>
                </w:pPr>
              </w:pPrChange>
            </w:pPr>
            <w:r w:rsidRPr="00B500D7">
              <w:rPr>
                <w:rFonts w:ascii="Times New Roman" w:eastAsia="Times New Roman" w:hAnsi="Times New Roman" w:cs="Times New Roman"/>
                <w:color w:val="000000"/>
                <w:sz w:val="21"/>
                <w:szCs w:val="21"/>
              </w:rPr>
              <w:t>143.68</w:t>
            </w:r>
          </w:p>
        </w:tc>
        <w:tc>
          <w:tcPr>
            <w:tcW w:w="1160" w:type="dxa"/>
            <w:tcBorders>
              <w:top w:val="nil"/>
              <w:left w:val="nil"/>
              <w:bottom w:val="nil"/>
              <w:right w:val="nil"/>
            </w:tcBorders>
            <w:shd w:val="clear" w:color="auto" w:fill="auto"/>
            <w:noWrap/>
            <w:vAlign w:val="center"/>
            <w:hideMark/>
          </w:tcPr>
          <w:p w14:paraId="2330F3F9"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280C543A"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Kapur</w:t>
            </w:r>
            <w:proofErr w:type="spellEnd"/>
            <w:r w:rsidRPr="00B500D7">
              <w:rPr>
                <w:rFonts w:ascii="Times New Roman" w:eastAsia="Times New Roman" w:hAnsi="Times New Roman" w:cs="Times New Roman"/>
                <w:color w:val="000000"/>
                <w:sz w:val="21"/>
                <w:szCs w:val="21"/>
              </w:rPr>
              <w:t xml:space="preserve"> et al. 2017</w:t>
            </w:r>
          </w:p>
        </w:tc>
      </w:tr>
      <w:tr w:rsidR="00B500D7" w:rsidRPr="00B500D7" w14:paraId="156CECF2" w14:textId="77777777" w:rsidTr="00B500D7">
        <w:trPr>
          <w:trHeight w:val="300"/>
        </w:trPr>
        <w:tc>
          <w:tcPr>
            <w:tcW w:w="2820" w:type="dxa"/>
            <w:tcBorders>
              <w:top w:val="nil"/>
              <w:left w:val="nil"/>
              <w:bottom w:val="nil"/>
              <w:right w:val="nil"/>
            </w:tcBorders>
            <w:shd w:val="clear" w:color="auto" w:fill="auto"/>
            <w:noWrap/>
            <w:vAlign w:val="center"/>
            <w:hideMark/>
          </w:tcPr>
          <w:p w14:paraId="583A1FF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Mat slope</w:t>
            </w:r>
          </w:p>
        </w:tc>
        <w:tc>
          <w:tcPr>
            <w:tcW w:w="2895" w:type="dxa"/>
            <w:tcBorders>
              <w:top w:val="nil"/>
              <w:left w:val="nil"/>
              <w:bottom w:val="nil"/>
              <w:right w:val="nil"/>
            </w:tcBorders>
            <w:shd w:val="clear" w:color="auto" w:fill="auto"/>
            <w:noWrap/>
            <w:vAlign w:val="center"/>
            <w:hideMark/>
          </w:tcPr>
          <w:p w14:paraId="48E9437C"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-0.1034</w:t>
            </w:r>
          </w:p>
        </w:tc>
        <w:tc>
          <w:tcPr>
            <w:tcW w:w="1160" w:type="dxa"/>
            <w:tcBorders>
              <w:top w:val="nil"/>
              <w:left w:val="nil"/>
              <w:bottom w:val="nil"/>
              <w:right w:val="nil"/>
            </w:tcBorders>
            <w:shd w:val="clear" w:color="auto" w:fill="auto"/>
            <w:noWrap/>
            <w:vAlign w:val="center"/>
            <w:hideMark/>
          </w:tcPr>
          <w:p w14:paraId="37CED672"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1505AA8F"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55FFBE08" w14:textId="77777777" w:rsidTr="00B500D7">
        <w:trPr>
          <w:trHeight w:val="300"/>
        </w:trPr>
        <w:tc>
          <w:tcPr>
            <w:tcW w:w="2820" w:type="dxa"/>
            <w:tcBorders>
              <w:top w:val="nil"/>
              <w:left w:val="nil"/>
              <w:bottom w:val="nil"/>
              <w:right w:val="nil"/>
            </w:tcBorders>
            <w:shd w:val="clear" w:color="auto" w:fill="auto"/>
            <w:noWrap/>
            <w:vAlign w:val="center"/>
            <w:hideMark/>
          </w:tcPr>
          <w:p w14:paraId="0ECAADD9"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Fecunditiy</w:t>
            </w:r>
            <w:proofErr w:type="spellEnd"/>
          </w:p>
        </w:tc>
        <w:tc>
          <w:tcPr>
            <w:tcW w:w="2895" w:type="dxa"/>
            <w:tcBorders>
              <w:top w:val="nil"/>
              <w:left w:val="nil"/>
              <w:bottom w:val="nil"/>
              <w:right w:val="nil"/>
            </w:tcBorders>
            <w:shd w:val="clear" w:color="auto" w:fill="auto"/>
            <w:noWrap/>
            <w:vAlign w:val="center"/>
            <w:hideMark/>
          </w:tcPr>
          <w:p w14:paraId="107C1E9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Proportional to spawning biomass</w:t>
            </w:r>
          </w:p>
        </w:tc>
        <w:tc>
          <w:tcPr>
            <w:tcW w:w="1160" w:type="dxa"/>
            <w:tcBorders>
              <w:top w:val="nil"/>
              <w:left w:val="nil"/>
              <w:bottom w:val="nil"/>
              <w:right w:val="nil"/>
            </w:tcBorders>
            <w:shd w:val="clear" w:color="auto" w:fill="auto"/>
            <w:noWrap/>
            <w:vAlign w:val="center"/>
            <w:hideMark/>
          </w:tcPr>
          <w:p w14:paraId="04AD9E7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13A5AD8D"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31CB8947" w14:textId="77777777" w:rsidTr="00B500D7">
        <w:trPr>
          <w:trHeight w:val="540"/>
        </w:trPr>
        <w:tc>
          <w:tcPr>
            <w:tcW w:w="2820" w:type="dxa"/>
            <w:tcBorders>
              <w:top w:val="nil"/>
              <w:left w:val="nil"/>
              <w:bottom w:val="nil"/>
              <w:right w:val="nil"/>
            </w:tcBorders>
            <w:shd w:val="clear" w:color="auto" w:fill="auto"/>
            <w:noWrap/>
            <w:vAlign w:val="center"/>
            <w:hideMark/>
          </w:tcPr>
          <w:p w14:paraId="4F2A218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Spawning season</w:t>
            </w:r>
          </w:p>
        </w:tc>
        <w:tc>
          <w:tcPr>
            <w:tcW w:w="4055" w:type="dxa"/>
            <w:gridSpan w:val="2"/>
            <w:tcBorders>
              <w:top w:val="nil"/>
              <w:left w:val="nil"/>
              <w:bottom w:val="nil"/>
              <w:right w:val="nil"/>
            </w:tcBorders>
            <w:shd w:val="clear" w:color="auto" w:fill="auto"/>
            <w:noWrap/>
            <w:vAlign w:val="center"/>
            <w:hideMark/>
          </w:tcPr>
          <w:p w14:paraId="1E54419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July</w:t>
            </w:r>
          </w:p>
        </w:tc>
        <w:tc>
          <w:tcPr>
            <w:tcW w:w="1838" w:type="dxa"/>
            <w:tcBorders>
              <w:top w:val="nil"/>
              <w:left w:val="nil"/>
              <w:bottom w:val="nil"/>
              <w:right w:val="nil"/>
            </w:tcBorders>
            <w:shd w:val="clear" w:color="auto" w:fill="auto"/>
            <w:noWrap/>
            <w:vAlign w:val="center"/>
            <w:hideMark/>
          </w:tcPr>
          <w:p w14:paraId="2164C44D"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Nishikawa 1985</w:t>
            </w:r>
          </w:p>
        </w:tc>
      </w:tr>
      <w:tr w:rsidR="00B500D7" w:rsidRPr="00B500D7" w14:paraId="0DBCB9EE" w14:textId="77777777" w:rsidTr="00B500D7">
        <w:trPr>
          <w:trHeight w:val="310"/>
        </w:trPr>
        <w:tc>
          <w:tcPr>
            <w:tcW w:w="2820" w:type="dxa"/>
            <w:tcBorders>
              <w:top w:val="nil"/>
              <w:left w:val="nil"/>
              <w:bottom w:val="nil"/>
              <w:right w:val="nil"/>
            </w:tcBorders>
            <w:shd w:val="clear" w:color="auto" w:fill="auto"/>
            <w:noWrap/>
            <w:vAlign w:val="center"/>
            <w:hideMark/>
          </w:tcPr>
          <w:p w14:paraId="685E315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R</w:t>
            </w:r>
            <w:r w:rsidRPr="00B500D7">
              <w:rPr>
                <w:rFonts w:ascii="Times New Roman" w:eastAsia="Times New Roman" w:hAnsi="Times New Roman" w:cs="Times New Roman"/>
                <w:color w:val="000000"/>
                <w:sz w:val="21"/>
                <w:szCs w:val="21"/>
                <w:vertAlign w:val="subscript"/>
              </w:rPr>
              <w:t>0</w:t>
            </w:r>
          </w:p>
        </w:tc>
        <w:tc>
          <w:tcPr>
            <w:tcW w:w="4055" w:type="dxa"/>
            <w:gridSpan w:val="2"/>
            <w:tcBorders>
              <w:top w:val="nil"/>
              <w:left w:val="nil"/>
              <w:bottom w:val="nil"/>
              <w:right w:val="nil"/>
            </w:tcBorders>
            <w:shd w:val="clear" w:color="auto" w:fill="auto"/>
            <w:noWrap/>
            <w:vAlign w:val="center"/>
            <w:hideMark/>
          </w:tcPr>
          <w:p w14:paraId="00971067"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w:t>
            </w:r>
          </w:p>
        </w:tc>
        <w:tc>
          <w:tcPr>
            <w:tcW w:w="1838" w:type="dxa"/>
            <w:tcBorders>
              <w:top w:val="nil"/>
              <w:left w:val="nil"/>
              <w:bottom w:val="nil"/>
              <w:right w:val="nil"/>
            </w:tcBorders>
            <w:shd w:val="clear" w:color="auto" w:fill="auto"/>
            <w:noWrap/>
            <w:vAlign w:val="center"/>
            <w:hideMark/>
          </w:tcPr>
          <w:p w14:paraId="3E5CEB54"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00B2887C" w14:textId="77777777" w:rsidTr="00B500D7">
        <w:trPr>
          <w:trHeight w:val="550"/>
        </w:trPr>
        <w:tc>
          <w:tcPr>
            <w:tcW w:w="2820" w:type="dxa"/>
            <w:tcBorders>
              <w:top w:val="nil"/>
              <w:left w:val="nil"/>
              <w:bottom w:val="single" w:sz="8" w:space="0" w:color="auto"/>
              <w:right w:val="nil"/>
            </w:tcBorders>
            <w:shd w:val="clear" w:color="auto" w:fill="auto"/>
            <w:noWrap/>
            <w:vAlign w:val="center"/>
            <w:hideMark/>
          </w:tcPr>
          <w:p w14:paraId="1C35982F"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Steepness</w:t>
            </w:r>
          </w:p>
        </w:tc>
        <w:tc>
          <w:tcPr>
            <w:tcW w:w="4055" w:type="dxa"/>
            <w:gridSpan w:val="2"/>
            <w:tcBorders>
              <w:top w:val="nil"/>
              <w:left w:val="nil"/>
              <w:bottom w:val="single" w:sz="8" w:space="0" w:color="auto"/>
              <w:right w:val="nil"/>
            </w:tcBorders>
            <w:shd w:val="clear" w:color="auto" w:fill="auto"/>
            <w:noWrap/>
            <w:vAlign w:val="center"/>
            <w:hideMark/>
          </w:tcPr>
          <w:p w14:paraId="4F1C09C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0.9</w:t>
            </w:r>
          </w:p>
        </w:tc>
        <w:tc>
          <w:tcPr>
            <w:tcW w:w="1838" w:type="dxa"/>
            <w:tcBorders>
              <w:top w:val="nil"/>
              <w:left w:val="nil"/>
              <w:bottom w:val="single" w:sz="8" w:space="0" w:color="auto"/>
              <w:right w:val="nil"/>
            </w:tcBorders>
            <w:shd w:val="clear" w:color="auto" w:fill="auto"/>
            <w:noWrap/>
            <w:vAlign w:val="center"/>
            <w:hideMark/>
          </w:tcPr>
          <w:p w14:paraId="01B10FA9" w14:textId="77777777" w:rsidR="00B500D7" w:rsidRPr="00B500D7" w:rsidRDefault="00B500D7" w:rsidP="00B500D7">
            <w:pPr>
              <w:spacing w:after="0"/>
              <w:jc w:val="both"/>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Brodziak</w:t>
            </w:r>
            <w:proofErr w:type="spellEnd"/>
            <w:r w:rsidRPr="00B500D7">
              <w:rPr>
                <w:rFonts w:ascii="Times New Roman" w:eastAsia="Times New Roman" w:hAnsi="Times New Roman" w:cs="Times New Roman"/>
                <w:color w:val="000000"/>
                <w:sz w:val="21"/>
                <w:szCs w:val="21"/>
              </w:rPr>
              <w:t xml:space="preserve"> 2020</w:t>
            </w:r>
          </w:p>
        </w:tc>
      </w:tr>
    </w:tbl>
    <w:p w14:paraId="5C2AB877" w14:textId="77777777" w:rsidR="00B500D7" w:rsidRDefault="00B500D7" w:rsidP="00B500D7">
      <w:pPr>
        <w:rPr>
          <w:rFonts w:ascii="Times New Roman" w:hAnsi="Times New Roman" w:cs="Times New Roman"/>
        </w:rPr>
      </w:pPr>
    </w:p>
    <w:p w14:paraId="6DF39FA3" w14:textId="77777777" w:rsidR="00B500D7" w:rsidRDefault="00B500D7">
      <w:pPr>
        <w:rPr>
          <w:rFonts w:ascii="Times New Roman" w:hAnsi="Times New Roman" w:cs="Times New Roman"/>
        </w:rPr>
      </w:pPr>
      <w:r>
        <w:rPr>
          <w:rFonts w:ascii="Times New Roman" w:hAnsi="Times New Roman" w:cs="Times New Roman"/>
        </w:rPr>
        <w:br w:type="page"/>
      </w:r>
    </w:p>
    <w:p w14:paraId="36402B53" w14:textId="77777777" w:rsidR="00B500D7" w:rsidRPr="005C669A" w:rsidRDefault="00B500D7" w:rsidP="00B500D7">
      <w:pPr>
        <w:rPr>
          <w:rFonts w:ascii="Times New Roman" w:hAnsi="Times New Roman" w:cs="Times New Roman"/>
        </w:rPr>
      </w:pPr>
      <w:r w:rsidRPr="005C669A">
        <w:rPr>
          <w:rFonts w:ascii="Times New Roman" w:hAnsi="Times New Roman" w:cs="Times New Roman"/>
        </w:rPr>
        <w:t xml:space="preserve">Table </w:t>
      </w:r>
      <w:r>
        <w:rPr>
          <w:rFonts w:ascii="Times New Roman" w:hAnsi="Times New Roman" w:cs="Times New Roman"/>
        </w:rPr>
        <w:t>5</w:t>
      </w:r>
      <w:r w:rsidRPr="005C669A">
        <w:rPr>
          <w:rFonts w:ascii="Times New Roman" w:hAnsi="Times New Roman" w:cs="Times New Roman"/>
        </w:rPr>
        <w:t xml:space="preserve">. Mean input standard error (SE) in log-space (i.e., </w:t>
      </w:r>
      <w:proofErr w:type="gramStart"/>
      <w:r w:rsidRPr="005C669A">
        <w:rPr>
          <w:rFonts w:ascii="Times New Roman" w:hAnsi="Times New Roman" w:cs="Times New Roman"/>
        </w:rPr>
        <w:t>log(</w:t>
      </w:r>
      <w:proofErr w:type="gramEnd"/>
      <w:r w:rsidRPr="005C669A">
        <w:rPr>
          <w:rFonts w:ascii="Times New Roman" w:hAnsi="Times New Roman" w:cs="Times New Roman"/>
        </w:rPr>
        <w:t xml:space="preserve">SE)) of lognormal error and root-mean-square-errors (RMSE) for the relative abundance indices for North Pacific </w:t>
      </w:r>
      <w:r>
        <w:rPr>
          <w:rFonts w:ascii="Times New Roman" w:hAnsi="Times New Roman" w:cs="Times New Roman"/>
        </w:rPr>
        <w:t>swordfish</w:t>
      </w:r>
      <w:r w:rsidRPr="005C669A">
        <w:rPr>
          <w:rFonts w:ascii="Times New Roman" w:hAnsi="Times New Roman" w:cs="Times New Roman"/>
        </w:rPr>
        <w:t xml:space="preserve"> used in t</w:t>
      </w:r>
      <w:r>
        <w:rPr>
          <w:rFonts w:ascii="Times New Roman" w:hAnsi="Times New Roman" w:cs="Times New Roman"/>
        </w:rPr>
        <w:t>he base-case model. S5 (TWN LL) and S8</w:t>
      </w:r>
      <w:r w:rsidRPr="005C669A">
        <w:rPr>
          <w:rFonts w:ascii="Times New Roman" w:hAnsi="Times New Roman" w:cs="Times New Roman"/>
        </w:rPr>
        <w:t xml:space="preserve"> (</w:t>
      </w:r>
      <w:r>
        <w:rPr>
          <w:rFonts w:ascii="Times New Roman" w:hAnsi="Times New Roman" w:cs="Times New Roman"/>
          <w:bCs/>
        </w:rPr>
        <w:t xml:space="preserve">US </w:t>
      </w:r>
      <w:r w:rsidRPr="005C669A">
        <w:rPr>
          <w:rFonts w:ascii="Times New Roman" w:hAnsi="Times New Roman" w:cs="Times New Roman"/>
          <w:bCs/>
        </w:rPr>
        <w:t>LL</w:t>
      </w:r>
      <w:r>
        <w:rPr>
          <w:rFonts w:ascii="Times New Roman" w:hAnsi="Times New Roman" w:cs="Times New Roman"/>
          <w:bCs/>
        </w:rPr>
        <w:t xml:space="preserve"> shallow-late</w:t>
      </w:r>
      <w:r w:rsidRPr="005C669A">
        <w:rPr>
          <w:rFonts w:ascii="Times New Roman" w:hAnsi="Times New Roman" w:cs="Times New Roman"/>
        </w:rPr>
        <w:t xml:space="preserve">) were not included in the total likelihood. </w:t>
      </w:r>
    </w:p>
    <w:tbl>
      <w:tblPr>
        <w:tblW w:w="7608" w:type="dxa"/>
        <w:tblLook w:val="04A0" w:firstRow="1" w:lastRow="0" w:firstColumn="1" w:lastColumn="0" w:noHBand="0" w:noVBand="1"/>
      </w:tblPr>
      <w:tblGrid>
        <w:gridCol w:w="3872"/>
        <w:gridCol w:w="1460"/>
        <w:gridCol w:w="1160"/>
        <w:gridCol w:w="1280"/>
      </w:tblGrid>
      <w:tr w:rsidR="00B500D7" w:rsidRPr="00B500D7" w14:paraId="19886DCC" w14:textId="77777777" w:rsidTr="00B500D7">
        <w:trPr>
          <w:trHeight w:val="361"/>
        </w:trPr>
        <w:tc>
          <w:tcPr>
            <w:tcW w:w="3708" w:type="dxa"/>
            <w:vMerge w:val="restart"/>
            <w:tcBorders>
              <w:top w:val="single" w:sz="8" w:space="0" w:color="auto"/>
              <w:left w:val="nil"/>
              <w:bottom w:val="single" w:sz="8" w:space="0" w:color="000000"/>
              <w:right w:val="nil"/>
            </w:tcBorders>
            <w:shd w:val="clear" w:color="auto" w:fill="auto"/>
            <w:vAlign w:val="center"/>
            <w:hideMark/>
          </w:tcPr>
          <w:p w14:paraId="56CAD369"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1460" w:type="dxa"/>
            <w:vMerge w:val="restart"/>
            <w:tcBorders>
              <w:top w:val="single" w:sz="8" w:space="0" w:color="auto"/>
              <w:left w:val="nil"/>
              <w:bottom w:val="single" w:sz="8" w:space="0" w:color="000000"/>
              <w:right w:val="nil"/>
            </w:tcBorders>
            <w:shd w:val="clear" w:color="auto" w:fill="auto"/>
            <w:noWrap/>
            <w:vAlign w:val="center"/>
            <w:hideMark/>
          </w:tcPr>
          <w:p w14:paraId="3E1D4F31" w14:textId="77777777" w:rsidR="00B500D7" w:rsidRPr="00B500D7" w:rsidRDefault="00B500D7" w:rsidP="00B500D7">
            <w:pPr>
              <w:spacing w:after="0"/>
              <w:rPr>
                <w:rFonts w:ascii="Times New Roman" w:eastAsia="Times New Roman" w:hAnsi="Times New Roman" w:cs="Times New Roman"/>
                <w:b/>
                <w:bCs/>
                <w:i/>
                <w:iCs/>
                <w:color w:val="000000"/>
              </w:rPr>
            </w:pPr>
            <w:r w:rsidRPr="00B500D7">
              <w:rPr>
                <w:rFonts w:ascii="Times New Roman" w:eastAsia="Times New Roman" w:hAnsi="Times New Roman" w:cs="Times New Roman"/>
                <w:b/>
                <w:bCs/>
                <w:i/>
                <w:iCs/>
                <w:color w:val="000000"/>
              </w:rPr>
              <w:t>N</w:t>
            </w:r>
          </w:p>
        </w:tc>
        <w:tc>
          <w:tcPr>
            <w:tcW w:w="1160" w:type="dxa"/>
            <w:vMerge w:val="restart"/>
            <w:tcBorders>
              <w:top w:val="single" w:sz="8" w:space="0" w:color="auto"/>
              <w:left w:val="nil"/>
              <w:bottom w:val="single" w:sz="8" w:space="0" w:color="000000"/>
              <w:right w:val="nil"/>
            </w:tcBorders>
            <w:shd w:val="clear" w:color="auto" w:fill="auto"/>
            <w:noWrap/>
            <w:vAlign w:val="center"/>
            <w:hideMark/>
          </w:tcPr>
          <w:p w14:paraId="0573E1CC" w14:textId="77777777" w:rsidR="00B500D7" w:rsidRPr="00B500D7" w:rsidRDefault="00B500D7" w:rsidP="00B500D7">
            <w:pPr>
              <w:spacing w:after="0"/>
              <w:jc w:val="center"/>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 xml:space="preserve">Input </w:t>
            </w:r>
            <w:proofErr w:type="gramStart"/>
            <w:r w:rsidRPr="00B500D7">
              <w:rPr>
                <w:rFonts w:ascii="Times New Roman" w:eastAsia="Times New Roman" w:hAnsi="Times New Roman" w:cs="Times New Roman"/>
                <w:b/>
                <w:bCs/>
                <w:color w:val="000000"/>
              </w:rPr>
              <w:t>log(</w:t>
            </w:r>
            <w:proofErr w:type="gramEnd"/>
            <w:r w:rsidRPr="00B500D7">
              <w:rPr>
                <w:rFonts w:ascii="Times New Roman" w:eastAsia="Times New Roman" w:hAnsi="Times New Roman" w:cs="Times New Roman"/>
                <w:b/>
                <w:bCs/>
                <w:color w:val="000000"/>
              </w:rPr>
              <w:t>SE)</w:t>
            </w:r>
          </w:p>
        </w:tc>
        <w:tc>
          <w:tcPr>
            <w:tcW w:w="1280" w:type="dxa"/>
            <w:vMerge w:val="restart"/>
            <w:tcBorders>
              <w:top w:val="single" w:sz="8" w:space="0" w:color="auto"/>
              <w:left w:val="nil"/>
              <w:bottom w:val="single" w:sz="8" w:space="0" w:color="000000"/>
              <w:right w:val="nil"/>
            </w:tcBorders>
            <w:shd w:val="clear" w:color="auto" w:fill="auto"/>
            <w:noWrap/>
            <w:vAlign w:val="center"/>
            <w:hideMark/>
          </w:tcPr>
          <w:p w14:paraId="49A9FE2A"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RMSE</w:t>
            </w:r>
          </w:p>
        </w:tc>
      </w:tr>
      <w:tr w:rsidR="00B500D7" w:rsidRPr="00B500D7" w14:paraId="01ACDFC9" w14:textId="77777777" w:rsidTr="00B500D7">
        <w:trPr>
          <w:trHeight w:val="361"/>
        </w:trPr>
        <w:tc>
          <w:tcPr>
            <w:tcW w:w="3708" w:type="dxa"/>
            <w:vMerge/>
            <w:tcBorders>
              <w:top w:val="single" w:sz="8" w:space="0" w:color="auto"/>
              <w:left w:val="nil"/>
              <w:bottom w:val="single" w:sz="8" w:space="0" w:color="000000"/>
              <w:right w:val="nil"/>
            </w:tcBorders>
            <w:vAlign w:val="center"/>
            <w:hideMark/>
          </w:tcPr>
          <w:p w14:paraId="21E8EB1A" w14:textId="77777777" w:rsidR="00B500D7" w:rsidRPr="00B500D7" w:rsidRDefault="00B500D7" w:rsidP="00B500D7">
            <w:pPr>
              <w:spacing w:after="0"/>
              <w:rPr>
                <w:rFonts w:ascii="Times New Roman" w:eastAsia="Times New Roman" w:hAnsi="Times New Roman" w:cs="Times New Roman"/>
                <w:b/>
                <w:bCs/>
                <w:color w:val="000000"/>
              </w:rPr>
            </w:pPr>
          </w:p>
        </w:tc>
        <w:tc>
          <w:tcPr>
            <w:tcW w:w="1460" w:type="dxa"/>
            <w:vMerge/>
            <w:tcBorders>
              <w:top w:val="single" w:sz="8" w:space="0" w:color="auto"/>
              <w:left w:val="nil"/>
              <w:bottom w:val="single" w:sz="8" w:space="0" w:color="000000"/>
              <w:right w:val="nil"/>
            </w:tcBorders>
            <w:vAlign w:val="center"/>
            <w:hideMark/>
          </w:tcPr>
          <w:p w14:paraId="7F8FFC90" w14:textId="77777777" w:rsidR="00B500D7" w:rsidRPr="00B500D7" w:rsidRDefault="00B500D7" w:rsidP="00B500D7">
            <w:pPr>
              <w:spacing w:after="0"/>
              <w:rPr>
                <w:rFonts w:ascii="Times New Roman" w:eastAsia="Times New Roman" w:hAnsi="Times New Roman" w:cs="Times New Roman"/>
                <w:b/>
                <w:bCs/>
                <w:i/>
                <w:iCs/>
                <w:color w:val="000000"/>
              </w:rPr>
            </w:pPr>
          </w:p>
        </w:tc>
        <w:tc>
          <w:tcPr>
            <w:tcW w:w="1160" w:type="dxa"/>
            <w:vMerge/>
            <w:tcBorders>
              <w:top w:val="single" w:sz="8" w:space="0" w:color="auto"/>
              <w:left w:val="nil"/>
              <w:bottom w:val="single" w:sz="8" w:space="0" w:color="000000"/>
              <w:right w:val="nil"/>
            </w:tcBorders>
            <w:vAlign w:val="center"/>
            <w:hideMark/>
          </w:tcPr>
          <w:p w14:paraId="51D92263" w14:textId="77777777" w:rsidR="00B500D7" w:rsidRPr="00B500D7" w:rsidRDefault="00B500D7" w:rsidP="00B500D7">
            <w:pPr>
              <w:spacing w:after="0"/>
              <w:rPr>
                <w:rFonts w:ascii="Times New Roman" w:eastAsia="Times New Roman" w:hAnsi="Times New Roman" w:cs="Times New Roman"/>
                <w:b/>
                <w:bCs/>
                <w:color w:val="000000"/>
              </w:rPr>
            </w:pPr>
          </w:p>
        </w:tc>
        <w:tc>
          <w:tcPr>
            <w:tcW w:w="1280" w:type="dxa"/>
            <w:vMerge/>
            <w:tcBorders>
              <w:top w:val="single" w:sz="8" w:space="0" w:color="auto"/>
              <w:left w:val="nil"/>
              <w:bottom w:val="single" w:sz="8" w:space="0" w:color="000000"/>
              <w:right w:val="nil"/>
            </w:tcBorders>
            <w:vAlign w:val="center"/>
            <w:hideMark/>
          </w:tcPr>
          <w:p w14:paraId="12091665" w14:textId="77777777" w:rsidR="00B500D7" w:rsidRPr="00B500D7" w:rsidRDefault="00B500D7" w:rsidP="00B500D7">
            <w:pPr>
              <w:spacing w:after="0"/>
              <w:rPr>
                <w:rFonts w:ascii="Times New Roman" w:eastAsia="Times New Roman" w:hAnsi="Times New Roman" w:cs="Times New Roman"/>
                <w:b/>
                <w:bCs/>
                <w:color w:val="000000"/>
              </w:rPr>
            </w:pPr>
          </w:p>
        </w:tc>
      </w:tr>
      <w:tr w:rsidR="00B500D7" w:rsidRPr="00B500D7" w14:paraId="0AC173C0" w14:textId="77777777" w:rsidTr="00B500D7">
        <w:trPr>
          <w:trHeight w:val="310"/>
        </w:trPr>
        <w:tc>
          <w:tcPr>
            <w:tcW w:w="3708" w:type="dxa"/>
            <w:tcBorders>
              <w:top w:val="nil"/>
              <w:left w:val="nil"/>
              <w:bottom w:val="nil"/>
              <w:right w:val="nil"/>
            </w:tcBorders>
            <w:shd w:val="clear" w:color="auto" w:fill="auto"/>
            <w:noWrap/>
            <w:vAlign w:val="center"/>
            <w:hideMark/>
          </w:tcPr>
          <w:p w14:paraId="6011D33F" w14:textId="77777777" w:rsidR="00B500D7" w:rsidRPr="00B500D7" w:rsidRDefault="00B500D7" w:rsidP="00B500D7">
            <w:pPr>
              <w:spacing w:after="0"/>
              <w:rPr>
                <w:rFonts w:ascii="Times New Roman" w:eastAsia="Times New Roman" w:hAnsi="Times New Roman" w:cs="Times New Roman"/>
                <w:bCs/>
                <w:color w:val="000000"/>
                <w:sz w:val="20"/>
                <w:szCs w:val="20"/>
              </w:rPr>
            </w:pPr>
            <w:r w:rsidRPr="00B500D7">
              <w:rPr>
                <w:rFonts w:ascii="Times New Roman" w:eastAsia="Times New Roman" w:hAnsi="Times New Roman" w:cs="Times New Roman"/>
                <w:bCs/>
                <w:color w:val="000000"/>
                <w:sz w:val="20"/>
                <w:szCs w:val="20"/>
              </w:rPr>
              <w:t>S1_JPN_WCNPO_OSDWLL_early_Area1</w:t>
            </w:r>
          </w:p>
        </w:tc>
        <w:tc>
          <w:tcPr>
            <w:tcW w:w="1460" w:type="dxa"/>
            <w:tcBorders>
              <w:top w:val="nil"/>
              <w:left w:val="nil"/>
              <w:bottom w:val="nil"/>
              <w:right w:val="nil"/>
            </w:tcBorders>
            <w:shd w:val="clear" w:color="auto" w:fill="auto"/>
            <w:noWrap/>
            <w:vAlign w:val="bottom"/>
            <w:hideMark/>
          </w:tcPr>
          <w:p w14:paraId="26E1FE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14:paraId="46F49E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0.201</w:t>
            </w:r>
          </w:p>
        </w:tc>
        <w:tc>
          <w:tcPr>
            <w:tcW w:w="1280" w:type="dxa"/>
            <w:tcBorders>
              <w:top w:val="nil"/>
              <w:left w:val="nil"/>
              <w:bottom w:val="nil"/>
              <w:right w:val="nil"/>
            </w:tcBorders>
            <w:shd w:val="clear" w:color="auto" w:fill="auto"/>
            <w:noWrap/>
            <w:vAlign w:val="bottom"/>
            <w:hideMark/>
          </w:tcPr>
          <w:p w14:paraId="317FB1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r>
      <w:tr w:rsidR="00B500D7" w:rsidRPr="00B500D7" w14:paraId="105664D2" w14:textId="77777777" w:rsidTr="00B500D7">
        <w:trPr>
          <w:trHeight w:val="310"/>
        </w:trPr>
        <w:tc>
          <w:tcPr>
            <w:tcW w:w="3708" w:type="dxa"/>
            <w:tcBorders>
              <w:top w:val="nil"/>
              <w:left w:val="nil"/>
              <w:bottom w:val="nil"/>
              <w:right w:val="nil"/>
            </w:tcBorders>
            <w:shd w:val="clear" w:color="auto" w:fill="auto"/>
            <w:noWrap/>
            <w:vAlign w:val="center"/>
            <w:hideMark/>
          </w:tcPr>
          <w:p w14:paraId="3A8236A3"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S2_JPN_WCNPO_OSDWCOLL_late_Area1</w:t>
            </w:r>
          </w:p>
        </w:tc>
        <w:tc>
          <w:tcPr>
            <w:tcW w:w="1460" w:type="dxa"/>
            <w:tcBorders>
              <w:top w:val="nil"/>
              <w:left w:val="nil"/>
              <w:bottom w:val="nil"/>
              <w:right w:val="nil"/>
            </w:tcBorders>
            <w:shd w:val="clear" w:color="auto" w:fill="auto"/>
            <w:noWrap/>
            <w:vAlign w:val="bottom"/>
            <w:hideMark/>
          </w:tcPr>
          <w:p w14:paraId="3076D3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14:paraId="5994DA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0.203</w:t>
            </w:r>
          </w:p>
        </w:tc>
        <w:tc>
          <w:tcPr>
            <w:tcW w:w="1280" w:type="dxa"/>
            <w:tcBorders>
              <w:top w:val="nil"/>
              <w:left w:val="nil"/>
              <w:bottom w:val="nil"/>
              <w:right w:val="nil"/>
            </w:tcBorders>
            <w:shd w:val="clear" w:color="auto" w:fill="auto"/>
            <w:noWrap/>
            <w:vAlign w:val="bottom"/>
            <w:hideMark/>
          </w:tcPr>
          <w:p w14:paraId="3E8BB2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r>
      <w:tr w:rsidR="00B500D7" w:rsidRPr="00B500D7" w14:paraId="7FF1E424" w14:textId="77777777" w:rsidTr="00B500D7">
        <w:trPr>
          <w:trHeight w:val="310"/>
        </w:trPr>
        <w:tc>
          <w:tcPr>
            <w:tcW w:w="3708" w:type="dxa"/>
            <w:tcBorders>
              <w:top w:val="nil"/>
              <w:left w:val="nil"/>
              <w:bottom w:val="nil"/>
              <w:right w:val="nil"/>
            </w:tcBorders>
            <w:shd w:val="clear" w:color="auto" w:fill="auto"/>
            <w:noWrap/>
            <w:vAlign w:val="center"/>
            <w:hideMark/>
          </w:tcPr>
          <w:p w14:paraId="5D668EAD"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S3_JPN_WCNPO_OSDWLL_early_Area2</w:t>
            </w:r>
          </w:p>
        </w:tc>
        <w:tc>
          <w:tcPr>
            <w:tcW w:w="1460" w:type="dxa"/>
            <w:tcBorders>
              <w:top w:val="nil"/>
              <w:left w:val="nil"/>
              <w:bottom w:val="nil"/>
              <w:right w:val="nil"/>
            </w:tcBorders>
            <w:shd w:val="clear" w:color="auto" w:fill="auto"/>
            <w:noWrap/>
            <w:vAlign w:val="bottom"/>
            <w:hideMark/>
          </w:tcPr>
          <w:p w14:paraId="427C5A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14:paraId="379AE2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0.202</w:t>
            </w:r>
          </w:p>
        </w:tc>
        <w:tc>
          <w:tcPr>
            <w:tcW w:w="1280" w:type="dxa"/>
            <w:tcBorders>
              <w:top w:val="nil"/>
              <w:left w:val="nil"/>
              <w:bottom w:val="nil"/>
              <w:right w:val="nil"/>
            </w:tcBorders>
            <w:shd w:val="clear" w:color="auto" w:fill="auto"/>
            <w:noWrap/>
            <w:vAlign w:val="bottom"/>
            <w:hideMark/>
          </w:tcPr>
          <w:p w14:paraId="4BDD32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0.17</w:t>
            </w:r>
          </w:p>
        </w:tc>
      </w:tr>
      <w:tr w:rsidR="00B500D7" w:rsidRPr="00B500D7" w14:paraId="6AE1C414" w14:textId="77777777" w:rsidTr="00B500D7">
        <w:trPr>
          <w:trHeight w:val="310"/>
        </w:trPr>
        <w:tc>
          <w:tcPr>
            <w:tcW w:w="3708" w:type="dxa"/>
            <w:tcBorders>
              <w:top w:val="nil"/>
              <w:left w:val="nil"/>
              <w:bottom w:val="nil"/>
              <w:right w:val="nil"/>
            </w:tcBorders>
            <w:shd w:val="clear" w:color="auto" w:fill="auto"/>
            <w:noWrap/>
            <w:vAlign w:val="center"/>
            <w:hideMark/>
          </w:tcPr>
          <w:p w14:paraId="7DCA2FD6"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S4_JPN_WCNPO_OSDWLL_late_Area2</w:t>
            </w:r>
          </w:p>
        </w:tc>
        <w:tc>
          <w:tcPr>
            <w:tcW w:w="1460" w:type="dxa"/>
            <w:tcBorders>
              <w:top w:val="nil"/>
              <w:left w:val="nil"/>
              <w:bottom w:val="nil"/>
              <w:right w:val="nil"/>
            </w:tcBorders>
            <w:shd w:val="clear" w:color="auto" w:fill="auto"/>
            <w:noWrap/>
            <w:vAlign w:val="bottom"/>
            <w:hideMark/>
          </w:tcPr>
          <w:p w14:paraId="509A21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14:paraId="43F870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0.198</w:t>
            </w:r>
          </w:p>
        </w:tc>
        <w:tc>
          <w:tcPr>
            <w:tcW w:w="1280" w:type="dxa"/>
            <w:tcBorders>
              <w:top w:val="nil"/>
              <w:left w:val="nil"/>
              <w:bottom w:val="nil"/>
              <w:right w:val="nil"/>
            </w:tcBorders>
            <w:shd w:val="clear" w:color="auto" w:fill="auto"/>
            <w:noWrap/>
            <w:vAlign w:val="bottom"/>
            <w:hideMark/>
          </w:tcPr>
          <w:p w14:paraId="2CF26A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0.16</w:t>
            </w:r>
          </w:p>
        </w:tc>
      </w:tr>
      <w:tr w:rsidR="00B500D7" w:rsidRPr="00B500D7" w14:paraId="521405F2" w14:textId="77777777" w:rsidTr="00B500D7">
        <w:trPr>
          <w:trHeight w:val="310"/>
        </w:trPr>
        <w:tc>
          <w:tcPr>
            <w:tcW w:w="3708" w:type="dxa"/>
            <w:tcBorders>
              <w:top w:val="nil"/>
              <w:left w:val="nil"/>
              <w:bottom w:val="nil"/>
              <w:right w:val="nil"/>
            </w:tcBorders>
            <w:shd w:val="clear" w:color="auto" w:fill="auto"/>
            <w:noWrap/>
            <w:vAlign w:val="center"/>
            <w:hideMark/>
          </w:tcPr>
          <w:p w14:paraId="722C1605"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S5_TWN_WCNPO_DWLL_late</w:t>
            </w:r>
          </w:p>
        </w:tc>
        <w:tc>
          <w:tcPr>
            <w:tcW w:w="1460" w:type="dxa"/>
            <w:tcBorders>
              <w:top w:val="nil"/>
              <w:left w:val="nil"/>
              <w:bottom w:val="nil"/>
              <w:right w:val="nil"/>
            </w:tcBorders>
            <w:shd w:val="clear" w:color="auto" w:fill="auto"/>
            <w:noWrap/>
            <w:vAlign w:val="bottom"/>
            <w:hideMark/>
          </w:tcPr>
          <w:p w14:paraId="2055A7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w:t>
            </w:r>
          </w:p>
        </w:tc>
        <w:tc>
          <w:tcPr>
            <w:tcW w:w="1160" w:type="dxa"/>
            <w:tcBorders>
              <w:top w:val="nil"/>
              <w:left w:val="nil"/>
              <w:bottom w:val="nil"/>
              <w:right w:val="nil"/>
            </w:tcBorders>
            <w:shd w:val="clear" w:color="auto" w:fill="auto"/>
            <w:noWrap/>
            <w:vAlign w:val="bottom"/>
            <w:hideMark/>
          </w:tcPr>
          <w:p w14:paraId="10FDBE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0.205</w:t>
            </w:r>
          </w:p>
        </w:tc>
        <w:tc>
          <w:tcPr>
            <w:tcW w:w="1280" w:type="dxa"/>
            <w:tcBorders>
              <w:top w:val="nil"/>
              <w:left w:val="nil"/>
              <w:bottom w:val="nil"/>
              <w:right w:val="nil"/>
            </w:tcBorders>
            <w:shd w:val="clear" w:color="auto" w:fill="auto"/>
            <w:noWrap/>
            <w:vAlign w:val="bottom"/>
            <w:hideMark/>
          </w:tcPr>
          <w:p w14:paraId="719090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r>
      <w:tr w:rsidR="00B500D7" w:rsidRPr="00B500D7" w14:paraId="2A681F53" w14:textId="77777777" w:rsidTr="00B500D7">
        <w:trPr>
          <w:trHeight w:val="310"/>
        </w:trPr>
        <w:tc>
          <w:tcPr>
            <w:tcW w:w="3708" w:type="dxa"/>
            <w:tcBorders>
              <w:top w:val="nil"/>
              <w:left w:val="nil"/>
              <w:bottom w:val="nil"/>
              <w:right w:val="nil"/>
            </w:tcBorders>
            <w:shd w:val="clear" w:color="auto" w:fill="auto"/>
            <w:noWrap/>
            <w:vAlign w:val="center"/>
            <w:hideMark/>
          </w:tcPr>
          <w:p w14:paraId="653503E2"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S6_US_WCNPO_LL_deep</w:t>
            </w:r>
          </w:p>
        </w:tc>
        <w:tc>
          <w:tcPr>
            <w:tcW w:w="1460" w:type="dxa"/>
            <w:tcBorders>
              <w:top w:val="nil"/>
              <w:left w:val="nil"/>
              <w:bottom w:val="nil"/>
              <w:right w:val="nil"/>
            </w:tcBorders>
            <w:shd w:val="clear" w:color="auto" w:fill="auto"/>
            <w:noWrap/>
            <w:vAlign w:val="bottom"/>
            <w:hideMark/>
          </w:tcPr>
          <w:p w14:paraId="3DE2CF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w:t>
            </w:r>
          </w:p>
        </w:tc>
        <w:tc>
          <w:tcPr>
            <w:tcW w:w="1160" w:type="dxa"/>
            <w:tcBorders>
              <w:top w:val="nil"/>
              <w:left w:val="nil"/>
              <w:bottom w:val="nil"/>
              <w:right w:val="nil"/>
            </w:tcBorders>
            <w:shd w:val="clear" w:color="auto" w:fill="auto"/>
            <w:noWrap/>
            <w:vAlign w:val="bottom"/>
            <w:hideMark/>
          </w:tcPr>
          <w:p w14:paraId="413824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14:paraId="21E006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0.13</w:t>
            </w:r>
          </w:p>
        </w:tc>
      </w:tr>
      <w:tr w:rsidR="00B500D7" w:rsidRPr="00B500D7" w14:paraId="412D08D1" w14:textId="77777777" w:rsidTr="00B500D7">
        <w:trPr>
          <w:trHeight w:val="290"/>
        </w:trPr>
        <w:tc>
          <w:tcPr>
            <w:tcW w:w="3708" w:type="dxa"/>
            <w:tcBorders>
              <w:top w:val="nil"/>
              <w:left w:val="nil"/>
              <w:bottom w:val="nil"/>
              <w:right w:val="nil"/>
            </w:tcBorders>
            <w:shd w:val="clear" w:color="auto" w:fill="auto"/>
            <w:noWrap/>
            <w:vAlign w:val="center"/>
            <w:hideMark/>
          </w:tcPr>
          <w:p w14:paraId="77866D4B"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S7_US_WCNPO_LL_shallow_early</w:t>
            </w:r>
          </w:p>
        </w:tc>
        <w:tc>
          <w:tcPr>
            <w:tcW w:w="1460" w:type="dxa"/>
            <w:tcBorders>
              <w:top w:val="nil"/>
              <w:left w:val="nil"/>
              <w:bottom w:val="nil"/>
              <w:right w:val="nil"/>
            </w:tcBorders>
            <w:shd w:val="clear" w:color="auto" w:fill="auto"/>
            <w:noWrap/>
            <w:vAlign w:val="bottom"/>
            <w:hideMark/>
          </w:tcPr>
          <w:p w14:paraId="7B1BD4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w:t>
            </w:r>
          </w:p>
        </w:tc>
        <w:tc>
          <w:tcPr>
            <w:tcW w:w="1160" w:type="dxa"/>
            <w:tcBorders>
              <w:top w:val="nil"/>
              <w:left w:val="nil"/>
              <w:bottom w:val="nil"/>
              <w:right w:val="nil"/>
            </w:tcBorders>
            <w:shd w:val="clear" w:color="auto" w:fill="auto"/>
            <w:noWrap/>
            <w:vAlign w:val="bottom"/>
            <w:hideMark/>
          </w:tcPr>
          <w:p w14:paraId="75B9CE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14:paraId="7438C6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0.03</w:t>
            </w:r>
          </w:p>
        </w:tc>
      </w:tr>
      <w:tr w:rsidR="00B500D7" w:rsidRPr="00B500D7" w14:paraId="7B7E5A9A" w14:textId="77777777" w:rsidTr="00B500D7">
        <w:trPr>
          <w:trHeight w:val="300"/>
        </w:trPr>
        <w:tc>
          <w:tcPr>
            <w:tcW w:w="3708" w:type="dxa"/>
            <w:tcBorders>
              <w:top w:val="nil"/>
              <w:left w:val="nil"/>
              <w:bottom w:val="single" w:sz="8" w:space="0" w:color="auto"/>
              <w:right w:val="nil"/>
            </w:tcBorders>
            <w:shd w:val="clear" w:color="auto" w:fill="auto"/>
            <w:noWrap/>
            <w:vAlign w:val="center"/>
            <w:hideMark/>
          </w:tcPr>
          <w:p w14:paraId="77B810C4"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S8_US_WCNPO_LL_shallow_late</w:t>
            </w:r>
          </w:p>
        </w:tc>
        <w:tc>
          <w:tcPr>
            <w:tcW w:w="1460" w:type="dxa"/>
            <w:tcBorders>
              <w:top w:val="nil"/>
              <w:left w:val="nil"/>
              <w:bottom w:val="single" w:sz="8" w:space="0" w:color="auto"/>
              <w:right w:val="nil"/>
            </w:tcBorders>
            <w:shd w:val="clear" w:color="auto" w:fill="auto"/>
            <w:noWrap/>
            <w:vAlign w:val="bottom"/>
            <w:hideMark/>
          </w:tcPr>
          <w:p w14:paraId="6B681D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w:t>
            </w:r>
          </w:p>
        </w:tc>
        <w:tc>
          <w:tcPr>
            <w:tcW w:w="1160" w:type="dxa"/>
            <w:tcBorders>
              <w:top w:val="nil"/>
              <w:left w:val="nil"/>
              <w:bottom w:val="single" w:sz="8" w:space="0" w:color="auto"/>
              <w:right w:val="nil"/>
            </w:tcBorders>
            <w:shd w:val="clear" w:color="auto" w:fill="auto"/>
            <w:noWrap/>
            <w:vAlign w:val="bottom"/>
            <w:hideMark/>
          </w:tcPr>
          <w:p w14:paraId="142F3A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single" w:sz="8" w:space="0" w:color="auto"/>
              <w:right w:val="nil"/>
            </w:tcBorders>
            <w:shd w:val="clear" w:color="auto" w:fill="auto"/>
            <w:noWrap/>
            <w:vAlign w:val="bottom"/>
            <w:hideMark/>
          </w:tcPr>
          <w:p w14:paraId="72DBF6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r>
    </w:tbl>
    <w:p w14:paraId="3966C7A6" w14:textId="77777777" w:rsidR="00B500D7" w:rsidRPr="005C669A" w:rsidRDefault="00B500D7" w:rsidP="00B500D7">
      <w:pPr>
        <w:rPr>
          <w:rFonts w:ascii="Times New Roman" w:hAnsi="Times New Roman" w:cs="Times New Roman"/>
        </w:rPr>
      </w:pPr>
    </w:p>
    <w:p w14:paraId="3705EEF7" w14:textId="77777777" w:rsidR="00B500D7" w:rsidRDefault="00B500D7">
      <w:pPr>
        <w:rPr>
          <w:rFonts w:ascii="Times New Roman" w:hAnsi="Times New Roman" w:cs="Times New Roman"/>
        </w:rPr>
      </w:pPr>
      <w:r>
        <w:rPr>
          <w:rFonts w:ascii="Times New Roman" w:hAnsi="Times New Roman" w:cs="Times New Roman"/>
        </w:rPr>
        <w:br w:type="page"/>
      </w:r>
    </w:p>
    <w:p w14:paraId="79AD5464" w14:textId="77777777" w:rsidR="00B500D7" w:rsidRPr="005C669A" w:rsidRDefault="00B500D7" w:rsidP="00B500D7">
      <w:pPr>
        <w:rPr>
          <w:rFonts w:ascii="Times New Roman" w:hAnsi="Times New Roman" w:cs="Times New Roman"/>
        </w:rPr>
      </w:pPr>
      <w:r>
        <w:rPr>
          <w:rFonts w:ascii="Times New Roman" w:hAnsi="Times New Roman" w:cs="Times New Roman"/>
        </w:rPr>
        <w:t>Table 6</w:t>
      </w:r>
      <w:r w:rsidRPr="005C669A">
        <w:rPr>
          <w:rFonts w:ascii="Times New Roman" w:hAnsi="Times New Roman" w:cs="Times New Roman"/>
        </w:rPr>
        <w:t xml:space="preserve">. Fishery-specific selectivity assumptions for the North Pacific </w:t>
      </w:r>
      <w:r>
        <w:rPr>
          <w:rFonts w:ascii="Times New Roman" w:hAnsi="Times New Roman" w:cs="Times New Roman"/>
        </w:rPr>
        <w:t>swordfish</w:t>
      </w:r>
      <w:r w:rsidRPr="005C669A">
        <w:rPr>
          <w:rFonts w:ascii="Times New Roman" w:hAnsi="Times New Roman" w:cs="Times New Roman"/>
        </w:rPr>
        <w:t xml:space="preserve"> stock assessment. The selectivity curves for fisheries lacking length composition data were assumed to be the same as (i.e., mirror gear) closely related fisheries or fisheries operating in the same area.</w:t>
      </w:r>
    </w:p>
    <w:tbl>
      <w:tblPr>
        <w:tblW w:w="6930" w:type="dxa"/>
        <w:tblLook w:val="04A0" w:firstRow="1" w:lastRow="0" w:firstColumn="1" w:lastColumn="0" w:noHBand="0" w:noVBand="1"/>
      </w:tblPr>
      <w:tblGrid>
        <w:gridCol w:w="2820"/>
        <w:gridCol w:w="4110"/>
      </w:tblGrid>
      <w:tr w:rsidR="00B500D7" w:rsidRPr="00B500D7" w14:paraId="7D7A3F8D" w14:textId="77777777" w:rsidTr="00B500D7">
        <w:trPr>
          <w:trHeight w:val="360"/>
        </w:trPr>
        <w:tc>
          <w:tcPr>
            <w:tcW w:w="2820" w:type="dxa"/>
            <w:tcBorders>
              <w:top w:val="single" w:sz="8" w:space="0" w:color="auto"/>
              <w:left w:val="nil"/>
              <w:bottom w:val="single" w:sz="8" w:space="0" w:color="auto"/>
              <w:right w:val="nil"/>
            </w:tcBorders>
            <w:shd w:val="clear" w:color="auto" w:fill="auto"/>
            <w:noWrap/>
            <w:vAlign w:val="center"/>
            <w:hideMark/>
          </w:tcPr>
          <w:p w14:paraId="098B784B"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4110" w:type="dxa"/>
            <w:tcBorders>
              <w:top w:val="single" w:sz="8" w:space="0" w:color="auto"/>
              <w:left w:val="nil"/>
              <w:bottom w:val="single" w:sz="8" w:space="0" w:color="auto"/>
              <w:right w:val="nil"/>
            </w:tcBorders>
            <w:shd w:val="clear" w:color="auto" w:fill="auto"/>
            <w:vAlign w:val="center"/>
            <w:hideMark/>
          </w:tcPr>
          <w:p w14:paraId="46928161"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 xml:space="preserve">Selectivity Function </w:t>
            </w:r>
          </w:p>
        </w:tc>
      </w:tr>
      <w:tr w:rsidR="00B500D7" w:rsidRPr="00B500D7" w14:paraId="7508CA70" w14:textId="77777777" w:rsidTr="00B500D7">
        <w:trPr>
          <w:trHeight w:val="360"/>
        </w:trPr>
        <w:tc>
          <w:tcPr>
            <w:tcW w:w="2820" w:type="dxa"/>
            <w:tcBorders>
              <w:top w:val="nil"/>
              <w:left w:val="nil"/>
              <w:bottom w:val="nil"/>
              <w:right w:val="nil"/>
            </w:tcBorders>
            <w:shd w:val="clear" w:color="auto" w:fill="auto"/>
            <w:noWrap/>
            <w:vAlign w:val="center"/>
            <w:hideMark/>
          </w:tcPr>
          <w:p w14:paraId="55E4F1D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w:t>
            </w:r>
          </w:p>
        </w:tc>
        <w:tc>
          <w:tcPr>
            <w:tcW w:w="4110" w:type="dxa"/>
            <w:tcBorders>
              <w:top w:val="nil"/>
              <w:left w:val="nil"/>
              <w:bottom w:val="nil"/>
              <w:right w:val="nil"/>
            </w:tcBorders>
            <w:shd w:val="clear" w:color="auto" w:fill="auto"/>
            <w:vAlign w:val="center"/>
            <w:hideMark/>
          </w:tcPr>
          <w:p w14:paraId="4B1EBB6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 – Time Varying</w:t>
            </w:r>
          </w:p>
        </w:tc>
      </w:tr>
      <w:tr w:rsidR="00B500D7" w:rsidRPr="00B500D7" w14:paraId="244A006F" w14:textId="77777777" w:rsidTr="00B500D7">
        <w:trPr>
          <w:trHeight w:val="360"/>
        </w:trPr>
        <w:tc>
          <w:tcPr>
            <w:tcW w:w="2820" w:type="dxa"/>
            <w:tcBorders>
              <w:top w:val="nil"/>
              <w:left w:val="nil"/>
              <w:bottom w:val="nil"/>
              <w:right w:val="nil"/>
            </w:tcBorders>
            <w:shd w:val="clear" w:color="auto" w:fill="auto"/>
            <w:noWrap/>
            <w:vAlign w:val="center"/>
            <w:hideMark/>
          </w:tcPr>
          <w:p w14:paraId="6D4B315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F2</w:t>
            </w:r>
          </w:p>
        </w:tc>
        <w:tc>
          <w:tcPr>
            <w:tcW w:w="4110" w:type="dxa"/>
            <w:tcBorders>
              <w:top w:val="nil"/>
              <w:left w:val="nil"/>
              <w:bottom w:val="nil"/>
              <w:right w:val="nil"/>
            </w:tcBorders>
            <w:shd w:val="clear" w:color="auto" w:fill="auto"/>
            <w:vAlign w:val="center"/>
            <w:hideMark/>
          </w:tcPr>
          <w:p w14:paraId="78B0737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 - Time Varying</w:t>
            </w:r>
          </w:p>
        </w:tc>
      </w:tr>
      <w:tr w:rsidR="00B500D7" w:rsidRPr="00B500D7" w14:paraId="14F82581" w14:textId="77777777" w:rsidTr="00B500D7">
        <w:trPr>
          <w:trHeight w:val="360"/>
        </w:trPr>
        <w:tc>
          <w:tcPr>
            <w:tcW w:w="2820" w:type="dxa"/>
            <w:tcBorders>
              <w:top w:val="nil"/>
              <w:left w:val="nil"/>
              <w:bottom w:val="nil"/>
              <w:right w:val="nil"/>
            </w:tcBorders>
            <w:shd w:val="clear" w:color="auto" w:fill="auto"/>
            <w:noWrap/>
            <w:vAlign w:val="center"/>
            <w:hideMark/>
          </w:tcPr>
          <w:p w14:paraId="45FF6D5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F3</w:t>
            </w:r>
          </w:p>
        </w:tc>
        <w:tc>
          <w:tcPr>
            <w:tcW w:w="4110" w:type="dxa"/>
            <w:tcBorders>
              <w:top w:val="nil"/>
              <w:left w:val="nil"/>
              <w:bottom w:val="nil"/>
              <w:right w:val="nil"/>
            </w:tcBorders>
            <w:shd w:val="clear" w:color="auto" w:fill="auto"/>
            <w:vAlign w:val="center"/>
            <w:hideMark/>
          </w:tcPr>
          <w:p w14:paraId="7312028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 normal</w:t>
            </w:r>
          </w:p>
        </w:tc>
      </w:tr>
      <w:tr w:rsidR="00B500D7" w:rsidRPr="00B500D7" w14:paraId="47CB6A4D" w14:textId="77777777" w:rsidTr="00B500D7">
        <w:trPr>
          <w:trHeight w:val="360"/>
        </w:trPr>
        <w:tc>
          <w:tcPr>
            <w:tcW w:w="2820" w:type="dxa"/>
            <w:tcBorders>
              <w:top w:val="nil"/>
              <w:left w:val="nil"/>
              <w:bottom w:val="nil"/>
              <w:right w:val="nil"/>
            </w:tcBorders>
            <w:shd w:val="clear" w:color="auto" w:fill="auto"/>
            <w:noWrap/>
            <w:vAlign w:val="center"/>
            <w:hideMark/>
          </w:tcPr>
          <w:p w14:paraId="0EC3705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F4</w:t>
            </w:r>
          </w:p>
        </w:tc>
        <w:tc>
          <w:tcPr>
            <w:tcW w:w="4110" w:type="dxa"/>
            <w:tcBorders>
              <w:top w:val="nil"/>
              <w:left w:val="nil"/>
              <w:bottom w:val="nil"/>
              <w:right w:val="nil"/>
            </w:tcBorders>
            <w:shd w:val="clear" w:color="auto" w:fill="auto"/>
            <w:vAlign w:val="center"/>
            <w:hideMark/>
          </w:tcPr>
          <w:p w14:paraId="7AB9DFC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w:t>
            </w:r>
          </w:p>
        </w:tc>
      </w:tr>
      <w:tr w:rsidR="00B500D7" w:rsidRPr="00B500D7" w14:paraId="23E83BAB" w14:textId="77777777" w:rsidTr="00B500D7">
        <w:trPr>
          <w:trHeight w:val="360"/>
        </w:trPr>
        <w:tc>
          <w:tcPr>
            <w:tcW w:w="2820" w:type="dxa"/>
            <w:tcBorders>
              <w:top w:val="nil"/>
              <w:left w:val="nil"/>
              <w:bottom w:val="nil"/>
              <w:right w:val="nil"/>
            </w:tcBorders>
            <w:shd w:val="clear" w:color="auto" w:fill="auto"/>
            <w:noWrap/>
            <w:vAlign w:val="center"/>
            <w:hideMark/>
          </w:tcPr>
          <w:p w14:paraId="61B9FA0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F5</w:t>
            </w:r>
          </w:p>
        </w:tc>
        <w:tc>
          <w:tcPr>
            <w:tcW w:w="4110" w:type="dxa"/>
            <w:tcBorders>
              <w:top w:val="nil"/>
              <w:left w:val="nil"/>
              <w:bottom w:val="nil"/>
              <w:right w:val="nil"/>
            </w:tcBorders>
            <w:shd w:val="clear" w:color="auto" w:fill="auto"/>
            <w:vAlign w:val="center"/>
            <w:hideMark/>
          </w:tcPr>
          <w:p w14:paraId="36BA4B5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F4</w:t>
            </w:r>
          </w:p>
        </w:tc>
      </w:tr>
      <w:tr w:rsidR="00B500D7" w:rsidRPr="00B500D7" w14:paraId="3A75074F" w14:textId="77777777" w:rsidTr="00B500D7">
        <w:trPr>
          <w:trHeight w:val="360"/>
        </w:trPr>
        <w:tc>
          <w:tcPr>
            <w:tcW w:w="2820" w:type="dxa"/>
            <w:tcBorders>
              <w:top w:val="nil"/>
              <w:left w:val="nil"/>
              <w:bottom w:val="nil"/>
              <w:right w:val="nil"/>
            </w:tcBorders>
            <w:shd w:val="clear" w:color="auto" w:fill="auto"/>
            <w:noWrap/>
            <w:vAlign w:val="center"/>
            <w:hideMark/>
          </w:tcPr>
          <w:p w14:paraId="1F45CF6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F6</w:t>
            </w:r>
          </w:p>
        </w:tc>
        <w:tc>
          <w:tcPr>
            <w:tcW w:w="4110" w:type="dxa"/>
            <w:tcBorders>
              <w:top w:val="nil"/>
              <w:left w:val="nil"/>
              <w:bottom w:val="nil"/>
              <w:right w:val="nil"/>
            </w:tcBorders>
            <w:shd w:val="clear" w:color="auto" w:fill="auto"/>
            <w:vAlign w:val="center"/>
            <w:hideMark/>
          </w:tcPr>
          <w:p w14:paraId="5432C32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052629A8" w14:textId="77777777" w:rsidTr="00B500D7">
        <w:trPr>
          <w:trHeight w:val="360"/>
        </w:trPr>
        <w:tc>
          <w:tcPr>
            <w:tcW w:w="2820" w:type="dxa"/>
            <w:tcBorders>
              <w:top w:val="nil"/>
              <w:left w:val="nil"/>
              <w:bottom w:val="nil"/>
              <w:right w:val="nil"/>
            </w:tcBorders>
            <w:shd w:val="clear" w:color="auto" w:fill="auto"/>
            <w:noWrap/>
            <w:vAlign w:val="center"/>
            <w:hideMark/>
          </w:tcPr>
          <w:p w14:paraId="36A6234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F7</w:t>
            </w:r>
          </w:p>
        </w:tc>
        <w:tc>
          <w:tcPr>
            <w:tcW w:w="4110" w:type="dxa"/>
            <w:tcBorders>
              <w:top w:val="nil"/>
              <w:left w:val="nil"/>
              <w:bottom w:val="nil"/>
              <w:right w:val="nil"/>
            </w:tcBorders>
            <w:shd w:val="clear" w:color="auto" w:fill="auto"/>
            <w:vAlign w:val="center"/>
            <w:hideMark/>
          </w:tcPr>
          <w:p w14:paraId="1EA398B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6959BE13" w14:textId="77777777" w:rsidTr="00B500D7">
        <w:trPr>
          <w:trHeight w:val="360"/>
        </w:trPr>
        <w:tc>
          <w:tcPr>
            <w:tcW w:w="2820" w:type="dxa"/>
            <w:tcBorders>
              <w:top w:val="nil"/>
              <w:left w:val="nil"/>
              <w:bottom w:val="nil"/>
              <w:right w:val="nil"/>
            </w:tcBorders>
            <w:shd w:val="clear" w:color="auto" w:fill="auto"/>
            <w:noWrap/>
            <w:vAlign w:val="center"/>
            <w:hideMark/>
          </w:tcPr>
          <w:p w14:paraId="2418B39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F8</w:t>
            </w:r>
          </w:p>
        </w:tc>
        <w:tc>
          <w:tcPr>
            <w:tcW w:w="4110" w:type="dxa"/>
            <w:tcBorders>
              <w:top w:val="nil"/>
              <w:left w:val="nil"/>
              <w:bottom w:val="nil"/>
              <w:right w:val="nil"/>
            </w:tcBorders>
            <w:shd w:val="clear" w:color="auto" w:fill="auto"/>
            <w:vAlign w:val="center"/>
            <w:hideMark/>
          </w:tcPr>
          <w:p w14:paraId="62AEDCC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2239CFB8" w14:textId="77777777" w:rsidTr="00B500D7">
        <w:trPr>
          <w:trHeight w:val="360"/>
        </w:trPr>
        <w:tc>
          <w:tcPr>
            <w:tcW w:w="2820" w:type="dxa"/>
            <w:tcBorders>
              <w:top w:val="nil"/>
              <w:left w:val="nil"/>
              <w:bottom w:val="nil"/>
              <w:right w:val="nil"/>
            </w:tcBorders>
            <w:shd w:val="clear" w:color="auto" w:fill="auto"/>
            <w:noWrap/>
            <w:vAlign w:val="center"/>
            <w:hideMark/>
          </w:tcPr>
          <w:p w14:paraId="32DDC6A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F9</w:t>
            </w:r>
          </w:p>
        </w:tc>
        <w:tc>
          <w:tcPr>
            <w:tcW w:w="4110" w:type="dxa"/>
            <w:tcBorders>
              <w:top w:val="nil"/>
              <w:left w:val="nil"/>
              <w:bottom w:val="nil"/>
              <w:right w:val="nil"/>
            </w:tcBorders>
            <w:shd w:val="clear" w:color="auto" w:fill="auto"/>
            <w:vAlign w:val="center"/>
            <w:hideMark/>
          </w:tcPr>
          <w:p w14:paraId="011BCAA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14:paraId="33755DA7" w14:textId="77777777" w:rsidTr="00B500D7">
        <w:trPr>
          <w:trHeight w:val="360"/>
        </w:trPr>
        <w:tc>
          <w:tcPr>
            <w:tcW w:w="2820" w:type="dxa"/>
            <w:tcBorders>
              <w:top w:val="nil"/>
              <w:left w:val="nil"/>
              <w:bottom w:val="nil"/>
              <w:right w:val="nil"/>
            </w:tcBorders>
            <w:shd w:val="clear" w:color="auto" w:fill="auto"/>
            <w:noWrap/>
            <w:vAlign w:val="center"/>
            <w:hideMark/>
          </w:tcPr>
          <w:p w14:paraId="1EE28D0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F10</w:t>
            </w:r>
          </w:p>
        </w:tc>
        <w:tc>
          <w:tcPr>
            <w:tcW w:w="4110" w:type="dxa"/>
            <w:tcBorders>
              <w:top w:val="nil"/>
              <w:left w:val="nil"/>
              <w:bottom w:val="nil"/>
              <w:right w:val="nil"/>
            </w:tcBorders>
            <w:shd w:val="clear" w:color="auto" w:fill="auto"/>
            <w:vAlign w:val="center"/>
            <w:hideMark/>
          </w:tcPr>
          <w:p w14:paraId="744919F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1F7D9267" w14:textId="77777777" w:rsidTr="00B500D7">
        <w:trPr>
          <w:trHeight w:val="360"/>
        </w:trPr>
        <w:tc>
          <w:tcPr>
            <w:tcW w:w="2820" w:type="dxa"/>
            <w:tcBorders>
              <w:top w:val="nil"/>
              <w:left w:val="nil"/>
              <w:bottom w:val="nil"/>
              <w:right w:val="nil"/>
            </w:tcBorders>
            <w:shd w:val="clear" w:color="auto" w:fill="auto"/>
            <w:noWrap/>
            <w:vAlign w:val="center"/>
            <w:hideMark/>
          </w:tcPr>
          <w:p w14:paraId="38968DC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F11</w:t>
            </w:r>
          </w:p>
        </w:tc>
        <w:tc>
          <w:tcPr>
            <w:tcW w:w="4110" w:type="dxa"/>
            <w:tcBorders>
              <w:top w:val="nil"/>
              <w:left w:val="nil"/>
              <w:bottom w:val="nil"/>
              <w:right w:val="nil"/>
            </w:tcBorders>
            <w:shd w:val="clear" w:color="auto" w:fill="auto"/>
            <w:vAlign w:val="center"/>
            <w:hideMark/>
          </w:tcPr>
          <w:p w14:paraId="02CA21C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7D541F44" w14:textId="77777777" w:rsidTr="00B500D7">
        <w:trPr>
          <w:trHeight w:val="360"/>
        </w:trPr>
        <w:tc>
          <w:tcPr>
            <w:tcW w:w="2820" w:type="dxa"/>
            <w:tcBorders>
              <w:top w:val="nil"/>
              <w:left w:val="nil"/>
              <w:bottom w:val="nil"/>
              <w:right w:val="nil"/>
            </w:tcBorders>
            <w:shd w:val="clear" w:color="auto" w:fill="auto"/>
            <w:noWrap/>
            <w:vAlign w:val="center"/>
            <w:hideMark/>
          </w:tcPr>
          <w:p w14:paraId="2F66301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F12</w:t>
            </w:r>
          </w:p>
        </w:tc>
        <w:tc>
          <w:tcPr>
            <w:tcW w:w="4110" w:type="dxa"/>
            <w:tcBorders>
              <w:top w:val="nil"/>
              <w:left w:val="nil"/>
              <w:bottom w:val="nil"/>
              <w:right w:val="nil"/>
            </w:tcBorders>
            <w:shd w:val="clear" w:color="auto" w:fill="auto"/>
            <w:vAlign w:val="center"/>
            <w:hideMark/>
          </w:tcPr>
          <w:p w14:paraId="7E50D04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7AEA7E06" w14:textId="77777777" w:rsidTr="00B500D7">
        <w:trPr>
          <w:trHeight w:val="360"/>
        </w:trPr>
        <w:tc>
          <w:tcPr>
            <w:tcW w:w="2820" w:type="dxa"/>
            <w:tcBorders>
              <w:top w:val="nil"/>
              <w:left w:val="nil"/>
              <w:bottom w:val="nil"/>
              <w:right w:val="nil"/>
            </w:tcBorders>
            <w:shd w:val="clear" w:color="auto" w:fill="auto"/>
            <w:noWrap/>
            <w:vAlign w:val="center"/>
            <w:hideMark/>
          </w:tcPr>
          <w:p w14:paraId="1F40794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F13</w:t>
            </w:r>
          </w:p>
        </w:tc>
        <w:tc>
          <w:tcPr>
            <w:tcW w:w="4110" w:type="dxa"/>
            <w:tcBorders>
              <w:top w:val="nil"/>
              <w:left w:val="nil"/>
              <w:bottom w:val="nil"/>
              <w:right w:val="nil"/>
            </w:tcBorders>
            <w:shd w:val="clear" w:color="auto" w:fill="auto"/>
            <w:vAlign w:val="center"/>
            <w:hideMark/>
          </w:tcPr>
          <w:p w14:paraId="077A53B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343C2B4A" w14:textId="77777777" w:rsidTr="00B500D7">
        <w:trPr>
          <w:trHeight w:val="360"/>
        </w:trPr>
        <w:tc>
          <w:tcPr>
            <w:tcW w:w="2820" w:type="dxa"/>
            <w:tcBorders>
              <w:top w:val="nil"/>
              <w:left w:val="nil"/>
              <w:bottom w:val="nil"/>
              <w:right w:val="nil"/>
            </w:tcBorders>
            <w:shd w:val="clear" w:color="auto" w:fill="auto"/>
            <w:noWrap/>
            <w:vAlign w:val="center"/>
            <w:hideMark/>
          </w:tcPr>
          <w:p w14:paraId="10F1B7A0"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F14</w:t>
            </w:r>
          </w:p>
        </w:tc>
        <w:tc>
          <w:tcPr>
            <w:tcW w:w="4110" w:type="dxa"/>
            <w:tcBorders>
              <w:top w:val="nil"/>
              <w:left w:val="nil"/>
              <w:bottom w:val="nil"/>
              <w:right w:val="nil"/>
            </w:tcBorders>
            <w:shd w:val="clear" w:color="auto" w:fill="auto"/>
            <w:vAlign w:val="center"/>
            <w:hideMark/>
          </w:tcPr>
          <w:p w14:paraId="241E29F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06D88F12" w14:textId="77777777" w:rsidTr="00B500D7">
        <w:trPr>
          <w:trHeight w:val="360"/>
        </w:trPr>
        <w:tc>
          <w:tcPr>
            <w:tcW w:w="2820" w:type="dxa"/>
            <w:tcBorders>
              <w:top w:val="nil"/>
              <w:left w:val="nil"/>
              <w:bottom w:val="nil"/>
              <w:right w:val="nil"/>
            </w:tcBorders>
            <w:shd w:val="clear" w:color="auto" w:fill="auto"/>
            <w:noWrap/>
            <w:vAlign w:val="center"/>
            <w:hideMark/>
          </w:tcPr>
          <w:p w14:paraId="035591D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F15</w:t>
            </w:r>
          </w:p>
        </w:tc>
        <w:tc>
          <w:tcPr>
            <w:tcW w:w="4110" w:type="dxa"/>
            <w:tcBorders>
              <w:top w:val="nil"/>
              <w:left w:val="nil"/>
              <w:bottom w:val="nil"/>
              <w:right w:val="nil"/>
            </w:tcBorders>
            <w:shd w:val="clear" w:color="auto" w:fill="auto"/>
            <w:vAlign w:val="center"/>
            <w:hideMark/>
          </w:tcPr>
          <w:p w14:paraId="04C7FA4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5D0B30A7" w14:textId="77777777" w:rsidTr="00B500D7">
        <w:trPr>
          <w:trHeight w:val="360"/>
        </w:trPr>
        <w:tc>
          <w:tcPr>
            <w:tcW w:w="2820" w:type="dxa"/>
            <w:tcBorders>
              <w:top w:val="nil"/>
              <w:left w:val="nil"/>
              <w:bottom w:val="nil"/>
              <w:right w:val="nil"/>
            </w:tcBorders>
            <w:shd w:val="clear" w:color="auto" w:fill="auto"/>
            <w:noWrap/>
            <w:vAlign w:val="center"/>
            <w:hideMark/>
          </w:tcPr>
          <w:p w14:paraId="3CF557E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F16</w:t>
            </w:r>
          </w:p>
        </w:tc>
        <w:tc>
          <w:tcPr>
            <w:tcW w:w="4110" w:type="dxa"/>
            <w:tcBorders>
              <w:top w:val="nil"/>
              <w:left w:val="nil"/>
              <w:bottom w:val="nil"/>
              <w:right w:val="nil"/>
            </w:tcBorders>
            <w:shd w:val="clear" w:color="auto" w:fill="auto"/>
            <w:vAlign w:val="center"/>
            <w:hideMark/>
          </w:tcPr>
          <w:p w14:paraId="2B39A21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4098621D" w14:textId="77777777" w:rsidTr="00B500D7">
        <w:trPr>
          <w:trHeight w:val="360"/>
        </w:trPr>
        <w:tc>
          <w:tcPr>
            <w:tcW w:w="2820" w:type="dxa"/>
            <w:tcBorders>
              <w:top w:val="nil"/>
              <w:left w:val="nil"/>
              <w:bottom w:val="nil"/>
              <w:right w:val="nil"/>
            </w:tcBorders>
            <w:shd w:val="clear" w:color="auto" w:fill="auto"/>
            <w:noWrap/>
            <w:vAlign w:val="center"/>
            <w:hideMark/>
          </w:tcPr>
          <w:p w14:paraId="115665A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F17</w:t>
            </w:r>
          </w:p>
        </w:tc>
        <w:tc>
          <w:tcPr>
            <w:tcW w:w="4110" w:type="dxa"/>
            <w:tcBorders>
              <w:top w:val="nil"/>
              <w:left w:val="nil"/>
              <w:bottom w:val="nil"/>
              <w:right w:val="nil"/>
            </w:tcBorders>
            <w:shd w:val="clear" w:color="auto" w:fill="auto"/>
            <w:vAlign w:val="center"/>
            <w:hideMark/>
          </w:tcPr>
          <w:p w14:paraId="3A85F86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4865A8F9" w14:textId="77777777" w:rsidTr="00B500D7">
        <w:trPr>
          <w:trHeight w:val="360"/>
        </w:trPr>
        <w:tc>
          <w:tcPr>
            <w:tcW w:w="2820" w:type="dxa"/>
            <w:tcBorders>
              <w:top w:val="nil"/>
              <w:left w:val="nil"/>
              <w:bottom w:val="nil"/>
              <w:right w:val="nil"/>
            </w:tcBorders>
            <w:shd w:val="clear" w:color="auto" w:fill="auto"/>
            <w:noWrap/>
            <w:vAlign w:val="center"/>
            <w:hideMark/>
          </w:tcPr>
          <w:p w14:paraId="30F8B75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F18</w:t>
            </w:r>
          </w:p>
        </w:tc>
        <w:tc>
          <w:tcPr>
            <w:tcW w:w="4110" w:type="dxa"/>
            <w:tcBorders>
              <w:top w:val="nil"/>
              <w:left w:val="nil"/>
              <w:bottom w:val="nil"/>
              <w:right w:val="nil"/>
            </w:tcBorders>
            <w:shd w:val="clear" w:color="auto" w:fill="auto"/>
            <w:vAlign w:val="center"/>
            <w:hideMark/>
          </w:tcPr>
          <w:p w14:paraId="509D94E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3AC83952" w14:textId="77777777" w:rsidTr="00B500D7">
        <w:trPr>
          <w:trHeight w:val="360"/>
        </w:trPr>
        <w:tc>
          <w:tcPr>
            <w:tcW w:w="2820" w:type="dxa"/>
            <w:tcBorders>
              <w:top w:val="nil"/>
              <w:left w:val="nil"/>
              <w:bottom w:val="nil"/>
              <w:right w:val="nil"/>
            </w:tcBorders>
            <w:shd w:val="clear" w:color="auto" w:fill="auto"/>
            <w:noWrap/>
            <w:vAlign w:val="center"/>
            <w:hideMark/>
          </w:tcPr>
          <w:p w14:paraId="7F10307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F19</w:t>
            </w:r>
          </w:p>
        </w:tc>
        <w:tc>
          <w:tcPr>
            <w:tcW w:w="4110" w:type="dxa"/>
            <w:tcBorders>
              <w:top w:val="nil"/>
              <w:left w:val="nil"/>
              <w:bottom w:val="nil"/>
              <w:right w:val="nil"/>
            </w:tcBorders>
            <w:shd w:val="clear" w:color="auto" w:fill="auto"/>
            <w:vAlign w:val="center"/>
            <w:hideMark/>
          </w:tcPr>
          <w:p w14:paraId="2B21626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1CF4B004" w14:textId="77777777" w:rsidTr="00B500D7">
        <w:trPr>
          <w:trHeight w:val="360"/>
        </w:trPr>
        <w:tc>
          <w:tcPr>
            <w:tcW w:w="2820" w:type="dxa"/>
            <w:tcBorders>
              <w:top w:val="nil"/>
              <w:left w:val="nil"/>
              <w:bottom w:val="nil"/>
              <w:right w:val="nil"/>
            </w:tcBorders>
            <w:shd w:val="clear" w:color="auto" w:fill="auto"/>
            <w:noWrap/>
            <w:vAlign w:val="center"/>
            <w:hideMark/>
          </w:tcPr>
          <w:p w14:paraId="2E4BD1F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S1</w:t>
            </w:r>
          </w:p>
        </w:tc>
        <w:tc>
          <w:tcPr>
            <w:tcW w:w="4110" w:type="dxa"/>
            <w:tcBorders>
              <w:top w:val="nil"/>
              <w:left w:val="nil"/>
              <w:bottom w:val="nil"/>
              <w:right w:val="nil"/>
            </w:tcBorders>
            <w:shd w:val="clear" w:color="auto" w:fill="auto"/>
            <w:vAlign w:val="center"/>
            <w:hideMark/>
          </w:tcPr>
          <w:p w14:paraId="2DC295A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5F8A7B88" w14:textId="77777777" w:rsidTr="00B500D7">
        <w:trPr>
          <w:trHeight w:val="360"/>
        </w:trPr>
        <w:tc>
          <w:tcPr>
            <w:tcW w:w="2820" w:type="dxa"/>
            <w:tcBorders>
              <w:top w:val="nil"/>
              <w:left w:val="nil"/>
              <w:bottom w:val="nil"/>
              <w:right w:val="nil"/>
            </w:tcBorders>
            <w:shd w:val="clear" w:color="auto" w:fill="auto"/>
            <w:noWrap/>
            <w:vAlign w:val="center"/>
            <w:hideMark/>
          </w:tcPr>
          <w:p w14:paraId="72115CB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S2</w:t>
            </w:r>
          </w:p>
        </w:tc>
        <w:tc>
          <w:tcPr>
            <w:tcW w:w="4110" w:type="dxa"/>
            <w:tcBorders>
              <w:top w:val="nil"/>
              <w:left w:val="nil"/>
              <w:bottom w:val="nil"/>
              <w:right w:val="nil"/>
            </w:tcBorders>
            <w:shd w:val="clear" w:color="auto" w:fill="auto"/>
            <w:vAlign w:val="center"/>
            <w:hideMark/>
          </w:tcPr>
          <w:p w14:paraId="1F1E114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67CB9613" w14:textId="77777777" w:rsidTr="00B500D7">
        <w:trPr>
          <w:trHeight w:val="360"/>
        </w:trPr>
        <w:tc>
          <w:tcPr>
            <w:tcW w:w="2820" w:type="dxa"/>
            <w:tcBorders>
              <w:top w:val="nil"/>
              <w:left w:val="nil"/>
              <w:bottom w:val="nil"/>
              <w:right w:val="nil"/>
            </w:tcBorders>
            <w:shd w:val="clear" w:color="auto" w:fill="auto"/>
            <w:noWrap/>
            <w:vAlign w:val="center"/>
            <w:hideMark/>
          </w:tcPr>
          <w:p w14:paraId="5EB1F1F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S3</w:t>
            </w:r>
          </w:p>
        </w:tc>
        <w:tc>
          <w:tcPr>
            <w:tcW w:w="4110" w:type="dxa"/>
            <w:tcBorders>
              <w:top w:val="nil"/>
              <w:left w:val="nil"/>
              <w:bottom w:val="nil"/>
              <w:right w:val="nil"/>
            </w:tcBorders>
            <w:shd w:val="clear" w:color="auto" w:fill="auto"/>
            <w:vAlign w:val="center"/>
            <w:hideMark/>
          </w:tcPr>
          <w:p w14:paraId="6B9C573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070F00B2" w14:textId="77777777" w:rsidTr="00B500D7">
        <w:trPr>
          <w:trHeight w:val="360"/>
        </w:trPr>
        <w:tc>
          <w:tcPr>
            <w:tcW w:w="2820" w:type="dxa"/>
            <w:tcBorders>
              <w:top w:val="nil"/>
              <w:left w:val="nil"/>
              <w:bottom w:val="nil"/>
              <w:right w:val="nil"/>
            </w:tcBorders>
            <w:shd w:val="clear" w:color="auto" w:fill="auto"/>
            <w:noWrap/>
            <w:vAlign w:val="center"/>
            <w:hideMark/>
          </w:tcPr>
          <w:p w14:paraId="08494BB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S4</w:t>
            </w:r>
          </w:p>
        </w:tc>
        <w:tc>
          <w:tcPr>
            <w:tcW w:w="4110" w:type="dxa"/>
            <w:tcBorders>
              <w:top w:val="nil"/>
              <w:left w:val="nil"/>
              <w:bottom w:val="nil"/>
              <w:right w:val="nil"/>
            </w:tcBorders>
            <w:shd w:val="clear" w:color="auto" w:fill="auto"/>
            <w:vAlign w:val="center"/>
            <w:hideMark/>
          </w:tcPr>
          <w:p w14:paraId="7EEA8C2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66221D1C" w14:textId="77777777" w:rsidTr="00B500D7">
        <w:trPr>
          <w:trHeight w:val="360"/>
        </w:trPr>
        <w:tc>
          <w:tcPr>
            <w:tcW w:w="2820" w:type="dxa"/>
            <w:tcBorders>
              <w:top w:val="nil"/>
              <w:left w:val="nil"/>
              <w:bottom w:val="nil"/>
              <w:right w:val="nil"/>
            </w:tcBorders>
            <w:shd w:val="clear" w:color="auto" w:fill="auto"/>
            <w:noWrap/>
            <w:vAlign w:val="center"/>
            <w:hideMark/>
          </w:tcPr>
          <w:p w14:paraId="659A686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S5</w:t>
            </w:r>
          </w:p>
        </w:tc>
        <w:tc>
          <w:tcPr>
            <w:tcW w:w="4110" w:type="dxa"/>
            <w:tcBorders>
              <w:top w:val="nil"/>
              <w:left w:val="nil"/>
              <w:bottom w:val="nil"/>
              <w:right w:val="nil"/>
            </w:tcBorders>
            <w:shd w:val="clear" w:color="auto" w:fill="auto"/>
            <w:vAlign w:val="center"/>
            <w:hideMark/>
          </w:tcPr>
          <w:p w14:paraId="6FA3488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52908FEE" w14:textId="77777777" w:rsidTr="00B500D7">
        <w:trPr>
          <w:trHeight w:val="360"/>
        </w:trPr>
        <w:tc>
          <w:tcPr>
            <w:tcW w:w="2820" w:type="dxa"/>
            <w:tcBorders>
              <w:top w:val="nil"/>
              <w:left w:val="nil"/>
              <w:bottom w:val="nil"/>
              <w:right w:val="nil"/>
            </w:tcBorders>
            <w:shd w:val="clear" w:color="auto" w:fill="auto"/>
            <w:noWrap/>
            <w:vAlign w:val="center"/>
            <w:hideMark/>
          </w:tcPr>
          <w:p w14:paraId="45C3B2A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S6</w:t>
            </w:r>
          </w:p>
        </w:tc>
        <w:tc>
          <w:tcPr>
            <w:tcW w:w="4110" w:type="dxa"/>
            <w:tcBorders>
              <w:top w:val="nil"/>
              <w:left w:val="nil"/>
              <w:bottom w:val="nil"/>
              <w:right w:val="nil"/>
            </w:tcBorders>
            <w:shd w:val="clear" w:color="auto" w:fill="auto"/>
            <w:vAlign w:val="center"/>
            <w:hideMark/>
          </w:tcPr>
          <w:p w14:paraId="7FAAB28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None</w:t>
            </w:r>
          </w:p>
        </w:tc>
      </w:tr>
      <w:tr w:rsidR="00B500D7" w:rsidRPr="00B500D7" w14:paraId="0C5B05A0" w14:textId="77777777" w:rsidTr="00B500D7">
        <w:trPr>
          <w:trHeight w:val="360"/>
        </w:trPr>
        <w:tc>
          <w:tcPr>
            <w:tcW w:w="2820" w:type="dxa"/>
            <w:tcBorders>
              <w:top w:val="nil"/>
              <w:left w:val="nil"/>
              <w:bottom w:val="nil"/>
              <w:right w:val="nil"/>
            </w:tcBorders>
            <w:shd w:val="clear" w:color="auto" w:fill="auto"/>
            <w:noWrap/>
            <w:vAlign w:val="center"/>
            <w:hideMark/>
          </w:tcPr>
          <w:p w14:paraId="0EEE8D0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S7</w:t>
            </w:r>
          </w:p>
        </w:tc>
        <w:tc>
          <w:tcPr>
            <w:tcW w:w="4110" w:type="dxa"/>
            <w:tcBorders>
              <w:top w:val="nil"/>
              <w:left w:val="nil"/>
              <w:bottom w:val="nil"/>
              <w:right w:val="nil"/>
            </w:tcBorders>
            <w:shd w:val="clear" w:color="auto" w:fill="auto"/>
            <w:vAlign w:val="center"/>
            <w:hideMark/>
          </w:tcPr>
          <w:p w14:paraId="70A5312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14:paraId="6531280C" w14:textId="77777777" w:rsidTr="00B500D7">
        <w:trPr>
          <w:trHeight w:val="360"/>
        </w:trPr>
        <w:tc>
          <w:tcPr>
            <w:tcW w:w="2820" w:type="dxa"/>
            <w:tcBorders>
              <w:top w:val="nil"/>
              <w:left w:val="nil"/>
              <w:bottom w:val="single" w:sz="8" w:space="0" w:color="auto"/>
              <w:right w:val="nil"/>
            </w:tcBorders>
            <w:shd w:val="clear" w:color="auto" w:fill="auto"/>
            <w:noWrap/>
            <w:vAlign w:val="center"/>
            <w:hideMark/>
          </w:tcPr>
          <w:p w14:paraId="1AF392F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S8</w:t>
            </w:r>
          </w:p>
        </w:tc>
        <w:tc>
          <w:tcPr>
            <w:tcW w:w="4110" w:type="dxa"/>
            <w:tcBorders>
              <w:top w:val="nil"/>
              <w:left w:val="nil"/>
              <w:bottom w:val="single" w:sz="8" w:space="0" w:color="auto"/>
              <w:right w:val="nil"/>
            </w:tcBorders>
            <w:shd w:val="clear" w:color="auto" w:fill="auto"/>
            <w:vAlign w:val="center"/>
            <w:hideMark/>
          </w:tcPr>
          <w:p w14:paraId="0D5A887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bl>
    <w:p w14:paraId="29DA3BC3" w14:textId="77777777" w:rsidR="00B500D7" w:rsidRDefault="00B500D7" w:rsidP="00161630">
      <w:pPr>
        <w:pStyle w:val="a0"/>
      </w:pPr>
    </w:p>
    <w:p w14:paraId="343374CB" w14:textId="77777777" w:rsidR="00B500D7" w:rsidRDefault="00B500D7" w:rsidP="00B500D7">
      <w:pPr>
        <w:pStyle w:val="a0"/>
      </w:pPr>
      <w:r>
        <w:br w:type="page"/>
      </w:r>
    </w:p>
    <w:p w14:paraId="35145821" w14:textId="77777777" w:rsidR="00B500D7" w:rsidRPr="005C669A" w:rsidRDefault="00B500D7" w:rsidP="00B500D7">
      <w:pPr>
        <w:rPr>
          <w:rFonts w:ascii="Times New Roman" w:hAnsi="Times New Roman" w:cs="Times New Roman"/>
        </w:rPr>
      </w:pPr>
      <w:r>
        <w:rPr>
          <w:rFonts w:ascii="Times New Roman" w:hAnsi="Times New Roman" w:cs="Times New Roman"/>
        </w:rPr>
        <w:t>Table 7</w:t>
      </w:r>
      <w:r w:rsidRPr="005C669A">
        <w:rPr>
          <w:rFonts w:ascii="Times New Roman" w:hAnsi="Times New Roman" w:cs="Times New Roman"/>
        </w:rPr>
        <w:t>. Relative negative log-likelihoods of abundance index data components in the base case model over a range of fixed levels of virgin recruitment in log-scale (log(R</w:t>
      </w:r>
      <w:r w:rsidRPr="005C669A">
        <w:rPr>
          <w:rFonts w:ascii="Times New Roman" w:hAnsi="Times New Roman" w:cs="Times New Roman"/>
          <w:vertAlign w:val="subscript"/>
        </w:rPr>
        <w:t>0</w:t>
      </w:r>
      <w:r w:rsidRPr="005C669A">
        <w:rPr>
          <w:rFonts w:ascii="Times New Roman" w:hAnsi="Times New Roman" w:cs="Times New Roman"/>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sidRPr="005C669A">
        <w:rPr>
          <w:rFonts w:ascii="Times New Roman" w:hAnsi="Times New Roman" w:cs="Times New Roman"/>
          <w:vertAlign w:val="subscript"/>
        </w:rPr>
        <w:t>0</w:t>
      </w:r>
      <w:r w:rsidRPr="005C669A">
        <w:rPr>
          <w:rFonts w:ascii="Times New Roman" w:hAnsi="Times New Roman" w:cs="Times New Roman"/>
        </w:rPr>
        <w:t>) was 6.</w:t>
      </w:r>
      <w:r w:rsidR="0092016A">
        <w:rPr>
          <w:rFonts w:ascii="Times New Roman" w:hAnsi="Times New Roman" w:cs="Times New Roman"/>
        </w:rPr>
        <w:t>84</w:t>
      </w:r>
      <w:r w:rsidRPr="005C669A">
        <w:rPr>
          <w:rFonts w:ascii="Times New Roman" w:hAnsi="Times New Roman" w:cs="Times New Roman"/>
        </w:rPr>
        <w:t xml:space="preserve">. See Table </w:t>
      </w:r>
      <w:r w:rsidR="0092016A">
        <w:rPr>
          <w:rFonts w:ascii="Times New Roman" w:hAnsi="Times New Roman" w:cs="Times New Roman"/>
        </w:rPr>
        <w:t>1</w:t>
      </w:r>
      <w:r w:rsidRPr="005C669A">
        <w:rPr>
          <w:rFonts w:ascii="Times New Roman" w:hAnsi="Times New Roman" w:cs="Times New Roman"/>
        </w:rPr>
        <w:t xml:space="preserve"> for a description of the abundance indices. S</w:t>
      </w:r>
      <w:r w:rsidR="0092016A">
        <w:rPr>
          <w:rFonts w:ascii="Times New Roman" w:hAnsi="Times New Roman" w:cs="Times New Roman"/>
        </w:rPr>
        <w:t>5</w:t>
      </w:r>
      <w:r w:rsidRPr="005C669A">
        <w:rPr>
          <w:rFonts w:ascii="Times New Roman" w:hAnsi="Times New Roman" w:cs="Times New Roman"/>
        </w:rPr>
        <w:t xml:space="preserve"> and S</w:t>
      </w:r>
      <w:r w:rsidR="0092016A">
        <w:rPr>
          <w:rFonts w:ascii="Times New Roman" w:hAnsi="Times New Roman" w:cs="Times New Roman"/>
        </w:rPr>
        <w:t>8</w:t>
      </w:r>
      <w:r w:rsidRPr="005C669A">
        <w:rPr>
          <w:rFonts w:ascii="Times New Roman" w:hAnsi="Times New Roman" w:cs="Times New Roman"/>
        </w:rPr>
        <w:t xml:space="preserve"> were not included in the total likelihood. </w:t>
      </w:r>
    </w:p>
    <w:tbl>
      <w:tblPr>
        <w:tblW w:w="9280" w:type="dxa"/>
        <w:tblLook w:val="04A0" w:firstRow="1" w:lastRow="0" w:firstColumn="1" w:lastColumn="0" w:noHBand="0" w:noVBand="1"/>
      </w:tblPr>
      <w:tblGrid>
        <w:gridCol w:w="2820"/>
        <w:gridCol w:w="1460"/>
        <w:gridCol w:w="1160"/>
        <w:gridCol w:w="1280"/>
        <w:gridCol w:w="1280"/>
        <w:gridCol w:w="1280"/>
      </w:tblGrid>
      <w:tr w:rsidR="00B500D7" w:rsidRPr="00B500D7" w14:paraId="043A0DE9" w14:textId="77777777" w:rsidTr="00B500D7">
        <w:trPr>
          <w:trHeight w:val="290"/>
        </w:trPr>
        <w:tc>
          <w:tcPr>
            <w:tcW w:w="2820" w:type="dxa"/>
            <w:tcBorders>
              <w:top w:val="single" w:sz="4" w:space="0" w:color="auto"/>
              <w:left w:val="nil"/>
              <w:bottom w:val="single" w:sz="4" w:space="0" w:color="auto"/>
              <w:right w:val="nil"/>
            </w:tcBorders>
            <w:shd w:val="clear" w:color="auto" w:fill="auto"/>
            <w:noWrap/>
            <w:vAlign w:val="bottom"/>
            <w:hideMark/>
          </w:tcPr>
          <w:p w14:paraId="6885AF4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ln(R0)</w:t>
            </w:r>
          </w:p>
        </w:tc>
        <w:tc>
          <w:tcPr>
            <w:tcW w:w="1460" w:type="dxa"/>
            <w:tcBorders>
              <w:top w:val="single" w:sz="4" w:space="0" w:color="auto"/>
              <w:left w:val="nil"/>
              <w:bottom w:val="single" w:sz="4" w:space="0" w:color="auto"/>
              <w:right w:val="nil"/>
            </w:tcBorders>
            <w:shd w:val="clear" w:color="auto" w:fill="auto"/>
            <w:noWrap/>
            <w:vAlign w:val="bottom"/>
            <w:hideMark/>
          </w:tcPr>
          <w:p w14:paraId="6BA2D1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S1</w:t>
            </w:r>
          </w:p>
        </w:tc>
        <w:tc>
          <w:tcPr>
            <w:tcW w:w="1160" w:type="dxa"/>
            <w:tcBorders>
              <w:top w:val="single" w:sz="4" w:space="0" w:color="auto"/>
              <w:left w:val="nil"/>
              <w:bottom w:val="single" w:sz="4" w:space="0" w:color="auto"/>
              <w:right w:val="nil"/>
            </w:tcBorders>
            <w:shd w:val="clear" w:color="auto" w:fill="auto"/>
            <w:noWrap/>
            <w:vAlign w:val="bottom"/>
            <w:hideMark/>
          </w:tcPr>
          <w:p w14:paraId="603D7C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S2</w:t>
            </w:r>
          </w:p>
        </w:tc>
        <w:tc>
          <w:tcPr>
            <w:tcW w:w="1280" w:type="dxa"/>
            <w:tcBorders>
              <w:top w:val="single" w:sz="4" w:space="0" w:color="auto"/>
              <w:left w:val="nil"/>
              <w:bottom w:val="single" w:sz="4" w:space="0" w:color="auto"/>
              <w:right w:val="nil"/>
            </w:tcBorders>
            <w:shd w:val="clear" w:color="auto" w:fill="auto"/>
            <w:noWrap/>
            <w:vAlign w:val="bottom"/>
            <w:hideMark/>
          </w:tcPr>
          <w:p w14:paraId="31D5D7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S3</w:t>
            </w:r>
          </w:p>
        </w:tc>
        <w:tc>
          <w:tcPr>
            <w:tcW w:w="1280" w:type="dxa"/>
            <w:tcBorders>
              <w:top w:val="single" w:sz="4" w:space="0" w:color="auto"/>
              <w:left w:val="nil"/>
              <w:bottom w:val="single" w:sz="4" w:space="0" w:color="auto"/>
              <w:right w:val="nil"/>
            </w:tcBorders>
            <w:shd w:val="clear" w:color="auto" w:fill="auto"/>
            <w:noWrap/>
            <w:vAlign w:val="bottom"/>
            <w:hideMark/>
          </w:tcPr>
          <w:p w14:paraId="73AFD7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S4</w:t>
            </w:r>
          </w:p>
        </w:tc>
        <w:tc>
          <w:tcPr>
            <w:tcW w:w="1280" w:type="dxa"/>
            <w:tcBorders>
              <w:top w:val="single" w:sz="4" w:space="0" w:color="auto"/>
              <w:left w:val="nil"/>
              <w:bottom w:val="single" w:sz="4" w:space="0" w:color="auto"/>
              <w:right w:val="nil"/>
            </w:tcBorders>
            <w:shd w:val="clear" w:color="auto" w:fill="auto"/>
            <w:noWrap/>
            <w:vAlign w:val="bottom"/>
            <w:hideMark/>
          </w:tcPr>
          <w:p w14:paraId="3BECBD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S6</w:t>
            </w:r>
          </w:p>
        </w:tc>
      </w:tr>
      <w:tr w:rsidR="00B500D7" w:rsidRPr="00B500D7" w14:paraId="7A8203F8" w14:textId="77777777" w:rsidTr="00B500D7">
        <w:trPr>
          <w:trHeight w:val="290"/>
        </w:trPr>
        <w:tc>
          <w:tcPr>
            <w:tcW w:w="2820" w:type="dxa"/>
            <w:tcBorders>
              <w:top w:val="nil"/>
              <w:left w:val="nil"/>
              <w:bottom w:val="nil"/>
              <w:right w:val="nil"/>
            </w:tcBorders>
            <w:shd w:val="clear" w:color="auto" w:fill="auto"/>
            <w:noWrap/>
            <w:vAlign w:val="bottom"/>
            <w:hideMark/>
          </w:tcPr>
          <w:p w14:paraId="42344C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1460" w:type="dxa"/>
            <w:tcBorders>
              <w:top w:val="nil"/>
              <w:left w:val="nil"/>
              <w:bottom w:val="nil"/>
              <w:right w:val="nil"/>
            </w:tcBorders>
            <w:shd w:val="clear" w:color="000000" w:fill="FED680"/>
            <w:noWrap/>
            <w:vAlign w:val="bottom"/>
            <w:hideMark/>
          </w:tcPr>
          <w:p w14:paraId="6B5884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3.04</w:t>
            </w:r>
          </w:p>
        </w:tc>
        <w:tc>
          <w:tcPr>
            <w:tcW w:w="1160" w:type="dxa"/>
            <w:tcBorders>
              <w:top w:val="nil"/>
              <w:left w:val="nil"/>
              <w:bottom w:val="nil"/>
              <w:right w:val="nil"/>
            </w:tcBorders>
            <w:shd w:val="clear" w:color="000000" w:fill="FCA276"/>
            <w:noWrap/>
            <w:vAlign w:val="bottom"/>
            <w:hideMark/>
          </w:tcPr>
          <w:p w14:paraId="3DF109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9E983"/>
            <w:noWrap/>
            <w:vAlign w:val="bottom"/>
            <w:hideMark/>
          </w:tcPr>
          <w:p w14:paraId="62FE19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0.66</w:t>
            </w:r>
          </w:p>
        </w:tc>
        <w:tc>
          <w:tcPr>
            <w:tcW w:w="1280" w:type="dxa"/>
            <w:tcBorders>
              <w:top w:val="nil"/>
              <w:left w:val="nil"/>
              <w:bottom w:val="nil"/>
              <w:right w:val="nil"/>
            </w:tcBorders>
            <w:shd w:val="clear" w:color="000000" w:fill="FED07F"/>
            <w:noWrap/>
            <w:vAlign w:val="bottom"/>
            <w:hideMark/>
          </w:tcPr>
          <w:p w14:paraId="4926FC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w:t>
            </w:r>
          </w:p>
        </w:tc>
        <w:tc>
          <w:tcPr>
            <w:tcW w:w="1280" w:type="dxa"/>
            <w:tcBorders>
              <w:top w:val="nil"/>
              <w:left w:val="nil"/>
              <w:bottom w:val="nil"/>
              <w:right w:val="nil"/>
            </w:tcBorders>
            <w:shd w:val="clear" w:color="000000" w:fill="FB9F76"/>
            <w:noWrap/>
            <w:vAlign w:val="bottom"/>
            <w:hideMark/>
          </w:tcPr>
          <w:p w14:paraId="77B1C9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9.18</w:t>
            </w:r>
          </w:p>
        </w:tc>
      </w:tr>
      <w:tr w:rsidR="00B500D7" w:rsidRPr="00B500D7" w14:paraId="0BFFE135" w14:textId="77777777" w:rsidTr="00B500D7">
        <w:trPr>
          <w:trHeight w:val="290"/>
        </w:trPr>
        <w:tc>
          <w:tcPr>
            <w:tcW w:w="2820" w:type="dxa"/>
            <w:tcBorders>
              <w:top w:val="nil"/>
              <w:left w:val="nil"/>
              <w:bottom w:val="nil"/>
              <w:right w:val="nil"/>
            </w:tcBorders>
            <w:shd w:val="clear" w:color="auto" w:fill="auto"/>
            <w:noWrap/>
            <w:vAlign w:val="bottom"/>
            <w:hideMark/>
          </w:tcPr>
          <w:p w14:paraId="68DF46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c>
          <w:tcPr>
            <w:tcW w:w="1460" w:type="dxa"/>
            <w:tcBorders>
              <w:top w:val="nil"/>
              <w:left w:val="nil"/>
              <w:bottom w:val="nil"/>
              <w:right w:val="nil"/>
            </w:tcBorders>
            <w:shd w:val="clear" w:color="000000" w:fill="FED580"/>
            <w:noWrap/>
            <w:vAlign w:val="bottom"/>
            <w:hideMark/>
          </w:tcPr>
          <w:p w14:paraId="58B348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3.16</w:t>
            </w:r>
          </w:p>
        </w:tc>
        <w:tc>
          <w:tcPr>
            <w:tcW w:w="1160" w:type="dxa"/>
            <w:tcBorders>
              <w:top w:val="nil"/>
              <w:left w:val="nil"/>
              <w:bottom w:val="nil"/>
              <w:right w:val="nil"/>
            </w:tcBorders>
            <w:shd w:val="clear" w:color="000000" w:fill="FCA276"/>
            <w:noWrap/>
            <w:vAlign w:val="bottom"/>
            <w:hideMark/>
          </w:tcPr>
          <w:p w14:paraId="70F23D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FE884"/>
            <w:noWrap/>
            <w:vAlign w:val="bottom"/>
            <w:hideMark/>
          </w:tcPr>
          <w:p w14:paraId="181F1B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FED680"/>
            <w:noWrap/>
            <w:vAlign w:val="bottom"/>
            <w:hideMark/>
          </w:tcPr>
          <w:p w14:paraId="7C6A72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3.03</w:t>
            </w:r>
          </w:p>
        </w:tc>
        <w:tc>
          <w:tcPr>
            <w:tcW w:w="1280" w:type="dxa"/>
            <w:tcBorders>
              <w:top w:val="nil"/>
              <w:left w:val="nil"/>
              <w:bottom w:val="nil"/>
              <w:right w:val="nil"/>
            </w:tcBorders>
            <w:shd w:val="clear" w:color="000000" w:fill="FCA978"/>
            <w:noWrap/>
            <w:vAlign w:val="bottom"/>
            <w:hideMark/>
          </w:tcPr>
          <w:p w14:paraId="1AA6CC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8.03</w:t>
            </w:r>
          </w:p>
        </w:tc>
      </w:tr>
      <w:tr w:rsidR="00B500D7" w:rsidRPr="00B500D7" w14:paraId="4B6D9DD0" w14:textId="77777777" w:rsidTr="00B500D7">
        <w:trPr>
          <w:trHeight w:val="290"/>
        </w:trPr>
        <w:tc>
          <w:tcPr>
            <w:tcW w:w="2820" w:type="dxa"/>
            <w:tcBorders>
              <w:top w:val="nil"/>
              <w:left w:val="nil"/>
              <w:bottom w:val="nil"/>
              <w:right w:val="nil"/>
            </w:tcBorders>
            <w:shd w:val="clear" w:color="auto" w:fill="auto"/>
            <w:noWrap/>
            <w:vAlign w:val="bottom"/>
            <w:hideMark/>
          </w:tcPr>
          <w:p w14:paraId="726F63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c>
          <w:tcPr>
            <w:tcW w:w="1460" w:type="dxa"/>
            <w:tcBorders>
              <w:top w:val="nil"/>
              <w:left w:val="nil"/>
              <w:bottom w:val="nil"/>
              <w:right w:val="nil"/>
            </w:tcBorders>
            <w:shd w:val="clear" w:color="000000" w:fill="FED380"/>
            <w:noWrap/>
            <w:vAlign w:val="bottom"/>
            <w:hideMark/>
          </w:tcPr>
          <w:p w14:paraId="363BB2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1160" w:type="dxa"/>
            <w:tcBorders>
              <w:top w:val="nil"/>
              <w:left w:val="nil"/>
              <w:bottom w:val="nil"/>
              <w:right w:val="nil"/>
            </w:tcBorders>
            <w:shd w:val="clear" w:color="000000" w:fill="FCAF79"/>
            <w:noWrap/>
            <w:vAlign w:val="bottom"/>
            <w:hideMark/>
          </w:tcPr>
          <w:p w14:paraId="2B2E33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7.36</w:t>
            </w:r>
          </w:p>
        </w:tc>
        <w:tc>
          <w:tcPr>
            <w:tcW w:w="1280" w:type="dxa"/>
            <w:tcBorders>
              <w:top w:val="nil"/>
              <w:left w:val="nil"/>
              <w:bottom w:val="nil"/>
              <w:right w:val="nil"/>
            </w:tcBorders>
            <w:shd w:val="clear" w:color="000000" w:fill="67BF7B"/>
            <w:noWrap/>
            <w:vAlign w:val="bottom"/>
            <w:hideMark/>
          </w:tcPr>
          <w:p w14:paraId="26820F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DA81"/>
            <w:noWrap/>
            <w:vAlign w:val="bottom"/>
            <w:hideMark/>
          </w:tcPr>
          <w:p w14:paraId="66ABBB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c>
          <w:tcPr>
            <w:tcW w:w="1280" w:type="dxa"/>
            <w:tcBorders>
              <w:top w:val="nil"/>
              <w:left w:val="nil"/>
              <w:bottom w:val="nil"/>
              <w:right w:val="nil"/>
            </w:tcBorders>
            <w:shd w:val="clear" w:color="000000" w:fill="FDBA7B"/>
            <w:noWrap/>
            <w:vAlign w:val="bottom"/>
            <w:hideMark/>
          </w:tcPr>
          <w:p w14:paraId="653C0A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6.19</w:t>
            </w:r>
          </w:p>
        </w:tc>
      </w:tr>
      <w:tr w:rsidR="00B500D7" w:rsidRPr="00B500D7" w14:paraId="6402C0F3" w14:textId="77777777" w:rsidTr="00B500D7">
        <w:trPr>
          <w:trHeight w:val="290"/>
        </w:trPr>
        <w:tc>
          <w:tcPr>
            <w:tcW w:w="2820" w:type="dxa"/>
            <w:tcBorders>
              <w:top w:val="nil"/>
              <w:left w:val="nil"/>
              <w:bottom w:val="nil"/>
              <w:right w:val="nil"/>
            </w:tcBorders>
            <w:shd w:val="clear" w:color="auto" w:fill="auto"/>
            <w:noWrap/>
            <w:vAlign w:val="bottom"/>
            <w:hideMark/>
          </w:tcPr>
          <w:p w14:paraId="474BFF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c>
          <w:tcPr>
            <w:tcW w:w="1460" w:type="dxa"/>
            <w:tcBorders>
              <w:top w:val="nil"/>
              <w:left w:val="nil"/>
              <w:bottom w:val="nil"/>
              <w:right w:val="nil"/>
            </w:tcBorders>
            <w:shd w:val="clear" w:color="000000" w:fill="FFE583"/>
            <w:noWrap/>
            <w:vAlign w:val="bottom"/>
            <w:hideMark/>
          </w:tcPr>
          <w:p w14:paraId="4989D1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w:t>
            </w:r>
          </w:p>
        </w:tc>
        <w:tc>
          <w:tcPr>
            <w:tcW w:w="1160" w:type="dxa"/>
            <w:tcBorders>
              <w:top w:val="nil"/>
              <w:left w:val="nil"/>
              <w:bottom w:val="nil"/>
              <w:right w:val="nil"/>
            </w:tcBorders>
            <w:shd w:val="clear" w:color="000000" w:fill="F8696B"/>
            <w:noWrap/>
            <w:vAlign w:val="bottom"/>
            <w:hideMark/>
          </w:tcPr>
          <w:p w14:paraId="4730EE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15.13</w:t>
            </w:r>
          </w:p>
        </w:tc>
        <w:tc>
          <w:tcPr>
            <w:tcW w:w="1280" w:type="dxa"/>
            <w:tcBorders>
              <w:top w:val="nil"/>
              <w:left w:val="nil"/>
              <w:bottom w:val="nil"/>
              <w:right w:val="nil"/>
            </w:tcBorders>
            <w:shd w:val="clear" w:color="000000" w:fill="FFEA84"/>
            <w:noWrap/>
            <w:vAlign w:val="bottom"/>
            <w:hideMark/>
          </w:tcPr>
          <w:p w14:paraId="3B4B62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FFDB81"/>
            <w:noWrap/>
            <w:vAlign w:val="bottom"/>
            <w:hideMark/>
          </w:tcPr>
          <w:p w14:paraId="560CB9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2.50</w:t>
            </w:r>
          </w:p>
        </w:tc>
        <w:tc>
          <w:tcPr>
            <w:tcW w:w="1280" w:type="dxa"/>
            <w:tcBorders>
              <w:top w:val="nil"/>
              <w:left w:val="nil"/>
              <w:bottom w:val="nil"/>
              <w:right w:val="nil"/>
            </w:tcBorders>
            <w:shd w:val="clear" w:color="000000" w:fill="FED280"/>
            <w:noWrap/>
            <w:vAlign w:val="bottom"/>
            <w:hideMark/>
          </w:tcPr>
          <w:p w14:paraId="4143E0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w:t>
            </w:r>
          </w:p>
        </w:tc>
      </w:tr>
      <w:tr w:rsidR="00B500D7" w:rsidRPr="00B500D7" w14:paraId="5B8051F4" w14:textId="77777777" w:rsidTr="00B500D7">
        <w:trPr>
          <w:trHeight w:val="290"/>
        </w:trPr>
        <w:tc>
          <w:tcPr>
            <w:tcW w:w="2820" w:type="dxa"/>
            <w:tcBorders>
              <w:top w:val="nil"/>
              <w:left w:val="nil"/>
              <w:bottom w:val="nil"/>
              <w:right w:val="nil"/>
            </w:tcBorders>
            <w:shd w:val="clear" w:color="auto" w:fill="auto"/>
            <w:noWrap/>
            <w:vAlign w:val="bottom"/>
            <w:hideMark/>
          </w:tcPr>
          <w:p w14:paraId="58B105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w:t>
            </w:r>
          </w:p>
        </w:tc>
        <w:tc>
          <w:tcPr>
            <w:tcW w:w="1460" w:type="dxa"/>
            <w:tcBorders>
              <w:top w:val="nil"/>
              <w:left w:val="nil"/>
              <w:bottom w:val="nil"/>
              <w:right w:val="nil"/>
            </w:tcBorders>
            <w:shd w:val="clear" w:color="000000" w:fill="FFDD82"/>
            <w:noWrap/>
            <w:vAlign w:val="bottom"/>
            <w:hideMark/>
          </w:tcPr>
          <w:p w14:paraId="1A2B82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2.30</w:t>
            </w:r>
          </w:p>
        </w:tc>
        <w:tc>
          <w:tcPr>
            <w:tcW w:w="1160" w:type="dxa"/>
            <w:tcBorders>
              <w:top w:val="nil"/>
              <w:left w:val="nil"/>
              <w:bottom w:val="nil"/>
              <w:right w:val="nil"/>
            </w:tcBorders>
            <w:shd w:val="clear" w:color="000000" w:fill="FEC77E"/>
            <w:noWrap/>
            <w:vAlign w:val="bottom"/>
            <w:hideMark/>
          </w:tcPr>
          <w:p w14:paraId="123060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w:t>
            </w:r>
          </w:p>
        </w:tc>
        <w:tc>
          <w:tcPr>
            <w:tcW w:w="1280" w:type="dxa"/>
            <w:tcBorders>
              <w:top w:val="nil"/>
              <w:left w:val="nil"/>
              <w:bottom w:val="nil"/>
              <w:right w:val="nil"/>
            </w:tcBorders>
            <w:shd w:val="clear" w:color="000000" w:fill="63BE7B"/>
            <w:noWrap/>
            <w:vAlign w:val="bottom"/>
            <w:hideMark/>
          </w:tcPr>
          <w:p w14:paraId="64F163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683"/>
            <w:noWrap/>
            <w:vAlign w:val="bottom"/>
            <w:hideMark/>
          </w:tcPr>
          <w:p w14:paraId="1B8FE1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c>
          <w:tcPr>
            <w:tcW w:w="1280" w:type="dxa"/>
            <w:tcBorders>
              <w:top w:val="nil"/>
              <w:left w:val="nil"/>
              <w:bottom w:val="nil"/>
              <w:right w:val="nil"/>
            </w:tcBorders>
            <w:shd w:val="clear" w:color="000000" w:fill="FFDF82"/>
            <w:noWrap/>
            <w:vAlign w:val="bottom"/>
            <w:hideMark/>
          </w:tcPr>
          <w:p w14:paraId="79D781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w:t>
            </w:r>
          </w:p>
        </w:tc>
      </w:tr>
      <w:tr w:rsidR="00B500D7" w:rsidRPr="00B500D7" w14:paraId="7F9112B2" w14:textId="77777777" w:rsidTr="00B500D7">
        <w:trPr>
          <w:trHeight w:val="290"/>
        </w:trPr>
        <w:tc>
          <w:tcPr>
            <w:tcW w:w="2820" w:type="dxa"/>
            <w:tcBorders>
              <w:top w:val="nil"/>
              <w:left w:val="nil"/>
              <w:bottom w:val="nil"/>
              <w:right w:val="nil"/>
            </w:tcBorders>
            <w:shd w:val="clear" w:color="auto" w:fill="auto"/>
            <w:noWrap/>
            <w:vAlign w:val="bottom"/>
            <w:hideMark/>
          </w:tcPr>
          <w:p w14:paraId="64D4EE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1460" w:type="dxa"/>
            <w:tcBorders>
              <w:top w:val="nil"/>
              <w:left w:val="nil"/>
              <w:bottom w:val="nil"/>
              <w:right w:val="nil"/>
            </w:tcBorders>
            <w:shd w:val="clear" w:color="000000" w:fill="FFEB84"/>
            <w:noWrap/>
            <w:vAlign w:val="bottom"/>
            <w:hideMark/>
          </w:tcPr>
          <w:p w14:paraId="57D0B3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0.70</w:t>
            </w:r>
          </w:p>
        </w:tc>
        <w:tc>
          <w:tcPr>
            <w:tcW w:w="1160" w:type="dxa"/>
            <w:tcBorders>
              <w:top w:val="nil"/>
              <w:left w:val="nil"/>
              <w:bottom w:val="nil"/>
              <w:right w:val="nil"/>
            </w:tcBorders>
            <w:shd w:val="clear" w:color="000000" w:fill="FFDB81"/>
            <w:noWrap/>
            <w:vAlign w:val="bottom"/>
            <w:hideMark/>
          </w:tcPr>
          <w:p w14:paraId="7C83F1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2.53</w:t>
            </w:r>
          </w:p>
        </w:tc>
        <w:tc>
          <w:tcPr>
            <w:tcW w:w="1280" w:type="dxa"/>
            <w:tcBorders>
              <w:top w:val="nil"/>
              <w:left w:val="nil"/>
              <w:bottom w:val="nil"/>
              <w:right w:val="nil"/>
            </w:tcBorders>
            <w:shd w:val="clear" w:color="000000" w:fill="A3D07E"/>
            <w:noWrap/>
            <w:vAlign w:val="bottom"/>
            <w:hideMark/>
          </w:tcPr>
          <w:p w14:paraId="6CDF07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ACD37F"/>
            <w:noWrap/>
            <w:vAlign w:val="bottom"/>
            <w:hideMark/>
          </w:tcPr>
          <w:p w14:paraId="432DD4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6BC07B"/>
            <w:noWrap/>
            <w:vAlign w:val="bottom"/>
            <w:hideMark/>
          </w:tcPr>
          <w:p w14:paraId="504845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r>
      <w:tr w:rsidR="00B500D7" w:rsidRPr="00B500D7" w14:paraId="03085CA8" w14:textId="77777777" w:rsidTr="00B500D7">
        <w:trPr>
          <w:trHeight w:val="290"/>
        </w:trPr>
        <w:tc>
          <w:tcPr>
            <w:tcW w:w="2820" w:type="dxa"/>
            <w:tcBorders>
              <w:top w:val="nil"/>
              <w:left w:val="nil"/>
              <w:bottom w:val="nil"/>
              <w:right w:val="nil"/>
            </w:tcBorders>
            <w:shd w:val="clear" w:color="auto" w:fill="auto"/>
            <w:noWrap/>
            <w:vAlign w:val="bottom"/>
            <w:hideMark/>
          </w:tcPr>
          <w:p w14:paraId="7B8745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w:t>
            </w:r>
          </w:p>
        </w:tc>
        <w:tc>
          <w:tcPr>
            <w:tcW w:w="1460" w:type="dxa"/>
            <w:tcBorders>
              <w:top w:val="nil"/>
              <w:left w:val="nil"/>
              <w:bottom w:val="nil"/>
              <w:right w:val="nil"/>
            </w:tcBorders>
            <w:shd w:val="clear" w:color="000000" w:fill="6CC07B"/>
            <w:noWrap/>
            <w:vAlign w:val="bottom"/>
            <w:hideMark/>
          </w:tcPr>
          <w:p w14:paraId="0F89DA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EFE683"/>
            <w:noWrap/>
            <w:vAlign w:val="bottom"/>
            <w:hideMark/>
          </w:tcPr>
          <w:p w14:paraId="369B4D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0.61</w:t>
            </w:r>
          </w:p>
        </w:tc>
        <w:tc>
          <w:tcPr>
            <w:tcW w:w="1280" w:type="dxa"/>
            <w:tcBorders>
              <w:top w:val="nil"/>
              <w:left w:val="nil"/>
              <w:bottom w:val="nil"/>
              <w:right w:val="nil"/>
            </w:tcBorders>
            <w:shd w:val="clear" w:color="000000" w:fill="FFEA84"/>
            <w:noWrap/>
            <w:vAlign w:val="bottom"/>
            <w:hideMark/>
          </w:tcPr>
          <w:p w14:paraId="7EF80F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63BE7B"/>
            <w:noWrap/>
            <w:vAlign w:val="bottom"/>
            <w:hideMark/>
          </w:tcPr>
          <w:p w14:paraId="0D84B9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63BE7B"/>
            <w:noWrap/>
            <w:vAlign w:val="bottom"/>
            <w:hideMark/>
          </w:tcPr>
          <w:p w14:paraId="37BDAF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r>
      <w:tr w:rsidR="00B500D7" w:rsidRPr="00B500D7" w14:paraId="541FBD0B" w14:textId="77777777" w:rsidTr="00B500D7">
        <w:trPr>
          <w:trHeight w:val="290"/>
        </w:trPr>
        <w:tc>
          <w:tcPr>
            <w:tcW w:w="2820" w:type="dxa"/>
            <w:tcBorders>
              <w:top w:val="nil"/>
              <w:left w:val="nil"/>
              <w:bottom w:val="nil"/>
              <w:right w:val="nil"/>
            </w:tcBorders>
            <w:shd w:val="clear" w:color="auto" w:fill="auto"/>
            <w:noWrap/>
            <w:vAlign w:val="bottom"/>
            <w:hideMark/>
          </w:tcPr>
          <w:p w14:paraId="72D75B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6.84</w:t>
            </w:r>
          </w:p>
        </w:tc>
        <w:tc>
          <w:tcPr>
            <w:tcW w:w="1460" w:type="dxa"/>
            <w:tcBorders>
              <w:top w:val="nil"/>
              <w:left w:val="nil"/>
              <w:bottom w:val="nil"/>
              <w:right w:val="nil"/>
            </w:tcBorders>
            <w:shd w:val="clear" w:color="000000" w:fill="63BE7B"/>
            <w:noWrap/>
            <w:vAlign w:val="bottom"/>
            <w:hideMark/>
          </w:tcPr>
          <w:p w14:paraId="4AD80F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B4D57F"/>
            <w:noWrap/>
            <w:vAlign w:val="bottom"/>
            <w:hideMark/>
          </w:tcPr>
          <w:p w14:paraId="5DCF96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nil"/>
              <w:right w:val="nil"/>
            </w:tcBorders>
            <w:shd w:val="clear" w:color="000000" w:fill="FFE984"/>
            <w:noWrap/>
            <w:vAlign w:val="bottom"/>
            <w:hideMark/>
          </w:tcPr>
          <w:p w14:paraId="7FC8AA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1280" w:type="dxa"/>
            <w:tcBorders>
              <w:top w:val="nil"/>
              <w:left w:val="nil"/>
              <w:bottom w:val="nil"/>
              <w:right w:val="nil"/>
            </w:tcBorders>
            <w:shd w:val="clear" w:color="000000" w:fill="6EC17B"/>
            <w:noWrap/>
            <w:vAlign w:val="bottom"/>
            <w:hideMark/>
          </w:tcPr>
          <w:p w14:paraId="50400C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93CC7D"/>
            <w:noWrap/>
            <w:vAlign w:val="bottom"/>
            <w:hideMark/>
          </w:tcPr>
          <w:p w14:paraId="44217F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0.21</w:t>
            </w:r>
          </w:p>
        </w:tc>
      </w:tr>
      <w:tr w:rsidR="00B500D7" w:rsidRPr="00B500D7" w14:paraId="5AB2085C" w14:textId="77777777" w:rsidTr="00B500D7">
        <w:trPr>
          <w:trHeight w:val="290"/>
        </w:trPr>
        <w:tc>
          <w:tcPr>
            <w:tcW w:w="2820" w:type="dxa"/>
            <w:tcBorders>
              <w:top w:val="nil"/>
              <w:left w:val="nil"/>
              <w:bottom w:val="nil"/>
              <w:right w:val="nil"/>
            </w:tcBorders>
            <w:shd w:val="clear" w:color="auto" w:fill="auto"/>
            <w:noWrap/>
            <w:vAlign w:val="bottom"/>
            <w:hideMark/>
          </w:tcPr>
          <w:p w14:paraId="60A439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c>
          <w:tcPr>
            <w:tcW w:w="1460" w:type="dxa"/>
            <w:tcBorders>
              <w:top w:val="nil"/>
              <w:left w:val="nil"/>
              <w:bottom w:val="nil"/>
              <w:right w:val="nil"/>
            </w:tcBorders>
            <w:shd w:val="clear" w:color="000000" w:fill="63BE7B"/>
            <w:noWrap/>
            <w:vAlign w:val="bottom"/>
            <w:hideMark/>
          </w:tcPr>
          <w:p w14:paraId="174ECD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86C87D"/>
            <w:noWrap/>
            <w:vAlign w:val="bottom"/>
            <w:hideMark/>
          </w:tcPr>
          <w:p w14:paraId="453EE9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c>
          <w:tcPr>
            <w:tcW w:w="1280" w:type="dxa"/>
            <w:tcBorders>
              <w:top w:val="nil"/>
              <w:left w:val="nil"/>
              <w:bottom w:val="nil"/>
              <w:right w:val="nil"/>
            </w:tcBorders>
            <w:shd w:val="clear" w:color="000000" w:fill="FFE884"/>
            <w:noWrap/>
            <w:vAlign w:val="bottom"/>
            <w:hideMark/>
          </w:tcPr>
          <w:p w14:paraId="19A2A6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7CC57C"/>
            <w:noWrap/>
            <w:vAlign w:val="bottom"/>
            <w:hideMark/>
          </w:tcPr>
          <w:p w14:paraId="0FC78F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CADB80"/>
            <w:noWrap/>
            <w:vAlign w:val="bottom"/>
            <w:hideMark/>
          </w:tcPr>
          <w:p w14:paraId="75DA81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0.45</w:t>
            </w:r>
          </w:p>
        </w:tc>
      </w:tr>
      <w:tr w:rsidR="00B500D7" w:rsidRPr="00B500D7" w14:paraId="6FE282A6" w14:textId="77777777" w:rsidTr="00B500D7">
        <w:trPr>
          <w:trHeight w:val="290"/>
        </w:trPr>
        <w:tc>
          <w:tcPr>
            <w:tcW w:w="2820" w:type="dxa"/>
            <w:tcBorders>
              <w:top w:val="nil"/>
              <w:left w:val="nil"/>
              <w:bottom w:val="nil"/>
              <w:right w:val="nil"/>
            </w:tcBorders>
            <w:shd w:val="clear" w:color="auto" w:fill="auto"/>
            <w:noWrap/>
            <w:vAlign w:val="bottom"/>
            <w:hideMark/>
          </w:tcPr>
          <w:p w14:paraId="7AF793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w:t>
            </w:r>
          </w:p>
        </w:tc>
        <w:tc>
          <w:tcPr>
            <w:tcW w:w="1460" w:type="dxa"/>
            <w:tcBorders>
              <w:top w:val="nil"/>
              <w:left w:val="nil"/>
              <w:bottom w:val="nil"/>
              <w:right w:val="nil"/>
            </w:tcBorders>
            <w:shd w:val="clear" w:color="000000" w:fill="6DC07B"/>
            <w:noWrap/>
            <w:vAlign w:val="bottom"/>
            <w:hideMark/>
          </w:tcPr>
          <w:p w14:paraId="06E28C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66BF7B"/>
            <w:noWrap/>
            <w:vAlign w:val="bottom"/>
            <w:hideMark/>
          </w:tcPr>
          <w:p w14:paraId="3C3FDB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E884"/>
            <w:noWrap/>
            <w:vAlign w:val="bottom"/>
            <w:hideMark/>
          </w:tcPr>
          <w:p w14:paraId="78D2C2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1.08</w:t>
            </w:r>
          </w:p>
        </w:tc>
        <w:tc>
          <w:tcPr>
            <w:tcW w:w="1280" w:type="dxa"/>
            <w:tcBorders>
              <w:top w:val="nil"/>
              <w:left w:val="nil"/>
              <w:bottom w:val="nil"/>
              <w:right w:val="nil"/>
            </w:tcBorders>
            <w:shd w:val="clear" w:color="000000" w:fill="8ECA7D"/>
            <w:noWrap/>
            <w:vAlign w:val="bottom"/>
            <w:hideMark/>
          </w:tcPr>
          <w:p w14:paraId="48717F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280" w:type="dxa"/>
            <w:tcBorders>
              <w:top w:val="nil"/>
              <w:left w:val="nil"/>
              <w:bottom w:val="nil"/>
              <w:right w:val="nil"/>
            </w:tcBorders>
            <w:shd w:val="clear" w:color="000000" w:fill="FFEB84"/>
            <w:noWrap/>
            <w:vAlign w:val="bottom"/>
            <w:hideMark/>
          </w:tcPr>
          <w:p w14:paraId="4547D5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0.71</w:t>
            </w:r>
          </w:p>
        </w:tc>
      </w:tr>
      <w:tr w:rsidR="00B500D7" w:rsidRPr="00B500D7" w14:paraId="585EB1A9" w14:textId="77777777" w:rsidTr="00B500D7">
        <w:trPr>
          <w:trHeight w:val="290"/>
        </w:trPr>
        <w:tc>
          <w:tcPr>
            <w:tcW w:w="2820" w:type="dxa"/>
            <w:tcBorders>
              <w:top w:val="nil"/>
              <w:left w:val="nil"/>
              <w:bottom w:val="nil"/>
              <w:right w:val="nil"/>
            </w:tcBorders>
            <w:shd w:val="clear" w:color="auto" w:fill="auto"/>
            <w:noWrap/>
            <w:vAlign w:val="bottom"/>
            <w:hideMark/>
          </w:tcPr>
          <w:p w14:paraId="5FBAFE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1460" w:type="dxa"/>
            <w:tcBorders>
              <w:top w:val="nil"/>
              <w:left w:val="nil"/>
              <w:bottom w:val="nil"/>
              <w:right w:val="nil"/>
            </w:tcBorders>
            <w:shd w:val="clear" w:color="000000" w:fill="78C47C"/>
            <w:noWrap/>
            <w:vAlign w:val="bottom"/>
            <w:hideMark/>
          </w:tcPr>
          <w:p w14:paraId="23BBEF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0.09</w:t>
            </w:r>
          </w:p>
        </w:tc>
        <w:tc>
          <w:tcPr>
            <w:tcW w:w="1160" w:type="dxa"/>
            <w:tcBorders>
              <w:top w:val="nil"/>
              <w:left w:val="nil"/>
              <w:bottom w:val="nil"/>
              <w:right w:val="nil"/>
            </w:tcBorders>
            <w:shd w:val="clear" w:color="000000" w:fill="63BE7B"/>
            <w:noWrap/>
            <w:vAlign w:val="bottom"/>
            <w:hideMark/>
          </w:tcPr>
          <w:p w14:paraId="7BE3AF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884"/>
            <w:noWrap/>
            <w:vAlign w:val="bottom"/>
            <w:hideMark/>
          </w:tcPr>
          <w:p w14:paraId="68E0ED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1.04</w:t>
            </w:r>
          </w:p>
        </w:tc>
        <w:tc>
          <w:tcPr>
            <w:tcW w:w="1280" w:type="dxa"/>
            <w:tcBorders>
              <w:top w:val="nil"/>
              <w:left w:val="nil"/>
              <w:bottom w:val="nil"/>
              <w:right w:val="nil"/>
            </w:tcBorders>
            <w:shd w:val="clear" w:color="000000" w:fill="9BCE7E"/>
            <w:noWrap/>
            <w:vAlign w:val="bottom"/>
            <w:hideMark/>
          </w:tcPr>
          <w:p w14:paraId="180F3E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14:paraId="1BD869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0.86</w:t>
            </w:r>
          </w:p>
        </w:tc>
      </w:tr>
      <w:tr w:rsidR="00B500D7" w:rsidRPr="00B500D7" w14:paraId="398EDF3C" w14:textId="77777777" w:rsidTr="00B500D7">
        <w:trPr>
          <w:trHeight w:val="290"/>
        </w:trPr>
        <w:tc>
          <w:tcPr>
            <w:tcW w:w="2820" w:type="dxa"/>
            <w:tcBorders>
              <w:top w:val="nil"/>
              <w:left w:val="nil"/>
              <w:bottom w:val="nil"/>
              <w:right w:val="nil"/>
            </w:tcBorders>
            <w:shd w:val="clear" w:color="auto" w:fill="auto"/>
            <w:noWrap/>
            <w:vAlign w:val="bottom"/>
            <w:hideMark/>
          </w:tcPr>
          <w:p w14:paraId="43D28D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w:t>
            </w:r>
          </w:p>
        </w:tc>
        <w:tc>
          <w:tcPr>
            <w:tcW w:w="1460" w:type="dxa"/>
            <w:tcBorders>
              <w:top w:val="nil"/>
              <w:left w:val="nil"/>
              <w:bottom w:val="nil"/>
              <w:right w:val="nil"/>
            </w:tcBorders>
            <w:shd w:val="clear" w:color="000000" w:fill="83C77C"/>
            <w:noWrap/>
            <w:vAlign w:val="bottom"/>
            <w:hideMark/>
          </w:tcPr>
          <w:p w14:paraId="7F8520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0.14</w:t>
            </w:r>
          </w:p>
        </w:tc>
        <w:tc>
          <w:tcPr>
            <w:tcW w:w="1160" w:type="dxa"/>
            <w:tcBorders>
              <w:top w:val="nil"/>
              <w:left w:val="nil"/>
              <w:bottom w:val="nil"/>
              <w:right w:val="nil"/>
            </w:tcBorders>
            <w:shd w:val="clear" w:color="000000" w:fill="6DC17B"/>
            <w:noWrap/>
            <w:vAlign w:val="bottom"/>
            <w:hideMark/>
          </w:tcPr>
          <w:p w14:paraId="313C4C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FFE984"/>
            <w:noWrap/>
            <w:vAlign w:val="bottom"/>
            <w:hideMark/>
          </w:tcPr>
          <w:p w14:paraId="714062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0.99</w:t>
            </w:r>
          </w:p>
        </w:tc>
        <w:tc>
          <w:tcPr>
            <w:tcW w:w="1280" w:type="dxa"/>
            <w:tcBorders>
              <w:top w:val="nil"/>
              <w:left w:val="nil"/>
              <w:bottom w:val="nil"/>
              <w:right w:val="nil"/>
            </w:tcBorders>
            <w:shd w:val="clear" w:color="000000" w:fill="A4D07E"/>
            <w:noWrap/>
            <w:vAlign w:val="bottom"/>
            <w:hideMark/>
          </w:tcPr>
          <w:p w14:paraId="4E0EC4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FFE984"/>
            <w:noWrap/>
            <w:vAlign w:val="bottom"/>
            <w:hideMark/>
          </w:tcPr>
          <w:p w14:paraId="279FD3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0.96</w:t>
            </w:r>
          </w:p>
        </w:tc>
      </w:tr>
      <w:tr w:rsidR="00B500D7" w:rsidRPr="00B500D7" w14:paraId="2D0232F7" w14:textId="77777777" w:rsidTr="00B500D7">
        <w:trPr>
          <w:trHeight w:val="290"/>
        </w:trPr>
        <w:tc>
          <w:tcPr>
            <w:tcW w:w="2820" w:type="dxa"/>
            <w:tcBorders>
              <w:top w:val="nil"/>
              <w:left w:val="nil"/>
              <w:bottom w:val="nil"/>
              <w:right w:val="nil"/>
            </w:tcBorders>
            <w:shd w:val="clear" w:color="auto" w:fill="auto"/>
            <w:noWrap/>
            <w:vAlign w:val="bottom"/>
            <w:hideMark/>
          </w:tcPr>
          <w:p w14:paraId="3916CB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c>
          <w:tcPr>
            <w:tcW w:w="1460" w:type="dxa"/>
            <w:tcBorders>
              <w:top w:val="nil"/>
              <w:left w:val="nil"/>
              <w:bottom w:val="nil"/>
              <w:right w:val="nil"/>
            </w:tcBorders>
            <w:shd w:val="clear" w:color="000000" w:fill="8ECA7D"/>
            <w:noWrap/>
            <w:vAlign w:val="bottom"/>
            <w:hideMark/>
          </w:tcPr>
          <w:p w14:paraId="3A89CB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160" w:type="dxa"/>
            <w:tcBorders>
              <w:top w:val="nil"/>
              <w:left w:val="nil"/>
              <w:bottom w:val="nil"/>
              <w:right w:val="nil"/>
            </w:tcBorders>
            <w:shd w:val="clear" w:color="000000" w:fill="7BC57C"/>
            <w:noWrap/>
            <w:vAlign w:val="bottom"/>
            <w:hideMark/>
          </w:tcPr>
          <w:p w14:paraId="533DFF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FFE984"/>
            <w:noWrap/>
            <w:vAlign w:val="bottom"/>
            <w:hideMark/>
          </w:tcPr>
          <w:p w14:paraId="0C908F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0.94</w:t>
            </w:r>
          </w:p>
        </w:tc>
        <w:tc>
          <w:tcPr>
            <w:tcW w:w="1280" w:type="dxa"/>
            <w:tcBorders>
              <w:top w:val="nil"/>
              <w:left w:val="nil"/>
              <w:bottom w:val="nil"/>
              <w:right w:val="nil"/>
            </w:tcBorders>
            <w:shd w:val="clear" w:color="000000" w:fill="AAD27F"/>
            <w:noWrap/>
            <w:vAlign w:val="bottom"/>
            <w:hideMark/>
          </w:tcPr>
          <w:p w14:paraId="20EA72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884"/>
            <w:noWrap/>
            <w:vAlign w:val="bottom"/>
            <w:hideMark/>
          </w:tcPr>
          <w:p w14:paraId="5D2D46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w:t>
            </w:r>
          </w:p>
        </w:tc>
      </w:tr>
      <w:tr w:rsidR="00B500D7" w:rsidRPr="00B500D7" w14:paraId="44DDEDE0" w14:textId="77777777" w:rsidTr="00B500D7">
        <w:trPr>
          <w:trHeight w:val="290"/>
        </w:trPr>
        <w:tc>
          <w:tcPr>
            <w:tcW w:w="2820" w:type="dxa"/>
            <w:tcBorders>
              <w:top w:val="nil"/>
              <w:left w:val="nil"/>
              <w:bottom w:val="nil"/>
              <w:right w:val="nil"/>
            </w:tcBorders>
            <w:shd w:val="clear" w:color="auto" w:fill="auto"/>
            <w:noWrap/>
            <w:vAlign w:val="bottom"/>
            <w:hideMark/>
          </w:tcPr>
          <w:p w14:paraId="4869F7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w:t>
            </w:r>
          </w:p>
        </w:tc>
        <w:tc>
          <w:tcPr>
            <w:tcW w:w="1460" w:type="dxa"/>
            <w:tcBorders>
              <w:top w:val="nil"/>
              <w:left w:val="nil"/>
              <w:bottom w:val="nil"/>
              <w:right w:val="nil"/>
            </w:tcBorders>
            <w:shd w:val="clear" w:color="000000" w:fill="97CD7E"/>
            <w:noWrap/>
            <w:vAlign w:val="bottom"/>
            <w:hideMark/>
          </w:tcPr>
          <w:p w14:paraId="244179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0.23</w:t>
            </w:r>
          </w:p>
        </w:tc>
        <w:tc>
          <w:tcPr>
            <w:tcW w:w="1160" w:type="dxa"/>
            <w:tcBorders>
              <w:top w:val="nil"/>
              <w:left w:val="nil"/>
              <w:bottom w:val="nil"/>
              <w:right w:val="nil"/>
            </w:tcBorders>
            <w:shd w:val="clear" w:color="000000" w:fill="8CC97D"/>
            <w:noWrap/>
            <w:vAlign w:val="bottom"/>
            <w:hideMark/>
          </w:tcPr>
          <w:p w14:paraId="7EE986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c>
          <w:tcPr>
            <w:tcW w:w="1280" w:type="dxa"/>
            <w:tcBorders>
              <w:top w:val="nil"/>
              <w:left w:val="nil"/>
              <w:bottom w:val="nil"/>
              <w:right w:val="nil"/>
            </w:tcBorders>
            <w:shd w:val="clear" w:color="000000" w:fill="FFEA84"/>
            <w:noWrap/>
            <w:vAlign w:val="bottom"/>
            <w:hideMark/>
          </w:tcPr>
          <w:p w14:paraId="5FCF75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ADD37F"/>
            <w:noWrap/>
            <w:vAlign w:val="bottom"/>
            <w:hideMark/>
          </w:tcPr>
          <w:p w14:paraId="34D9AB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FFE884"/>
            <w:noWrap/>
            <w:vAlign w:val="bottom"/>
            <w:hideMark/>
          </w:tcPr>
          <w:p w14:paraId="1DA458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r>
      <w:tr w:rsidR="00B500D7" w:rsidRPr="00B500D7" w14:paraId="12EB86D8" w14:textId="77777777" w:rsidTr="00B500D7">
        <w:trPr>
          <w:trHeight w:val="290"/>
        </w:trPr>
        <w:tc>
          <w:tcPr>
            <w:tcW w:w="2820" w:type="dxa"/>
            <w:tcBorders>
              <w:top w:val="nil"/>
              <w:left w:val="nil"/>
              <w:bottom w:val="nil"/>
              <w:right w:val="nil"/>
            </w:tcBorders>
            <w:shd w:val="clear" w:color="auto" w:fill="auto"/>
            <w:noWrap/>
            <w:vAlign w:val="bottom"/>
            <w:hideMark/>
          </w:tcPr>
          <w:p w14:paraId="10FB96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c>
          <w:tcPr>
            <w:tcW w:w="1460" w:type="dxa"/>
            <w:tcBorders>
              <w:top w:val="nil"/>
              <w:left w:val="nil"/>
              <w:bottom w:val="nil"/>
              <w:right w:val="nil"/>
            </w:tcBorders>
            <w:shd w:val="clear" w:color="000000" w:fill="A0CF7E"/>
            <w:noWrap/>
            <w:vAlign w:val="bottom"/>
            <w:hideMark/>
          </w:tcPr>
          <w:p w14:paraId="1EC0C4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0.27</w:t>
            </w:r>
          </w:p>
        </w:tc>
        <w:tc>
          <w:tcPr>
            <w:tcW w:w="1160" w:type="dxa"/>
            <w:tcBorders>
              <w:top w:val="nil"/>
              <w:left w:val="nil"/>
              <w:bottom w:val="nil"/>
              <w:right w:val="nil"/>
            </w:tcBorders>
            <w:shd w:val="clear" w:color="000000" w:fill="9BCE7E"/>
            <w:noWrap/>
            <w:vAlign w:val="bottom"/>
            <w:hideMark/>
          </w:tcPr>
          <w:p w14:paraId="643EA6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14:paraId="528E49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0.85</w:t>
            </w:r>
          </w:p>
        </w:tc>
        <w:tc>
          <w:tcPr>
            <w:tcW w:w="1280" w:type="dxa"/>
            <w:tcBorders>
              <w:top w:val="nil"/>
              <w:left w:val="nil"/>
              <w:bottom w:val="nil"/>
              <w:right w:val="nil"/>
            </w:tcBorders>
            <w:shd w:val="clear" w:color="000000" w:fill="AED37F"/>
            <w:noWrap/>
            <w:vAlign w:val="bottom"/>
            <w:hideMark/>
          </w:tcPr>
          <w:p w14:paraId="37A820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280" w:type="dxa"/>
            <w:tcBorders>
              <w:top w:val="nil"/>
              <w:left w:val="nil"/>
              <w:bottom w:val="nil"/>
              <w:right w:val="nil"/>
            </w:tcBorders>
            <w:shd w:val="clear" w:color="000000" w:fill="FFE784"/>
            <w:noWrap/>
            <w:vAlign w:val="bottom"/>
            <w:hideMark/>
          </w:tcPr>
          <w:p w14:paraId="47F4BC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w:t>
            </w:r>
          </w:p>
        </w:tc>
      </w:tr>
      <w:tr w:rsidR="00B500D7" w:rsidRPr="00B500D7" w14:paraId="6C6AFA56" w14:textId="77777777" w:rsidTr="00B500D7">
        <w:trPr>
          <w:trHeight w:val="290"/>
        </w:trPr>
        <w:tc>
          <w:tcPr>
            <w:tcW w:w="2820" w:type="dxa"/>
            <w:tcBorders>
              <w:top w:val="nil"/>
              <w:left w:val="nil"/>
              <w:bottom w:val="nil"/>
              <w:right w:val="nil"/>
            </w:tcBorders>
            <w:shd w:val="clear" w:color="auto" w:fill="auto"/>
            <w:noWrap/>
            <w:vAlign w:val="bottom"/>
            <w:hideMark/>
          </w:tcPr>
          <w:p w14:paraId="70A0C9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w:t>
            </w:r>
          </w:p>
        </w:tc>
        <w:tc>
          <w:tcPr>
            <w:tcW w:w="1460" w:type="dxa"/>
            <w:tcBorders>
              <w:top w:val="nil"/>
              <w:left w:val="nil"/>
              <w:bottom w:val="nil"/>
              <w:right w:val="nil"/>
            </w:tcBorders>
            <w:shd w:val="clear" w:color="000000" w:fill="A8D17E"/>
            <w:noWrap/>
            <w:vAlign w:val="bottom"/>
            <w:hideMark/>
          </w:tcPr>
          <w:p w14:paraId="635AA8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0.30</w:t>
            </w:r>
          </w:p>
        </w:tc>
        <w:tc>
          <w:tcPr>
            <w:tcW w:w="1160" w:type="dxa"/>
            <w:tcBorders>
              <w:top w:val="nil"/>
              <w:left w:val="nil"/>
              <w:bottom w:val="nil"/>
              <w:right w:val="nil"/>
            </w:tcBorders>
            <w:shd w:val="clear" w:color="000000" w:fill="AAD27F"/>
            <w:noWrap/>
            <w:vAlign w:val="bottom"/>
            <w:hideMark/>
          </w:tcPr>
          <w:p w14:paraId="27F70A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A84"/>
            <w:noWrap/>
            <w:vAlign w:val="bottom"/>
            <w:hideMark/>
          </w:tcPr>
          <w:p w14:paraId="4B4B84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B0D47F"/>
            <w:noWrap/>
            <w:vAlign w:val="bottom"/>
            <w:hideMark/>
          </w:tcPr>
          <w:p w14:paraId="2B3561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0.34</w:t>
            </w:r>
          </w:p>
        </w:tc>
        <w:tc>
          <w:tcPr>
            <w:tcW w:w="1280" w:type="dxa"/>
            <w:tcBorders>
              <w:top w:val="nil"/>
              <w:left w:val="nil"/>
              <w:bottom w:val="nil"/>
              <w:right w:val="nil"/>
            </w:tcBorders>
            <w:shd w:val="clear" w:color="000000" w:fill="FFE784"/>
            <w:noWrap/>
            <w:vAlign w:val="bottom"/>
            <w:hideMark/>
          </w:tcPr>
          <w:p w14:paraId="39F44E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r>
      <w:tr w:rsidR="00B500D7" w:rsidRPr="00B500D7" w14:paraId="11E9C8EB" w14:textId="77777777" w:rsidTr="00B500D7">
        <w:trPr>
          <w:trHeight w:val="290"/>
        </w:trPr>
        <w:tc>
          <w:tcPr>
            <w:tcW w:w="2820" w:type="dxa"/>
            <w:tcBorders>
              <w:top w:val="nil"/>
              <w:left w:val="nil"/>
              <w:bottom w:val="nil"/>
              <w:right w:val="nil"/>
            </w:tcBorders>
            <w:shd w:val="clear" w:color="auto" w:fill="auto"/>
            <w:noWrap/>
            <w:vAlign w:val="bottom"/>
            <w:hideMark/>
          </w:tcPr>
          <w:p w14:paraId="5F12B6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1460" w:type="dxa"/>
            <w:tcBorders>
              <w:top w:val="nil"/>
              <w:left w:val="nil"/>
              <w:bottom w:val="nil"/>
              <w:right w:val="nil"/>
            </w:tcBorders>
            <w:shd w:val="clear" w:color="000000" w:fill="AFD47F"/>
            <w:noWrap/>
            <w:vAlign w:val="bottom"/>
            <w:hideMark/>
          </w:tcPr>
          <w:p w14:paraId="6BF2C6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160" w:type="dxa"/>
            <w:tcBorders>
              <w:top w:val="nil"/>
              <w:left w:val="nil"/>
              <w:bottom w:val="nil"/>
              <w:right w:val="nil"/>
            </w:tcBorders>
            <w:shd w:val="clear" w:color="000000" w:fill="B8D67F"/>
            <w:noWrap/>
            <w:vAlign w:val="bottom"/>
            <w:hideMark/>
          </w:tcPr>
          <w:p w14:paraId="5BAE21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0.37</w:t>
            </w:r>
          </w:p>
        </w:tc>
        <w:tc>
          <w:tcPr>
            <w:tcW w:w="1280" w:type="dxa"/>
            <w:tcBorders>
              <w:top w:val="nil"/>
              <w:left w:val="nil"/>
              <w:bottom w:val="nil"/>
              <w:right w:val="nil"/>
            </w:tcBorders>
            <w:shd w:val="clear" w:color="000000" w:fill="FFEB84"/>
            <w:noWrap/>
            <w:vAlign w:val="bottom"/>
            <w:hideMark/>
          </w:tcPr>
          <w:p w14:paraId="42475D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0.78</w:t>
            </w:r>
          </w:p>
        </w:tc>
        <w:tc>
          <w:tcPr>
            <w:tcW w:w="1280" w:type="dxa"/>
            <w:tcBorders>
              <w:top w:val="nil"/>
              <w:left w:val="nil"/>
              <w:bottom w:val="nil"/>
              <w:right w:val="nil"/>
            </w:tcBorders>
            <w:shd w:val="clear" w:color="000000" w:fill="B3D57F"/>
            <w:noWrap/>
            <w:vAlign w:val="bottom"/>
            <w:hideMark/>
          </w:tcPr>
          <w:p w14:paraId="46E64D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1280" w:type="dxa"/>
            <w:tcBorders>
              <w:top w:val="nil"/>
              <w:left w:val="nil"/>
              <w:bottom w:val="nil"/>
              <w:right w:val="nil"/>
            </w:tcBorders>
            <w:shd w:val="clear" w:color="000000" w:fill="FFE784"/>
            <w:noWrap/>
            <w:vAlign w:val="bottom"/>
            <w:hideMark/>
          </w:tcPr>
          <w:p w14:paraId="0C3615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w:t>
            </w:r>
          </w:p>
        </w:tc>
      </w:tr>
      <w:tr w:rsidR="00B500D7" w:rsidRPr="00B500D7" w14:paraId="64B6029A" w14:textId="77777777" w:rsidTr="00B500D7">
        <w:trPr>
          <w:trHeight w:val="290"/>
        </w:trPr>
        <w:tc>
          <w:tcPr>
            <w:tcW w:w="2820" w:type="dxa"/>
            <w:tcBorders>
              <w:top w:val="nil"/>
              <w:left w:val="nil"/>
              <w:bottom w:val="single" w:sz="4" w:space="0" w:color="auto"/>
              <w:right w:val="nil"/>
            </w:tcBorders>
            <w:shd w:val="clear" w:color="auto" w:fill="auto"/>
            <w:noWrap/>
            <w:vAlign w:val="bottom"/>
            <w:hideMark/>
          </w:tcPr>
          <w:p w14:paraId="50CD8E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c>
          <w:tcPr>
            <w:tcW w:w="1460" w:type="dxa"/>
            <w:tcBorders>
              <w:top w:val="nil"/>
              <w:left w:val="nil"/>
              <w:bottom w:val="single" w:sz="4" w:space="0" w:color="auto"/>
              <w:right w:val="nil"/>
            </w:tcBorders>
            <w:shd w:val="clear" w:color="000000" w:fill="B5D57F"/>
            <w:noWrap/>
            <w:vAlign w:val="bottom"/>
            <w:hideMark/>
          </w:tcPr>
          <w:p w14:paraId="78E667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160" w:type="dxa"/>
            <w:tcBorders>
              <w:top w:val="nil"/>
              <w:left w:val="nil"/>
              <w:bottom w:val="single" w:sz="4" w:space="0" w:color="auto"/>
              <w:right w:val="nil"/>
            </w:tcBorders>
            <w:shd w:val="clear" w:color="000000" w:fill="C5DA80"/>
            <w:noWrap/>
            <w:vAlign w:val="bottom"/>
            <w:hideMark/>
          </w:tcPr>
          <w:p w14:paraId="3A26E4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0.43</w:t>
            </w:r>
          </w:p>
        </w:tc>
        <w:tc>
          <w:tcPr>
            <w:tcW w:w="1280" w:type="dxa"/>
            <w:tcBorders>
              <w:top w:val="nil"/>
              <w:left w:val="nil"/>
              <w:bottom w:val="single" w:sz="4" w:space="0" w:color="auto"/>
              <w:right w:val="nil"/>
            </w:tcBorders>
            <w:shd w:val="clear" w:color="000000" w:fill="FFEB84"/>
            <w:noWrap/>
            <w:vAlign w:val="bottom"/>
            <w:hideMark/>
          </w:tcPr>
          <w:p w14:paraId="011416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0.76</w:t>
            </w:r>
          </w:p>
        </w:tc>
        <w:tc>
          <w:tcPr>
            <w:tcW w:w="1280" w:type="dxa"/>
            <w:tcBorders>
              <w:top w:val="nil"/>
              <w:left w:val="nil"/>
              <w:bottom w:val="single" w:sz="4" w:space="0" w:color="auto"/>
              <w:right w:val="nil"/>
            </w:tcBorders>
            <w:shd w:val="clear" w:color="000000" w:fill="B5D57F"/>
            <w:noWrap/>
            <w:vAlign w:val="bottom"/>
            <w:hideMark/>
          </w:tcPr>
          <w:p w14:paraId="7AB244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single" w:sz="4" w:space="0" w:color="auto"/>
              <w:right w:val="nil"/>
            </w:tcBorders>
            <w:shd w:val="clear" w:color="000000" w:fill="FFE684"/>
            <w:noWrap/>
            <w:vAlign w:val="bottom"/>
            <w:hideMark/>
          </w:tcPr>
          <w:p w14:paraId="23EA0B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r>
    </w:tbl>
    <w:p w14:paraId="358EBFD6" w14:textId="77777777" w:rsidR="0092016A" w:rsidRDefault="0092016A" w:rsidP="0092016A">
      <w:pPr>
        <w:rPr>
          <w:rFonts w:ascii="Times New Roman" w:hAnsi="Times New Roman" w:cs="Times New Roman"/>
        </w:rPr>
      </w:pPr>
    </w:p>
    <w:p w14:paraId="4062522E" w14:textId="77777777" w:rsidR="0092016A" w:rsidRDefault="0092016A">
      <w:pPr>
        <w:rPr>
          <w:rFonts w:ascii="Times New Roman" w:hAnsi="Times New Roman" w:cs="Times New Roman"/>
        </w:rPr>
      </w:pPr>
      <w:r>
        <w:rPr>
          <w:rFonts w:ascii="Times New Roman" w:hAnsi="Times New Roman" w:cs="Times New Roman"/>
        </w:rPr>
        <w:br w:type="page"/>
      </w:r>
    </w:p>
    <w:p w14:paraId="16F77599" w14:textId="2F992288" w:rsidR="0092016A" w:rsidRDefault="0092016A" w:rsidP="0092016A">
      <w:pPr>
        <w:rPr>
          <w:rFonts w:ascii="Times New Roman" w:hAnsi="Times New Roman" w:cs="Times New Roman"/>
        </w:rPr>
      </w:pPr>
      <w:r w:rsidRPr="005C669A">
        <w:rPr>
          <w:rFonts w:ascii="Times New Roman" w:hAnsi="Times New Roman" w:cs="Times New Roman"/>
        </w:rPr>
        <w:t xml:space="preserve">Table </w:t>
      </w:r>
      <w:del w:id="295" w:author="KAI Mikihiko [2]" w:date="2023-05-19T09:24:00Z">
        <w:r w:rsidRPr="005C669A" w:rsidDel="003F7672">
          <w:rPr>
            <w:rFonts w:ascii="Times New Roman" w:hAnsi="Times New Roman" w:cs="Times New Roman"/>
          </w:rPr>
          <w:delText>9</w:delText>
        </w:r>
      </w:del>
      <w:ins w:id="296" w:author="KAI Mikihiko [2]" w:date="2023-05-19T09:24:00Z">
        <w:r w:rsidR="003F7672">
          <w:rPr>
            <w:rFonts w:ascii="Times New Roman" w:hAnsi="Times New Roman" w:cs="Times New Roman"/>
          </w:rPr>
          <w:t>8</w:t>
        </w:r>
      </w:ins>
      <w:r w:rsidRPr="005C669A">
        <w:rPr>
          <w:rFonts w:ascii="Times New Roman" w:hAnsi="Times New Roman" w:cs="Times New Roman"/>
        </w:rPr>
        <w:t>. Relative negative log-likelihoods of length composition data components in the base case model over a range of fixed levels of virgin recruitment in log-scale (log(R</w:t>
      </w:r>
      <w:r w:rsidRPr="005C669A">
        <w:rPr>
          <w:rFonts w:ascii="Times New Roman" w:hAnsi="Times New Roman" w:cs="Times New Roman"/>
          <w:vertAlign w:val="subscript"/>
        </w:rPr>
        <w:t>0</w:t>
      </w:r>
      <w:r w:rsidRPr="005C669A">
        <w:rPr>
          <w:rFonts w:ascii="Times New Roman" w:hAnsi="Times New Roman" w:cs="Times New Roman"/>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sidRPr="005C669A">
        <w:rPr>
          <w:rFonts w:ascii="Times New Roman" w:hAnsi="Times New Roman" w:cs="Times New Roman"/>
          <w:vertAlign w:val="subscript"/>
        </w:rPr>
        <w:t>0</w:t>
      </w:r>
      <w:r w:rsidRPr="005C669A">
        <w:rPr>
          <w:rFonts w:ascii="Times New Roman" w:hAnsi="Times New Roman" w:cs="Times New Roman"/>
        </w:rPr>
        <w:t>) was 6.</w:t>
      </w:r>
      <w:r>
        <w:rPr>
          <w:rFonts w:ascii="Times New Roman" w:hAnsi="Times New Roman" w:cs="Times New Roman"/>
        </w:rPr>
        <w:t>84</w:t>
      </w:r>
      <w:r w:rsidRPr="005C669A">
        <w:rPr>
          <w:rFonts w:ascii="Times New Roman" w:hAnsi="Times New Roman" w:cs="Times New Roman"/>
        </w:rPr>
        <w:t xml:space="preserve">. See Table </w:t>
      </w:r>
      <w:r>
        <w:rPr>
          <w:rFonts w:ascii="Times New Roman" w:hAnsi="Times New Roman" w:cs="Times New Roman"/>
        </w:rPr>
        <w:t>1</w:t>
      </w:r>
      <w:r w:rsidRPr="005C669A">
        <w:rPr>
          <w:rFonts w:ascii="Times New Roman" w:hAnsi="Times New Roman" w:cs="Times New Roman"/>
        </w:rPr>
        <w:t xml:space="preserve"> for a description of the composition data.</w:t>
      </w:r>
    </w:p>
    <w:tbl>
      <w:tblPr>
        <w:tblW w:w="5000" w:type="pct"/>
        <w:tblLook w:val="04A0" w:firstRow="1" w:lastRow="0" w:firstColumn="1" w:lastColumn="0" w:noHBand="0" w:noVBand="1"/>
      </w:tblPr>
      <w:tblGrid>
        <w:gridCol w:w="2229"/>
        <w:gridCol w:w="1155"/>
        <w:gridCol w:w="917"/>
        <w:gridCol w:w="1013"/>
        <w:gridCol w:w="1013"/>
        <w:gridCol w:w="1013"/>
        <w:gridCol w:w="1013"/>
        <w:gridCol w:w="1007"/>
      </w:tblGrid>
      <w:tr w:rsidR="0092016A" w:rsidRPr="0092016A" w14:paraId="0C385F57" w14:textId="77777777" w:rsidTr="0092016A">
        <w:trPr>
          <w:trHeight w:val="290"/>
        </w:trPr>
        <w:tc>
          <w:tcPr>
            <w:tcW w:w="1191" w:type="pct"/>
            <w:tcBorders>
              <w:top w:val="single" w:sz="4" w:space="0" w:color="auto"/>
              <w:left w:val="nil"/>
              <w:bottom w:val="single" w:sz="4" w:space="0" w:color="auto"/>
              <w:right w:val="nil"/>
            </w:tcBorders>
            <w:shd w:val="clear" w:color="auto" w:fill="auto"/>
            <w:noWrap/>
            <w:vAlign w:val="bottom"/>
            <w:hideMark/>
          </w:tcPr>
          <w:p w14:paraId="2E671B9E"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ln(R0)</w:t>
            </w:r>
          </w:p>
        </w:tc>
        <w:tc>
          <w:tcPr>
            <w:tcW w:w="617" w:type="pct"/>
            <w:tcBorders>
              <w:top w:val="single" w:sz="4" w:space="0" w:color="auto"/>
              <w:left w:val="nil"/>
              <w:bottom w:val="single" w:sz="4" w:space="0" w:color="auto"/>
              <w:right w:val="nil"/>
            </w:tcBorders>
            <w:shd w:val="clear" w:color="auto" w:fill="auto"/>
            <w:noWrap/>
            <w:vAlign w:val="bottom"/>
            <w:hideMark/>
          </w:tcPr>
          <w:p w14:paraId="449B363E"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F1</w:t>
            </w:r>
          </w:p>
        </w:tc>
        <w:tc>
          <w:tcPr>
            <w:tcW w:w="490" w:type="pct"/>
            <w:tcBorders>
              <w:top w:val="single" w:sz="4" w:space="0" w:color="auto"/>
              <w:left w:val="nil"/>
              <w:bottom w:val="single" w:sz="4" w:space="0" w:color="auto"/>
              <w:right w:val="nil"/>
            </w:tcBorders>
            <w:shd w:val="clear" w:color="auto" w:fill="auto"/>
            <w:noWrap/>
            <w:vAlign w:val="bottom"/>
            <w:hideMark/>
          </w:tcPr>
          <w:p w14:paraId="117CCB0F"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F2</w:t>
            </w:r>
          </w:p>
        </w:tc>
        <w:tc>
          <w:tcPr>
            <w:tcW w:w="541" w:type="pct"/>
            <w:tcBorders>
              <w:top w:val="single" w:sz="4" w:space="0" w:color="auto"/>
              <w:left w:val="nil"/>
              <w:bottom w:val="single" w:sz="4" w:space="0" w:color="auto"/>
              <w:right w:val="nil"/>
            </w:tcBorders>
            <w:shd w:val="clear" w:color="auto" w:fill="auto"/>
            <w:noWrap/>
            <w:vAlign w:val="bottom"/>
            <w:hideMark/>
          </w:tcPr>
          <w:p w14:paraId="7B86AC74"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F3</w:t>
            </w:r>
          </w:p>
        </w:tc>
        <w:tc>
          <w:tcPr>
            <w:tcW w:w="541" w:type="pct"/>
            <w:tcBorders>
              <w:top w:val="single" w:sz="4" w:space="0" w:color="auto"/>
              <w:left w:val="nil"/>
              <w:bottom w:val="single" w:sz="4" w:space="0" w:color="auto"/>
              <w:right w:val="nil"/>
            </w:tcBorders>
            <w:shd w:val="clear" w:color="auto" w:fill="auto"/>
            <w:noWrap/>
            <w:vAlign w:val="bottom"/>
            <w:hideMark/>
          </w:tcPr>
          <w:p w14:paraId="7892CC35"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F4</w:t>
            </w:r>
          </w:p>
        </w:tc>
        <w:tc>
          <w:tcPr>
            <w:tcW w:w="541" w:type="pct"/>
            <w:tcBorders>
              <w:top w:val="single" w:sz="4" w:space="0" w:color="auto"/>
              <w:left w:val="nil"/>
              <w:bottom w:val="single" w:sz="4" w:space="0" w:color="auto"/>
              <w:right w:val="nil"/>
            </w:tcBorders>
            <w:shd w:val="clear" w:color="auto" w:fill="auto"/>
            <w:noWrap/>
            <w:vAlign w:val="bottom"/>
            <w:hideMark/>
          </w:tcPr>
          <w:p w14:paraId="32B10703"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F6</w:t>
            </w:r>
          </w:p>
        </w:tc>
        <w:tc>
          <w:tcPr>
            <w:tcW w:w="541" w:type="pct"/>
            <w:tcBorders>
              <w:top w:val="single" w:sz="4" w:space="0" w:color="auto"/>
              <w:left w:val="nil"/>
              <w:bottom w:val="single" w:sz="4" w:space="0" w:color="auto"/>
              <w:right w:val="nil"/>
            </w:tcBorders>
            <w:shd w:val="clear" w:color="auto" w:fill="auto"/>
            <w:noWrap/>
            <w:vAlign w:val="bottom"/>
            <w:hideMark/>
          </w:tcPr>
          <w:p w14:paraId="4C66DE5F"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F7</w:t>
            </w:r>
          </w:p>
        </w:tc>
        <w:tc>
          <w:tcPr>
            <w:tcW w:w="541" w:type="pct"/>
            <w:tcBorders>
              <w:top w:val="single" w:sz="4" w:space="0" w:color="auto"/>
              <w:left w:val="nil"/>
              <w:bottom w:val="single" w:sz="4" w:space="0" w:color="auto"/>
              <w:right w:val="nil"/>
            </w:tcBorders>
            <w:shd w:val="clear" w:color="auto" w:fill="auto"/>
            <w:noWrap/>
            <w:vAlign w:val="bottom"/>
            <w:hideMark/>
          </w:tcPr>
          <w:p w14:paraId="216DCC03"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F8</w:t>
            </w:r>
          </w:p>
        </w:tc>
      </w:tr>
      <w:tr w:rsidR="0092016A" w:rsidRPr="0092016A" w14:paraId="68CAA408" w14:textId="77777777" w:rsidTr="0092016A">
        <w:trPr>
          <w:trHeight w:val="290"/>
        </w:trPr>
        <w:tc>
          <w:tcPr>
            <w:tcW w:w="1191" w:type="pct"/>
            <w:tcBorders>
              <w:top w:val="nil"/>
              <w:left w:val="nil"/>
              <w:bottom w:val="nil"/>
              <w:right w:val="nil"/>
            </w:tcBorders>
            <w:shd w:val="clear" w:color="auto" w:fill="auto"/>
            <w:noWrap/>
            <w:vAlign w:val="bottom"/>
            <w:hideMark/>
          </w:tcPr>
          <w:p w14:paraId="69AE54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w:t>
            </w:r>
          </w:p>
        </w:tc>
        <w:tc>
          <w:tcPr>
            <w:tcW w:w="617" w:type="pct"/>
            <w:tcBorders>
              <w:top w:val="nil"/>
              <w:left w:val="nil"/>
              <w:bottom w:val="nil"/>
              <w:right w:val="nil"/>
            </w:tcBorders>
            <w:shd w:val="clear" w:color="000000" w:fill="FFE483"/>
            <w:noWrap/>
            <w:vAlign w:val="bottom"/>
            <w:hideMark/>
          </w:tcPr>
          <w:p w14:paraId="5FF3B3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2.65</w:t>
            </w:r>
          </w:p>
        </w:tc>
        <w:tc>
          <w:tcPr>
            <w:tcW w:w="490" w:type="pct"/>
            <w:tcBorders>
              <w:top w:val="nil"/>
              <w:left w:val="nil"/>
              <w:bottom w:val="nil"/>
              <w:right w:val="nil"/>
            </w:tcBorders>
            <w:shd w:val="clear" w:color="000000" w:fill="FCAC78"/>
            <w:noWrap/>
            <w:vAlign w:val="bottom"/>
            <w:hideMark/>
          </w:tcPr>
          <w:p w14:paraId="23431E4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14.23</w:t>
            </w:r>
          </w:p>
        </w:tc>
        <w:tc>
          <w:tcPr>
            <w:tcW w:w="541" w:type="pct"/>
            <w:tcBorders>
              <w:top w:val="nil"/>
              <w:left w:val="nil"/>
              <w:bottom w:val="nil"/>
              <w:right w:val="nil"/>
            </w:tcBorders>
            <w:shd w:val="clear" w:color="000000" w:fill="63BE7B"/>
            <w:noWrap/>
            <w:vAlign w:val="bottom"/>
            <w:hideMark/>
          </w:tcPr>
          <w:p w14:paraId="60EE0BC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784"/>
            <w:noWrap/>
            <w:vAlign w:val="bottom"/>
            <w:hideMark/>
          </w:tcPr>
          <w:p w14:paraId="27466D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2.11</w:t>
            </w:r>
          </w:p>
        </w:tc>
        <w:tc>
          <w:tcPr>
            <w:tcW w:w="541" w:type="pct"/>
            <w:tcBorders>
              <w:top w:val="nil"/>
              <w:left w:val="nil"/>
              <w:bottom w:val="nil"/>
              <w:right w:val="nil"/>
            </w:tcBorders>
            <w:shd w:val="clear" w:color="000000" w:fill="F8696B"/>
            <w:noWrap/>
            <w:vAlign w:val="bottom"/>
            <w:hideMark/>
          </w:tcPr>
          <w:p w14:paraId="53DC93B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w:t>
            </w:r>
          </w:p>
        </w:tc>
        <w:tc>
          <w:tcPr>
            <w:tcW w:w="541" w:type="pct"/>
            <w:tcBorders>
              <w:top w:val="nil"/>
              <w:left w:val="nil"/>
              <w:bottom w:val="nil"/>
              <w:right w:val="nil"/>
            </w:tcBorders>
            <w:shd w:val="clear" w:color="000000" w:fill="FFE683"/>
            <w:noWrap/>
            <w:vAlign w:val="bottom"/>
            <w:hideMark/>
          </w:tcPr>
          <w:p w14:paraId="501BC4C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2.31</w:t>
            </w:r>
          </w:p>
        </w:tc>
        <w:tc>
          <w:tcPr>
            <w:tcW w:w="541" w:type="pct"/>
            <w:tcBorders>
              <w:top w:val="nil"/>
              <w:left w:val="nil"/>
              <w:bottom w:val="nil"/>
              <w:right w:val="nil"/>
            </w:tcBorders>
            <w:shd w:val="clear" w:color="000000" w:fill="FECF7F"/>
            <w:noWrap/>
            <w:vAlign w:val="bottom"/>
            <w:hideMark/>
          </w:tcPr>
          <w:p w14:paraId="5458AB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6.94</w:t>
            </w:r>
          </w:p>
        </w:tc>
      </w:tr>
      <w:tr w:rsidR="0092016A" w:rsidRPr="0092016A" w14:paraId="2DAF313F" w14:textId="77777777" w:rsidTr="0092016A">
        <w:trPr>
          <w:trHeight w:val="290"/>
        </w:trPr>
        <w:tc>
          <w:tcPr>
            <w:tcW w:w="1191" w:type="pct"/>
            <w:tcBorders>
              <w:top w:val="nil"/>
              <w:left w:val="nil"/>
              <w:bottom w:val="nil"/>
              <w:right w:val="nil"/>
            </w:tcBorders>
            <w:shd w:val="clear" w:color="auto" w:fill="auto"/>
            <w:noWrap/>
            <w:vAlign w:val="bottom"/>
            <w:hideMark/>
          </w:tcPr>
          <w:p w14:paraId="4103BD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w:t>
            </w:r>
          </w:p>
        </w:tc>
        <w:tc>
          <w:tcPr>
            <w:tcW w:w="617" w:type="pct"/>
            <w:tcBorders>
              <w:top w:val="nil"/>
              <w:left w:val="nil"/>
              <w:bottom w:val="nil"/>
              <w:right w:val="nil"/>
            </w:tcBorders>
            <w:shd w:val="clear" w:color="000000" w:fill="FED480"/>
            <w:noWrap/>
            <w:vAlign w:val="bottom"/>
            <w:hideMark/>
          </w:tcPr>
          <w:p w14:paraId="47901F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5.87</w:t>
            </w:r>
          </w:p>
        </w:tc>
        <w:tc>
          <w:tcPr>
            <w:tcW w:w="490" w:type="pct"/>
            <w:tcBorders>
              <w:top w:val="nil"/>
              <w:left w:val="nil"/>
              <w:bottom w:val="nil"/>
              <w:right w:val="nil"/>
            </w:tcBorders>
            <w:shd w:val="clear" w:color="000000" w:fill="FCAF79"/>
            <w:noWrap/>
            <w:vAlign w:val="bottom"/>
            <w:hideMark/>
          </w:tcPr>
          <w:p w14:paraId="7F076F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13.58</w:t>
            </w:r>
          </w:p>
        </w:tc>
        <w:tc>
          <w:tcPr>
            <w:tcW w:w="541" w:type="pct"/>
            <w:tcBorders>
              <w:top w:val="nil"/>
              <w:left w:val="nil"/>
              <w:bottom w:val="nil"/>
              <w:right w:val="nil"/>
            </w:tcBorders>
            <w:shd w:val="clear" w:color="000000" w:fill="70C17B"/>
            <w:noWrap/>
            <w:vAlign w:val="bottom"/>
            <w:hideMark/>
          </w:tcPr>
          <w:p w14:paraId="5B52859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541" w:type="pct"/>
            <w:tcBorders>
              <w:top w:val="nil"/>
              <w:left w:val="nil"/>
              <w:bottom w:val="nil"/>
              <w:right w:val="nil"/>
            </w:tcBorders>
            <w:shd w:val="clear" w:color="000000" w:fill="FFE784"/>
            <w:noWrap/>
            <w:vAlign w:val="bottom"/>
            <w:hideMark/>
          </w:tcPr>
          <w:p w14:paraId="07DC203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2.02</w:t>
            </w:r>
          </w:p>
        </w:tc>
        <w:tc>
          <w:tcPr>
            <w:tcW w:w="541" w:type="pct"/>
            <w:tcBorders>
              <w:top w:val="nil"/>
              <w:left w:val="nil"/>
              <w:bottom w:val="nil"/>
              <w:right w:val="nil"/>
            </w:tcBorders>
            <w:shd w:val="clear" w:color="000000" w:fill="FCAC78"/>
            <w:noWrap/>
            <w:vAlign w:val="bottom"/>
            <w:hideMark/>
          </w:tcPr>
          <w:p w14:paraId="22CCAB7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14.20</w:t>
            </w:r>
          </w:p>
        </w:tc>
        <w:tc>
          <w:tcPr>
            <w:tcW w:w="541" w:type="pct"/>
            <w:tcBorders>
              <w:top w:val="nil"/>
              <w:left w:val="nil"/>
              <w:bottom w:val="nil"/>
              <w:right w:val="nil"/>
            </w:tcBorders>
            <w:shd w:val="clear" w:color="000000" w:fill="FFE683"/>
            <w:noWrap/>
            <w:vAlign w:val="bottom"/>
            <w:hideMark/>
          </w:tcPr>
          <w:p w14:paraId="20DA7A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2.20</w:t>
            </w:r>
          </w:p>
        </w:tc>
        <w:tc>
          <w:tcPr>
            <w:tcW w:w="541" w:type="pct"/>
            <w:tcBorders>
              <w:top w:val="nil"/>
              <w:left w:val="nil"/>
              <w:bottom w:val="nil"/>
              <w:right w:val="nil"/>
            </w:tcBorders>
            <w:shd w:val="clear" w:color="000000" w:fill="FFDC82"/>
            <w:noWrap/>
            <w:vAlign w:val="bottom"/>
            <w:hideMark/>
          </w:tcPr>
          <w:p w14:paraId="7892AA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4.21</w:t>
            </w:r>
          </w:p>
        </w:tc>
      </w:tr>
      <w:tr w:rsidR="0092016A" w:rsidRPr="0092016A" w14:paraId="4CC5170B" w14:textId="77777777" w:rsidTr="0092016A">
        <w:trPr>
          <w:trHeight w:val="290"/>
        </w:trPr>
        <w:tc>
          <w:tcPr>
            <w:tcW w:w="1191" w:type="pct"/>
            <w:tcBorders>
              <w:top w:val="nil"/>
              <w:left w:val="nil"/>
              <w:bottom w:val="nil"/>
              <w:right w:val="nil"/>
            </w:tcBorders>
            <w:shd w:val="clear" w:color="auto" w:fill="auto"/>
            <w:noWrap/>
            <w:vAlign w:val="bottom"/>
            <w:hideMark/>
          </w:tcPr>
          <w:p w14:paraId="35010F5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6.4</w:t>
            </w:r>
          </w:p>
        </w:tc>
        <w:tc>
          <w:tcPr>
            <w:tcW w:w="617" w:type="pct"/>
            <w:tcBorders>
              <w:top w:val="nil"/>
              <w:left w:val="nil"/>
              <w:bottom w:val="nil"/>
              <w:right w:val="nil"/>
            </w:tcBorders>
            <w:shd w:val="clear" w:color="000000" w:fill="FFEA84"/>
            <w:noWrap/>
            <w:vAlign w:val="bottom"/>
            <w:hideMark/>
          </w:tcPr>
          <w:p w14:paraId="04B61AB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1.45</w:t>
            </w:r>
          </w:p>
        </w:tc>
        <w:tc>
          <w:tcPr>
            <w:tcW w:w="490" w:type="pct"/>
            <w:tcBorders>
              <w:top w:val="nil"/>
              <w:left w:val="nil"/>
              <w:bottom w:val="nil"/>
              <w:right w:val="nil"/>
            </w:tcBorders>
            <w:shd w:val="clear" w:color="000000" w:fill="FDB67A"/>
            <w:noWrap/>
            <w:vAlign w:val="bottom"/>
            <w:hideMark/>
          </w:tcPr>
          <w:p w14:paraId="592C2C2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12.10</w:t>
            </w:r>
          </w:p>
        </w:tc>
        <w:tc>
          <w:tcPr>
            <w:tcW w:w="541" w:type="pct"/>
            <w:tcBorders>
              <w:top w:val="nil"/>
              <w:left w:val="nil"/>
              <w:bottom w:val="nil"/>
              <w:right w:val="nil"/>
            </w:tcBorders>
            <w:shd w:val="clear" w:color="000000" w:fill="77C37C"/>
            <w:noWrap/>
            <w:vAlign w:val="bottom"/>
            <w:hideMark/>
          </w:tcPr>
          <w:p w14:paraId="0EA6EB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FFE884"/>
            <w:noWrap/>
            <w:vAlign w:val="bottom"/>
            <w:hideMark/>
          </w:tcPr>
          <w:p w14:paraId="34A64A3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1.89</w:t>
            </w:r>
          </w:p>
        </w:tc>
        <w:tc>
          <w:tcPr>
            <w:tcW w:w="541" w:type="pct"/>
            <w:tcBorders>
              <w:top w:val="nil"/>
              <w:left w:val="nil"/>
              <w:bottom w:val="nil"/>
              <w:right w:val="nil"/>
            </w:tcBorders>
            <w:shd w:val="clear" w:color="000000" w:fill="FDB77A"/>
            <w:noWrap/>
            <w:vAlign w:val="bottom"/>
            <w:hideMark/>
          </w:tcPr>
          <w:p w14:paraId="6A7A3EA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11.83</w:t>
            </w:r>
          </w:p>
        </w:tc>
        <w:tc>
          <w:tcPr>
            <w:tcW w:w="541" w:type="pct"/>
            <w:tcBorders>
              <w:top w:val="nil"/>
              <w:left w:val="nil"/>
              <w:bottom w:val="nil"/>
              <w:right w:val="nil"/>
            </w:tcBorders>
            <w:shd w:val="clear" w:color="000000" w:fill="FFE784"/>
            <w:noWrap/>
            <w:vAlign w:val="bottom"/>
            <w:hideMark/>
          </w:tcPr>
          <w:p w14:paraId="6EC3681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541" w:type="pct"/>
            <w:tcBorders>
              <w:top w:val="nil"/>
              <w:left w:val="nil"/>
              <w:bottom w:val="nil"/>
              <w:right w:val="nil"/>
            </w:tcBorders>
            <w:shd w:val="clear" w:color="000000" w:fill="FFE182"/>
            <w:noWrap/>
            <w:vAlign w:val="bottom"/>
            <w:hideMark/>
          </w:tcPr>
          <w:p w14:paraId="597DDE4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3.30</w:t>
            </w:r>
          </w:p>
        </w:tc>
      </w:tr>
      <w:tr w:rsidR="0092016A" w:rsidRPr="0092016A" w14:paraId="02C0BAFD" w14:textId="77777777" w:rsidTr="0092016A">
        <w:trPr>
          <w:trHeight w:val="290"/>
        </w:trPr>
        <w:tc>
          <w:tcPr>
            <w:tcW w:w="1191" w:type="pct"/>
            <w:tcBorders>
              <w:top w:val="nil"/>
              <w:left w:val="nil"/>
              <w:bottom w:val="nil"/>
              <w:right w:val="nil"/>
            </w:tcBorders>
            <w:shd w:val="clear" w:color="auto" w:fill="auto"/>
            <w:noWrap/>
            <w:vAlign w:val="bottom"/>
            <w:hideMark/>
          </w:tcPr>
          <w:p w14:paraId="4011E5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w:t>
            </w:r>
          </w:p>
        </w:tc>
        <w:tc>
          <w:tcPr>
            <w:tcW w:w="617" w:type="pct"/>
            <w:tcBorders>
              <w:top w:val="nil"/>
              <w:left w:val="nil"/>
              <w:bottom w:val="nil"/>
              <w:right w:val="nil"/>
            </w:tcBorders>
            <w:shd w:val="clear" w:color="000000" w:fill="FDC17C"/>
            <w:noWrap/>
            <w:vAlign w:val="bottom"/>
            <w:hideMark/>
          </w:tcPr>
          <w:p w14:paraId="0994A37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9.85</w:t>
            </w:r>
          </w:p>
        </w:tc>
        <w:tc>
          <w:tcPr>
            <w:tcW w:w="490" w:type="pct"/>
            <w:tcBorders>
              <w:top w:val="nil"/>
              <w:left w:val="nil"/>
              <w:bottom w:val="nil"/>
              <w:right w:val="nil"/>
            </w:tcBorders>
            <w:shd w:val="clear" w:color="000000" w:fill="FEC97E"/>
            <w:noWrap/>
            <w:vAlign w:val="bottom"/>
            <w:hideMark/>
          </w:tcPr>
          <w:p w14:paraId="264EDBB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8.15</w:t>
            </w:r>
          </w:p>
        </w:tc>
        <w:tc>
          <w:tcPr>
            <w:tcW w:w="541" w:type="pct"/>
            <w:tcBorders>
              <w:top w:val="nil"/>
              <w:left w:val="nil"/>
              <w:bottom w:val="nil"/>
              <w:right w:val="nil"/>
            </w:tcBorders>
            <w:shd w:val="clear" w:color="000000" w:fill="9ACD7E"/>
            <w:noWrap/>
            <w:vAlign w:val="bottom"/>
            <w:hideMark/>
          </w:tcPr>
          <w:p w14:paraId="3A4F3D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0.39</w:t>
            </w:r>
          </w:p>
        </w:tc>
        <w:tc>
          <w:tcPr>
            <w:tcW w:w="541" w:type="pct"/>
            <w:tcBorders>
              <w:top w:val="nil"/>
              <w:left w:val="nil"/>
              <w:bottom w:val="nil"/>
              <w:right w:val="nil"/>
            </w:tcBorders>
            <w:shd w:val="clear" w:color="000000" w:fill="FFE984"/>
            <w:noWrap/>
            <w:vAlign w:val="bottom"/>
            <w:hideMark/>
          </w:tcPr>
          <w:p w14:paraId="0D0901B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1.56</w:t>
            </w:r>
          </w:p>
        </w:tc>
        <w:tc>
          <w:tcPr>
            <w:tcW w:w="541" w:type="pct"/>
            <w:tcBorders>
              <w:top w:val="nil"/>
              <w:left w:val="nil"/>
              <w:bottom w:val="nil"/>
              <w:right w:val="nil"/>
            </w:tcBorders>
            <w:shd w:val="clear" w:color="000000" w:fill="FECE7F"/>
            <w:noWrap/>
            <w:vAlign w:val="bottom"/>
            <w:hideMark/>
          </w:tcPr>
          <w:p w14:paraId="2D93091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541" w:type="pct"/>
            <w:tcBorders>
              <w:top w:val="nil"/>
              <w:left w:val="nil"/>
              <w:bottom w:val="nil"/>
              <w:right w:val="nil"/>
            </w:tcBorders>
            <w:shd w:val="clear" w:color="000000" w:fill="FFE984"/>
            <w:noWrap/>
            <w:vAlign w:val="bottom"/>
            <w:hideMark/>
          </w:tcPr>
          <w:p w14:paraId="7CD19C9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1.64</w:t>
            </w:r>
          </w:p>
        </w:tc>
        <w:tc>
          <w:tcPr>
            <w:tcW w:w="541" w:type="pct"/>
            <w:tcBorders>
              <w:top w:val="nil"/>
              <w:left w:val="nil"/>
              <w:bottom w:val="nil"/>
              <w:right w:val="nil"/>
            </w:tcBorders>
            <w:shd w:val="clear" w:color="000000" w:fill="FED280"/>
            <w:noWrap/>
            <w:vAlign w:val="bottom"/>
            <w:hideMark/>
          </w:tcPr>
          <w:p w14:paraId="10720F4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6.27</w:t>
            </w:r>
          </w:p>
        </w:tc>
      </w:tr>
      <w:tr w:rsidR="0092016A" w:rsidRPr="0092016A" w14:paraId="46CC8ECD" w14:textId="77777777" w:rsidTr="0092016A">
        <w:trPr>
          <w:trHeight w:val="290"/>
        </w:trPr>
        <w:tc>
          <w:tcPr>
            <w:tcW w:w="1191" w:type="pct"/>
            <w:tcBorders>
              <w:top w:val="nil"/>
              <w:left w:val="nil"/>
              <w:bottom w:val="nil"/>
              <w:right w:val="nil"/>
            </w:tcBorders>
            <w:shd w:val="clear" w:color="auto" w:fill="auto"/>
            <w:noWrap/>
            <w:vAlign w:val="bottom"/>
            <w:hideMark/>
          </w:tcPr>
          <w:p w14:paraId="36D2251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w:t>
            </w:r>
          </w:p>
        </w:tc>
        <w:tc>
          <w:tcPr>
            <w:tcW w:w="617" w:type="pct"/>
            <w:tcBorders>
              <w:top w:val="nil"/>
              <w:left w:val="nil"/>
              <w:bottom w:val="nil"/>
              <w:right w:val="nil"/>
            </w:tcBorders>
            <w:shd w:val="clear" w:color="000000" w:fill="63BE7B"/>
            <w:noWrap/>
            <w:vAlign w:val="bottom"/>
            <w:hideMark/>
          </w:tcPr>
          <w:p w14:paraId="36E6EC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490" w:type="pct"/>
            <w:tcBorders>
              <w:top w:val="nil"/>
              <w:left w:val="nil"/>
              <w:bottom w:val="nil"/>
              <w:right w:val="nil"/>
            </w:tcBorders>
            <w:shd w:val="clear" w:color="000000" w:fill="FEC87E"/>
            <w:noWrap/>
            <w:vAlign w:val="bottom"/>
            <w:hideMark/>
          </w:tcPr>
          <w:p w14:paraId="540644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w:t>
            </w:r>
          </w:p>
        </w:tc>
        <w:tc>
          <w:tcPr>
            <w:tcW w:w="541" w:type="pct"/>
            <w:tcBorders>
              <w:top w:val="nil"/>
              <w:left w:val="nil"/>
              <w:bottom w:val="nil"/>
              <w:right w:val="nil"/>
            </w:tcBorders>
            <w:shd w:val="clear" w:color="000000" w:fill="A2D07E"/>
            <w:noWrap/>
            <w:vAlign w:val="bottom"/>
            <w:hideMark/>
          </w:tcPr>
          <w:p w14:paraId="0F820D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0.44</w:t>
            </w:r>
          </w:p>
        </w:tc>
        <w:tc>
          <w:tcPr>
            <w:tcW w:w="541" w:type="pct"/>
            <w:tcBorders>
              <w:top w:val="nil"/>
              <w:left w:val="nil"/>
              <w:bottom w:val="nil"/>
              <w:right w:val="nil"/>
            </w:tcBorders>
            <w:shd w:val="clear" w:color="000000" w:fill="FFE984"/>
            <w:noWrap/>
            <w:vAlign w:val="bottom"/>
            <w:hideMark/>
          </w:tcPr>
          <w:p w14:paraId="0B3B8E6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1.53</w:t>
            </w:r>
          </w:p>
        </w:tc>
        <w:tc>
          <w:tcPr>
            <w:tcW w:w="541" w:type="pct"/>
            <w:tcBorders>
              <w:top w:val="nil"/>
              <w:left w:val="nil"/>
              <w:bottom w:val="nil"/>
              <w:right w:val="nil"/>
            </w:tcBorders>
            <w:shd w:val="clear" w:color="000000" w:fill="FFE683"/>
            <w:noWrap/>
            <w:vAlign w:val="bottom"/>
            <w:hideMark/>
          </w:tcPr>
          <w:p w14:paraId="06D2E7B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FFE984"/>
            <w:noWrap/>
            <w:vAlign w:val="bottom"/>
            <w:hideMark/>
          </w:tcPr>
          <w:p w14:paraId="64108A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w:t>
            </w:r>
          </w:p>
        </w:tc>
        <w:tc>
          <w:tcPr>
            <w:tcW w:w="541" w:type="pct"/>
            <w:tcBorders>
              <w:top w:val="nil"/>
              <w:left w:val="nil"/>
              <w:bottom w:val="nil"/>
              <w:right w:val="nil"/>
            </w:tcBorders>
            <w:shd w:val="clear" w:color="000000" w:fill="FFEB84"/>
            <w:noWrap/>
            <w:vAlign w:val="bottom"/>
            <w:hideMark/>
          </w:tcPr>
          <w:p w14:paraId="698C4F5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1.27</w:t>
            </w:r>
          </w:p>
        </w:tc>
      </w:tr>
      <w:tr w:rsidR="0092016A" w:rsidRPr="0092016A" w14:paraId="59677542" w14:textId="77777777" w:rsidTr="0092016A">
        <w:trPr>
          <w:trHeight w:val="290"/>
        </w:trPr>
        <w:tc>
          <w:tcPr>
            <w:tcW w:w="1191" w:type="pct"/>
            <w:tcBorders>
              <w:top w:val="nil"/>
              <w:left w:val="nil"/>
              <w:bottom w:val="nil"/>
              <w:right w:val="nil"/>
            </w:tcBorders>
            <w:shd w:val="clear" w:color="auto" w:fill="auto"/>
            <w:noWrap/>
            <w:vAlign w:val="bottom"/>
            <w:hideMark/>
          </w:tcPr>
          <w:p w14:paraId="308F32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w:t>
            </w:r>
          </w:p>
        </w:tc>
        <w:tc>
          <w:tcPr>
            <w:tcW w:w="617" w:type="pct"/>
            <w:tcBorders>
              <w:top w:val="nil"/>
              <w:left w:val="nil"/>
              <w:bottom w:val="nil"/>
              <w:right w:val="nil"/>
            </w:tcBorders>
            <w:shd w:val="clear" w:color="000000" w:fill="69BF7B"/>
            <w:noWrap/>
            <w:vAlign w:val="bottom"/>
            <w:hideMark/>
          </w:tcPr>
          <w:p w14:paraId="0088A5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0.05</w:t>
            </w:r>
          </w:p>
        </w:tc>
        <w:tc>
          <w:tcPr>
            <w:tcW w:w="490" w:type="pct"/>
            <w:tcBorders>
              <w:top w:val="nil"/>
              <w:left w:val="nil"/>
              <w:bottom w:val="nil"/>
              <w:right w:val="nil"/>
            </w:tcBorders>
            <w:shd w:val="clear" w:color="000000" w:fill="FFDB81"/>
            <w:noWrap/>
            <w:vAlign w:val="bottom"/>
            <w:hideMark/>
          </w:tcPr>
          <w:p w14:paraId="1543472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4.57</w:t>
            </w:r>
          </w:p>
        </w:tc>
        <w:tc>
          <w:tcPr>
            <w:tcW w:w="541" w:type="pct"/>
            <w:tcBorders>
              <w:top w:val="nil"/>
              <w:left w:val="nil"/>
              <w:bottom w:val="nil"/>
              <w:right w:val="nil"/>
            </w:tcBorders>
            <w:shd w:val="clear" w:color="000000" w:fill="EDE582"/>
            <w:noWrap/>
            <w:vAlign w:val="bottom"/>
            <w:hideMark/>
          </w:tcPr>
          <w:p w14:paraId="510D302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0.96</w:t>
            </w:r>
          </w:p>
        </w:tc>
        <w:tc>
          <w:tcPr>
            <w:tcW w:w="541" w:type="pct"/>
            <w:tcBorders>
              <w:top w:val="nil"/>
              <w:left w:val="nil"/>
              <w:bottom w:val="nil"/>
              <w:right w:val="nil"/>
            </w:tcBorders>
            <w:shd w:val="clear" w:color="000000" w:fill="FFEB84"/>
            <w:noWrap/>
            <w:vAlign w:val="bottom"/>
            <w:hideMark/>
          </w:tcPr>
          <w:p w14:paraId="01FC579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541" w:type="pct"/>
            <w:tcBorders>
              <w:top w:val="nil"/>
              <w:left w:val="nil"/>
              <w:bottom w:val="nil"/>
              <w:right w:val="nil"/>
            </w:tcBorders>
            <w:shd w:val="clear" w:color="000000" w:fill="6AC07B"/>
            <w:noWrap/>
            <w:vAlign w:val="bottom"/>
            <w:hideMark/>
          </w:tcPr>
          <w:p w14:paraId="48B905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B84"/>
            <w:noWrap/>
            <w:vAlign w:val="bottom"/>
            <w:hideMark/>
          </w:tcPr>
          <w:p w14:paraId="7D1DDAE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541" w:type="pct"/>
            <w:tcBorders>
              <w:top w:val="nil"/>
              <w:left w:val="nil"/>
              <w:bottom w:val="nil"/>
              <w:right w:val="nil"/>
            </w:tcBorders>
            <w:shd w:val="clear" w:color="000000" w:fill="D9E081"/>
            <w:noWrap/>
            <w:vAlign w:val="bottom"/>
            <w:hideMark/>
          </w:tcPr>
          <w:p w14:paraId="7D62FB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0.82</w:t>
            </w:r>
          </w:p>
        </w:tc>
      </w:tr>
      <w:tr w:rsidR="0092016A" w:rsidRPr="0092016A" w14:paraId="4EE2A5E4" w14:textId="77777777" w:rsidTr="0092016A">
        <w:trPr>
          <w:trHeight w:val="290"/>
        </w:trPr>
        <w:tc>
          <w:tcPr>
            <w:tcW w:w="1191" w:type="pct"/>
            <w:tcBorders>
              <w:top w:val="nil"/>
              <w:left w:val="nil"/>
              <w:bottom w:val="nil"/>
              <w:right w:val="nil"/>
            </w:tcBorders>
            <w:shd w:val="clear" w:color="auto" w:fill="auto"/>
            <w:noWrap/>
            <w:vAlign w:val="bottom"/>
            <w:hideMark/>
          </w:tcPr>
          <w:p w14:paraId="710A4DC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w:t>
            </w:r>
          </w:p>
        </w:tc>
        <w:tc>
          <w:tcPr>
            <w:tcW w:w="617" w:type="pct"/>
            <w:tcBorders>
              <w:top w:val="nil"/>
              <w:left w:val="nil"/>
              <w:bottom w:val="nil"/>
              <w:right w:val="nil"/>
            </w:tcBorders>
            <w:shd w:val="clear" w:color="000000" w:fill="DFE182"/>
            <w:noWrap/>
            <w:vAlign w:val="bottom"/>
            <w:hideMark/>
          </w:tcPr>
          <w:p w14:paraId="33578F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490" w:type="pct"/>
            <w:tcBorders>
              <w:top w:val="nil"/>
              <w:left w:val="nil"/>
              <w:bottom w:val="nil"/>
              <w:right w:val="nil"/>
            </w:tcBorders>
            <w:shd w:val="clear" w:color="000000" w:fill="BBD780"/>
            <w:noWrap/>
            <w:vAlign w:val="bottom"/>
            <w:hideMark/>
          </w:tcPr>
          <w:p w14:paraId="4131E6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0.62</w:t>
            </w:r>
          </w:p>
        </w:tc>
        <w:tc>
          <w:tcPr>
            <w:tcW w:w="541" w:type="pct"/>
            <w:tcBorders>
              <w:top w:val="nil"/>
              <w:left w:val="nil"/>
              <w:bottom w:val="nil"/>
              <w:right w:val="nil"/>
            </w:tcBorders>
            <w:shd w:val="clear" w:color="000000" w:fill="FFE884"/>
            <w:noWrap/>
            <w:vAlign w:val="bottom"/>
            <w:hideMark/>
          </w:tcPr>
          <w:p w14:paraId="325B25F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1.88</w:t>
            </w:r>
          </w:p>
        </w:tc>
        <w:tc>
          <w:tcPr>
            <w:tcW w:w="541" w:type="pct"/>
            <w:tcBorders>
              <w:top w:val="nil"/>
              <w:left w:val="nil"/>
              <w:bottom w:val="nil"/>
              <w:right w:val="nil"/>
            </w:tcBorders>
            <w:shd w:val="clear" w:color="000000" w:fill="C0D980"/>
            <w:noWrap/>
            <w:vAlign w:val="bottom"/>
            <w:hideMark/>
          </w:tcPr>
          <w:p w14:paraId="6DCCC3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63BE7B"/>
            <w:noWrap/>
            <w:vAlign w:val="bottom"/>
            <w:hideMark/>
          </w:tcPr>
          <w:p w14:paraId="63847E2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6E883"/>
            <w:noWrap/>
            <w:vAlign w:val="bottom"/>
            <w:hideMark/>
          </w:tcPr>
          <w:p w14:paraId="6CE9C84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1.03</w:t>
            </w:r>
          </w:p>
        </w:tc>
        <w:tc>
          <w:tcPr>
            <w:tcW w:w="541" w:type="pct"/>
            <w:tcBorders>
              <w:top w:val="nil"/>
              <w:left w:val="nil"/>
              <w:bottom w:val="nil"/>
              <w:right w:val="nil"/>
            </w:tcBorders>
            <w:shd w:val="clear" w:color="000000" w:fill="B3D57F"/>
            <w:noWrap/>
            <w:vAlign w:val="bottom"/>
            <w:hideMark/>
          </w:tcPr>
          <w:p w14:paraId="5FB571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0.56</w:t>
            </w:r>
          </w:p>
        </w:tc>
      </w:tr>
      <w:tr w:rsidR="0092016A" w:rsidRPr="0092016A" w14:paraId="0E8C02E6" w14:textId="77777777" w:rsidTr="0092016A">
        <w:trPr>
          <w:trHeight w:val="290"/>
        </w:trPr>
        <w:tc>
          <w:tcPr>
            <w:tcW w:w="1191" w:type="pct"/>
            <w:tcBorders>
              <w:top w:val="nil"/>
              <w:left w:val="nil"/>
              <w:bottom w:val="nil"/>
              <w:right w:val="nil"/>
            </w:tcBorders>
            <w:shd w:val="clear" w:color="auto" w:fill="auto"/>
            <w:noWrap/>
            <w:vAlign w:val="bottom"/>
            <w:hideMark/>
          </w:tcPr>
          <w:p w14:paraId="6802F1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6.84</w:t>
            </w:r>
          </w:p>
        </w:tc>
        <w:tc>
          <w:tcPr>
            <w:tcW w:w="617" w:type="pct"/>
            <w:tcBorders>
              <w:top w:val="nil"/>
              <w:left w:val="nil"/>
              <w:bottom w:val="nil"/>
              <w:right w:val="nil"/>
            </w:tcBorders>
            <w:shd w:val="clear" w:color="000000" w:fill="F8E983"/>
            <w:noWrap/>
            <w:vAlign w:val="bottom"/>
            <w:hideMark/>
          </w:tcPr>
          <w:p w14:paraId="53F39A2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1.04</w:t>
            </w:r>
          </w:p>
        </w:tc>
        <w:tc>
          <w:tcPr>
            <w:tcW w:w="490" w:type="pct"/>
            <w:tcBorders>
              <w:top w:val="nil"/>
              <w:left w:val="nil"/>
              <w:bottom w:val="nil"/>
              <w:right w:val="nil"/>
            </w:tcBorders>
            <w:shd w:val="clear" w:color="000000" w:fill="63BE7B"/>
            <w:noWrap/>
            <w:vAlign w:val="bottom"/>
            <w:hideMark/>
          </w:tcPr>
          <w:p w14:paraId="436E1B5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683"/>
            <w:noWrap/>
            <w:vAlign w:val="bottom"/>
            <w:hideMark/>
          </w:tcPr>
          <w:p w14:paraId="721CC4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B1D47F"/>
            <w:noWrap/>
            <w:vAlign w:val="bottom"/>
            <w:hideMark/>
          </w:tcPr>
          <w:p w14:paraId="54A6B84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0.55</w:t>
            </w:r>
          </w:p>
        </w:tc>
        <w:tc>
          <w:tcPr>
            <w:tcW w:w="541" w:type="pct"/>
            <w:tcBorders>
              <w:top w:val="nil"/>
              <w:left w:val="nil"/>
              <w:bottom w:val="nil"/>
              <w:right w:val="nil"/>
            </w:tcBorders>
            <w:shd w:val="clear" w:color="000000" w:fill="6EC17B"/>
            <w:noWrap/>
            <w:vAlign w:val="bottom"/>
            <w:hideMark/>
          </w:tcPr>
          <w:p w14:paraId="1AF812C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c>
          <w:tcPr>
            <w:tcW w:w="541" w:type="pct"/>
            <w:tcBorders>
              <w:top w:val="nil"/>
              <w:left w:val="nil"/>
              <w:bottom w:val="nil"/>
              <w:right w:val="nil"/>
            </w:tcBorders>
            <w:shd w:val="clear" w:color="000000" w:fill="F4E783"/>
            <w:noWrap/>
            <w:vAlign w:val="bottom"/>
            <w:hideMark/>
          </w:tcPr>
          <w:p w14:paraId="39F5ECE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541" w:type="pct"/>
            <w:tcBorders>
              <w:top w:val="nil"/>
              <w:left w:val="nil"/>
              <w:bottom w:val="nil"/>
              <w:right w:val="nil"/>
            </w:tcBorders>
            <w:shd w:val="clear" w:color="000000" w:fill="A8D27F"/>
            <w:noWrap/>
            <w:vAlign w:val="bottom"/>
            <w:hideMark/>
          </w:tcPr>
          <w:p w14:paraId="2A8D6C9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r>
      <w:tr w:rsidR="0092016A" w:rsidRPr="0092016A" w14:paraId="23B8432E" w14:textId="77777777" w:rsidTr="0092016A">
        <w:trPr>
          <w:trHeight w:val="290"/>
        </w:trPr>
        <w:tc>
          <w:tcPr>
            <w:tcW w:w="1191" w:type="pct"/>
            <w:tcBorders>
              <w:top w:val="nil"/>
              <w:left w:val="nil"/>
              <w:bottom w:val="nil"/>
              <w:right w:val="nil"/>
            </w:tcBorders>
            <w:shd w:val="clear" w:color="auto" w:fill="auto"/>
            <w:noWrap/>
            <w:vAlign w:val="bottom"/>
            <w:hideMark/>
          </w:tcPr>
          <w:p w14:paraId="2C57F8D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w:t>
            </w:r>
          </w:p>
        </w:tc>
        <w:tc>
          <w:tcPr>
            <w:tcW w:w="617" w:type="pct"/>
            <w:tcBorders>
              <w:top w:val="nil"/>
              <w:left w:val="nil"/>
              <w:bottom w:val="nil"/>
              <w:right w:val="nil"/>
            </w:tcBorders>
            <w:shd w:val="clear" w:color="000000" w:fill="FFEB84"/>
            <w:noWrap/>
            <w:vAlign w:val="bottom"/>
            <w:hideMark/>
          </w:tcPr>
          <w:p w14:paraId="45F1137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1.28</w:t>
            </w:r>
          </w:p>
        </w:tc>
        <w:tc>
          <w:tcPr>
            <w:tcW w:w="490" w:type="pct"/>
            <w:tcBorders>
              <w:top w:val="nil"/>
              <w:left w:val="nil"/>
              <w:bottom w:val="nil"/>
              <w:right w:val="nil"/>
            </w:tcBorders>
            <w:shd w:val="clear" w:color="000000" w:fill="6AC07B"/>
            <w:noWrap/>
            <w:vAlign w:val="bottom"/>
            <w:hideMark/>
          </w:tcPr>
          <w:p w14:paraId="4C837B4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583"/>
            <w:noWrap/>
            <w:vAlign w:val="bottom"/>
            <w:hideMark/>
          </w:tcPr>
          <w:p w14:paraId="6B1DAA4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2.50</w:t>
            </w:r>
          </w:p>
        </w:tc>
        <w:tc>
          <w:tcPr>
            <w:tcW w:w="541" w:type="pct"/>
            <w:tcBorders>
              <w:top w:val="nil"/>
              <w:left w:val="nil"/>
              <w:bottom w:val="nil"/>
              <w:right w:val="nil"/>
            </w:tcBorders>
            <w:shd w:val="clear" w:color="000000" w:fill="A6D17E"/>
            <w:noWrap/>
            <w:vAlign w:val="bottom"/>
            <w:hideMark/>
          </w:tcPr>
          <w:p w14:paraId="6C1A9BA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0.47</w:t>
            </w:r>
          </w:p>
        </w:tc>
        <w:tc>
          <w:tcPr>
            <w:tcW w:w="541" w:type="pct"/>
            <w:tcBorders>
              <w:top w:val="nil"/>
              <w:left w:val="nil"/>
              <w:bottom w:val="nil"/>
              <w:right w:val="nil"/>
            </w:tcBorders>
            <w:shd w:val="clear" w:color="000000" w:fill="7FC67C"/>
            <w:noWrap/>
            <w:vAlign w:val="bottom"/>
            <w:hideMark/>
          </w:tcPr>
          <w:p w14:paraId="53D1DCC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0.20</w:t>
            </w:r>
          </w:p>
        </w:tc>
        <w:tc>
          <w:tcPr>
            <w:tcW w:w="541" w:type="pct"/>
            <w:tcBorders>
              <w:top w:val="nil"/>
              <w:left w:val="nil"/>
              <w:bottom w:val="nil"/>
              <w:right w:val="nil"/>
            </w:tcBorders>
            <w:shd w:val="clear" w:color="000000" w:fill="F0E683"/>
            <w:noWrap/>
            <w:vAlign w:val="bottom"/>
            <w:hideMark/>
          </w:tcPr>
          <w:p w14:paraId="350FEEC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0.99</w:t>
            </w:r>
          </w:p>
        </w:tc>
        <w:tc>
          <w:tcPr>
            <w:tcW w:w="541" w:type="pct"/>
            <w:tcBorders>
              <w:top w:val="nil"/>
              <w:left w:val="nil"/>
              <w:bottom w:val="nil"/>
              <w:right w:val="nil"/>
            </w:tcBorders>
            <w:shd w:val="clear" w:color="000000" w:fill="9DCE7E"/>
            <w:noWrap/>
            <w:vAlign w:val="bottom"/>
            <w:hideMark/>
          </w:tcPr>
          <w:p w14:paraId="3F470C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0.41</w:t>
            </w:r>
          </w:p>
        </w:tc>
      </w:tr>
      <w:tr w:rsidR="0092016A" w:rsidRPr="0092016A" w14:paraId="4FC5CC3C" w14:textId="77777777" w:rsidTr="0092016A">
        <w:trPr>
          <w:trHeight w:val="290"/>
        </w:trPr>
        <w:tc>
          <w:tcPr>
            <w:tcW w:w="1191" w:type="pct"/>
            <w:tcBorders>
              <w:top w:val="nil"/>
              <w:left w:val="nil"/>
              <w:bottom w:val="nil"/>
              <w:right w:val="nil"/>
            </w:tcBorders>
            <w:shd w:val="clear" w:color="auto" w:fill="auto"/>
            <w:noWrap/>
            <w:vAlign w:val="bottom"/>
            <w:hideMark/>
          </w:tcPr>
          <w:p w14:paraId="6EF5EEA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w:t>
            </w:r>
          </w:p>
        </w:tc>
        <w:tc>
          <w:tcPr>
            <w:tcW w:w="617" w:type="pct"/>
            <w:tcBorders>
              <w:top w:val="nil"/>
              <w:left w:val="nil"/>
              <w:bottom w:val="nil"/>
              <w:right w:val="nil"/>
            </w:tcBorders>
            <w:shd w:val="clear" w:color="000000" w:fill="FFE984"/>
            <w:noWrap/>
            <w:vAlign w:val="bottom"/>
            <w:hideMark/>
          </w:tcPr>
          <w:p w14:paraId="6BD1B7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1.67</w:t>
            </w:r>
          </w:p>
        </w:tc>
        <w:tc>
          <w:tcPr>
            <w:tcW w:w="490" w:type="pct"/>
            <w:tcBorders>
              <w:top w:val="nil"/>
              <w:left w:val="nil"/>
              <w:bottom w:val="nil"/>
              <w:right w:val="nil"/>
            </w:tcBorders>
            <w:shd w:val="clear" w:color="000000" w:fill="FFE984"/>
            <w:noWrap/>
            <w:vAlign w:val="bottom"/>
            <w:hideMark/>
          </w:tcPr>
          <w:p w14:paraId="6766E46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1.63</w:t>
            </w:r>
          </w:p>
        </w:tc>
        <w:tc>
          <w:tcPr>
            <w:tcW w:w="541" w:type="pct"/>
            <w:tcBorders>
              <w:top w:val="nil"/>
              <w:left w:val="nil"/>
              <w:bottom w:val="nil"/>
              <w:right w:val="nil"/>
            </w:tcBorders>
            <w:shd w:val="clear" w:color="000000" w:fill="FFE383"/>
            <w:noWrap/>
            <w:vAlign w:val="bottom"/>
            <w:hideMark/>
          </w:tcPr>
          <w:p w14:paraId="715516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2.89</w:t>
            </w:r>
          </w:p>
        </w:tc>
        <w:tc>
          <w:tcPr>
            <w:tcW w:w="541" w:type="pct"/>
            <w:tcBorders>
              <w:top w:val="nil"/>
              <w:left w:val="nil"/>
              <w:bottom w:val="nil"/>
              <w:right w:val="nil"/>
            </w:tcBorders>
            <w:shd w:val="clear" w:color="000000" w:fill="95CC7D"/>
            <w:noWrap/>
            <w:vAlign w:val="bottom"/>
            <w:hideMark/>
          </w:tcPr>
          <w:p w14:paraId="683C4B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0.35</w:t>
            </w:r>
          </w:p>
        </w:tc>
        <w:tc>
          <w:tcPr>
            <w:tcW w:w="541" w:type="pct"/>
            <w:tcBorders>
              <w:top w:val="nil"/>
              <w:left w:val="nil"/>
              <w:bottom w:val="nil"/>
              <w:right w:val="nil"/>
            </w:tcBorders>
            <w:shd w:val="clear" w:color="000000" w:fill="96CC7D"/>
            <w:noWrap/>
            <w:vAlign w:val="bottom"/>
            <w:hideMark/>
          </w:tcPr>
          <w:p w14:paraId="6C188A5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0.36</w:t>
            </w:r>
          </w:p>
        </w:tc>
        <w:tc>
          <w:tcPr>
            <w:tcW w:w="541" w:type="pct"/>
            <w:tcBorders>
              <w:top w:val="nil"/>
              <w:left w:val="nil"/>
              <w:bottom w:val="nil"/>
              <w:right w:val="nil"/>
            </w:tcBorders>
            <w:shd w:val="clear" w:color="000000" w:fill="E7E482"/>
            <w:noWrap/>
            <w:vAlign w:val="bottom"/>
            <w:hideMark/>
          </w:tcPr>
          <w:p w14:paraId="04800A2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0.92</w:t>
            </w:r>
          </w:p>
        </w:tc>
        <w:tc>
          <w:tcPr>
            <w:tcW w:w="541" w:type="pct"/>
            <w:tcBorders>
              <w:top w:val="nil"/>
              <w:left w:val="nil"/>
              <w:bottom w:val="nil"/>
              <w:right w:val="nil"/>
            </w:tcBorders>
            <w:shd w:val="clear" w:color="000000" w:fill="8DCA7D"/>
            <w:noWrap/>
            <w:vAlign w:val="bottom"/>
            <w:hideMark/>
          </w:tcPr>
          <w:p w14:paraId="3F12D01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0.30</w:t>
            </w:r>
          </w:p>
        </w:tc>
      </w:tr>
      <w:tr w:rsidR="0092016A" w:rsidRPr="0092016A" w14:paraId="043D67D5" w14:textId="77777777" w:rsidTr="0092016A">
        <w:trPr>
          <w:trHeight w:val="290"/>
        </w:trPr>
        <w:tc>
          <w:tcPr>
            <w:tcW w:w="1191" w:type="pct"/>
            <w:tcBorders>
              <w:top w:val="nil"/>
              <w:left w:val="nil"/>
              <w:bottom w:val="nil"/>
              <w:right w:val="nil"/>
            </w:tcBorders>
            <w:shd w:val="clear" w:color="auto" w:fill="auto"/>
            <w:noWrap/>
            <w:vAlign w:val="bottom"/>
            <w:hideMark/>
          </w:tcPr>
          <w:p w14:paraId="7238F7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w:t>
            </w:r>
          </w:p>
        </w:tc>
        <w:tc>
          <w:tcPr>
            <w:tcW w:w="617" w:type="pct"/>
            <w:tcBorders>
              <w:top w:val="nil"/>
              <w:left w:val="nil"/>
              <w:bottom w:val="nil"/>
              <w:right w:val="nil"/>
            </w:tcBorders>
            <w:shd w:val="clear" w:color="000000" w:fill="FFE784"/>
            <w:noWrap/>
            <w:vAlign w:val="bottom"/>
            <w:hideMark/>
          </w:tcPr>
          <w:p w14:paraId="0E773F6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490" w:type="pct"/>
            <w:tcBorders>
              <w:top w:val="nil"/>
              <w:left w:val="nil"/>
              <w:bottom w:val="nil"/>
              <w:right w:val="nil"/>
            </w:tcBorders>
            <w:shd w:val="clear" w:color="000000" w:fill="FFDD82"/>
            <w:noWrap/>
            <w:vAlign w:val="bottom"/>
            <w:hideMark/>
          </w:tcPr>
          <w:p w14:paraId="0FC8DD6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4.03</w:t>
            </w:r>
          </w:p>
        </w:tc>
        <w:tc>
          <w:tcPr>
            <w:tcW w:w="541" w:type="pct"/>
            <w:tcBorders>
              <w:top w:val="nil"/>
              <w:left w:val="nil"/>
              <w:bottom w:val="nil"/>
              <w:right w:val="nil"/>
            </w:tcBorders>
            <w:shd w:val="clear" w:color="000000" w:fill="FFE183"/>
            <w:noWrap/>
            <w:vAlign w:val="bottom"/>
            <w:hideMark/>
          </w:tcPr>
          <w:p w14:paraId="27E1FF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w:t>
            </w:r>
          </w:p>
        </w:tc>
        <w:tc>
          <w:tcPr>
            <w:tcW w:w="541" w:type="pct"/>
            <w:tcBorders>
              <w:top w:val="nil"/>
              <w:left w:val="nil"/>
              <w:bottom w:val="nil"/>
              <w:right w:val="nil"/>
            </w:tcBorders>
            <w:shd w:val="clear" w:color="000000" w:fill="88C87D"/>
            <w:noWrap/>
            <w:vAlign w:val="bottom"/>
            <w:hideMark/>
          </w:tcPr>
          <w:p w14:paraId="2423DC3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0.26</w:t>
            </w:r>
          </w:p>
        </w:tc>
        <w:tc>
          <w:tcPr>
            <w:tcW w:w="541" w:type="pct"/>
            <w:tcBorders>
              <w:top w:val="nil"/>
              <w:left w:val="nil"/>
              <w:bottom w:val="nil"/>
              <w:right w:val="nil"/>
            </w:tcBorders>
            <w:shd w:val="clear" w:color="000000" w:fill="A8D27F"/>
            <w:noWrap/>
            <w:vAlign w:val="bottom"/>
            <w:hideMark/>
          </w:tcPr>
          <w:p w14:paraId="0EC4483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c>
          <w:tcPr>
            <w:tcW w:w="541" w:type="pct"/>
            <w:tcBorders>
              <w:top w:val="nil"/>
              <w:left w:val="nil"/>
              <w:bottom w:val="nil"/>
              <w:right w:val="nil"/>
            </w:tcBorders>
            <w:shd w:val="clear" w:color="000000" w:fill="D6DF81"/>
            <w:noWrap/>
            <w:vAlign w:val="bottom"/>
            <w:hideMark/>
          </w:tcPr>
          <w:p w14:paraId="1B13CA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81C67C"/>
            <w:noWrap/>
            <w:vAlign w:val="bottom"/>
            <w:hideMark/>
          </w:tcPr>
          <w:p w14:paraId="615B3C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0.22</w:t>
            </w:r>
          </w:p>
        </w:tc>
      </w:tr>
      <w:tr w:rsidR="0092016A" w:rsidRPr="0092016A" w14:paraId="7569CF4A" w14:textId="77777777" w:rsidTr="0092016A">
        <w:trPr>
          <w:trHeight w:val="290"/>
        </w:trPr>
        <w:tc>
          <w:tcPr>
            <w:tcW w:w="1191" w:type="pct"/>
            <w:tcBorders>
              <w:top w:val="nil"/>
              <w:left w:val="nil"/>
              <w:bottom w:val="nil"/>
              <w:right w:val="nil"/>
            </w:tcBorders>
            <w:shd w:val="clear" w:color="auto" w:fill="auto"/>
            <w:noWrap/>
            <w:vAlign w:val="bottom"/>
            <w:hideMark/>
          </w:tcPr>
          <w:p w14:paraId="42C5030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w:t>
            </w:r>
          </w:p>
        </w:tc>
        <w:tc>
          <w:tcPr>
            <w:tcW w:w="617" w:type="pct"/>
            <w:tcBorders>
              <w:top w:val="nil"/>
              <w:left w:val="nil"/>
              <w:bottom w:val="nil"/>
              <w:right w:val="nil"/>
            </w:tcBorders>
            <w:shd w:val="clear" w:color="000000" w:fill="FFE583"/>
            <w:noWrap/>
            <w:vAlign w:val="bottom"/>
            <w:hideMark/>
          </w:tcPr>
          <w:p w14:paraId="1B1254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2.36</w:t>
            </w:r>
          </w:p>
        </w:tc>
        <w:tc>
          <w:tcPr>
            <w:tcW w:w="490" w:type="pct"/>
            <w:tcBorders>
              <w:top w:val="nil"/>
              <w:left w:val="nil"/>
              <w:bottom w:val="nil"/>
              <w:right w:val="nil"/>
            </w:tcBorders>
            <w:shd w:val="clear" w:color="000000" w:fill="FED07F"/>
            <w:noWrap/>
            <w:vAlign w:val="bottom"/>
            <w:hideMark/>
          </w:tcPr>
          <w:p w14:paraId="292D54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6.67</w:t>
            </w:r>
          </w:p>
        </w:tc>
        <w:tc>
          <w:tcPr>
            <w:tcW w:w="541" w:type="pct"/>
            <w:tcBorders>
              <w:top w:val="nil"/>
              <w:left w:val="nil"/>
              <w:bottom w:val="nil"/>
              <w:right w:val="nil"/>
            </w:tcBorders>
            <w:shd w:val="clear" w:color="000000" w:fill="FFE182"/>
            <w:noWrap/>
            <w:vAlign w:val="bottom"/>
            <w:hideMark/>
          </w:tcPr>
          <w:p w14:paraId="4B1A026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3.36</w:t>
            </w:r>
          </w:p>
        </w:tc>
        <w:tc>
          <w:tcPr>
            <w:tcW w:w="541" w:type="pct"/>
            <w:tcBorders>
              <w:top w:val="nil"/>
              <w:left w:val="nil"/>
              <w:bottom w:val="nil"/>
              <w:right w:val="nil"/>
            </w:tcBorders>
            <w:shd w:val="clear" w:color="000000" w:fill="7EC57C"/>
            <w:noWrap/>
            <w:vAlign w:val="bottom"/>
            <w:hideMark/>
          </w:tcPr>
          <w:p w14:paraId="3FDBE8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541" w:type="pct"/>
            <w:tcBorders>
              <w:top w:val="nil"/>
              <w:left w:val="nil"/>
              <w:bottom w:val="nil"/>
              <w:right w:val="nil"/>
            </w:tcBorders>
            <w:shd w:val="clear" w:color="000000" w:fill="B7D67F"/>
            <w:noWrap/>
            <w:vAlign w:val="bottom"/>
            <w:hideMark/>
          </w:tcPr>
          <w:p w14:paraId="7283204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0.59</w:t>
            </w:r>
          </w:p>
        </w:tc>
        <w:tc>
          <w:tcPr>
            <w:tcW w:w="541" w:type="pct"/>
            <w:tcBorders>
              <w:top w:val="nil"/>
              <w:left w:val="nil"/>
              <w:bottom w:val="nil"/>
              <w:right w:val="nil"/>
            </w:tcBorders>
            <w:shd w:val="clear" w:color="000000" w:fill="BFD880"/>
            <w:noWrap/>
            <w:vAlign w:val="bottom"/>
            <w:hideMark/>
          </w:tcPr>
          <w:p w14:paraId="2B79A09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78C47C"/>
            <w:noWrap/>
            <w:vAlign w:val="bottom"/>
            <w:hideMark/>
          </w:tcPr>
          <w:p w14:paraId="7412198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r>
      <w:tr w:rsidR="0092016A" w:rsidRPr="0092016A" w14:paraId="1BAD0874" w14:textId="77777777" w:rsidTr="0092016A">
        <w:trPr>
          <w:trHeight w:val="290"/>
        </w:trPr>
        <w:tc>
          <w:tcPr>
            <w:tcW w:w="1191" w:type="pct"/>
            <w:tcBorders>
              <w:top w:val="nil"/>
              <w:left w:val="nil"/>
              <w:bottom w:val="nil"/>
              <w:right w:val="nil"/>
            </w:tcBorders>
            <w:shd w:val="clear" w:color="auto" w:fill="auto"/>
            <w:noWrap/>
            <w:vAlign w:val="bottom"/>
            <w:hideMark/>
          </w:tcPr>
          <w:p w14:paraId="7742514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w:t>
            </w:r>
          </w:p>
        </w:tc>
        <w:tc>
          <w:tcPr>
            <w:tcW w:w="617" w:type="pct"/>
            <w:tcBorders>
              <w:top w:val="nil"/>
              <w:left w:val="nil"/>
              <w:bottom w:val="nil"/>
              <w:right w:val="nil"/>
            </w:tcBorders>
            <w:shd w:val="clear" w:color="000000" w:fill="FFE483"/>
            <w:noWrap/>
            <w:vAlign w:val="bottom"/>
            <w:hideMark/>
          </w:tcPr>
          <w:p w14:paraId="4634F35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2.66</w:t>
            </w:r>
          </w:p>
        </w:tc>
        <w:tc>
          <w:tcPr>
            <w:tcW w:w="490" w:type="pct"/>
            <w:tcBorders>
              <w:top w:val="nil"/>
              <w:left w:val="nil"/>
              <w:bottom w:val="nil"/>
              <w:right w:val="nil"/>
            </w:tcBorders>
            <w:shd w:val="clear" w:color="000000" w:fill="FDC47D"/>
            <w:noWrap/>
            <w:vAlign w:val="bottom"/>
            <w:hideMark/>
          </w:tcPr>
          <w:p w14:paraId="78678B9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9.27</w:t>
            </w:r>
          </w:p>
        </w:tc>
        <w:tc>
          <w:tcPr>
            <w:tcW w:w="541" w:type="pct"/>
            <w:tcBorders>
              <w:top w:val="nil"/>
              <w:left w:val="nil"/>
              <w:bottom w:val="nil"/>
              <w:right w:val="nil"/>
            </w:tcBorders>
            <w:shd w:val="clear" w:color="000000" w:fill="FFE082"/>
            <w:noWrap/>
            <w:vAlign w:val="bottom"/>
            <w:hideMark/>
          </w:tcPr>
          <w:p w14:paraId="37633B4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3.50</w:t>
            </w:r>
          </w:p>
        </w:tc>
        <w:tc>
          <w:tcPr>
            <w:tcW w:w="541" w:type="pct"/>
            <w:tcBorders>
              <w:top w:val="nil"/>
              <w:left w:val="nil"/>
              <w:bottom w:val="nil"/>
              <w:right w:val="nil"/>
            </w:tcBorders>
            <w:shd w:val="clear" w:color="000000" w:fill="76C37C"/>
            <w:noWrap/>
            <w:vAlign w:val="bottom"/>
            <w:hideMark/>
          </w:tcPr>
          <w:p w14:paraId="74E5225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541" w:type="pct"/>
            <w:tcBorders>
              <w:top w:val="nil"/>
              <w:left w:val="nil"/>
              <w:bottom w:val="nil"/>
              <w:right w:val="nil"/>
            </w:tcBorders>
            <w:shd w:val="clear" w:color="000000" w:fill="C2D980"/>
            <w:noWrap/>
            <w:vAlign w:val="bottom"/>
            <w:hideMark/>
          </w:tcPr>
          <w:p w14:paraId="1562B1B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0.67</w:t>
            </w:r>
          </w:p>
        </w:tc>
        <w:tc>
          <w:tcPr>
            <w:tcW w:w="541" w:type="pct"/>
            <w:tcBorders>
              <w:top w:val="nil"/>
              <w:left w:val="nil"/>
              <w:bottom w:val="nil"/>
              <w:right w:val="nil"/>
            </w:tcBorders>
            <w:shd w:val="clear" w:color="000000" w:fill="A5D17E"/>
            <w:noWrap/>
            <w:vAlign w:val="bottom"/>
            <w:hideMark/>
          </w:tcPr>
          <w:p w14:paraId="064821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0.46</w:t>
            </w:r>
          </w:p>
        </w:tc>
        <w:tc>
          <w:tcPr>
            <w:tcW w:w="541" w:type="pct"/>
            <w:tcBorders>
              <w:top w:val="nil"/>
              <w:left w:val="nil"/>
              <w:bottom w:val="nil"/>
              <w:right w:val="nil"/>
            </w:tcBorders>
            <w:shd w:val="clear" w:color="000000" w:fill="71C27B"/>
            <w:noWrap/>
            <w:vAlign w:val="bottom"/>
            <w:hideMark/>
          </w:tcPr>
          <w:p w14:paraId="1837470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r>
      <w:tr w:rsidR="0092016A" w:rsidRPr="0092016A" w14:paraId="792741F4" w14:textId="77777777" w:rsidTr="0092016A">
        <w:trPr>
          <w:trHeight w:val="290"/>
        </w:trPr>
        <w:tc>
          <w:tcPr>
            <w:tcW w:w="1191" w:type="pct"/>
            <w:tcBorders>
              <w:top w:val="nil"/>
              <w:left w:val="nil"/>
              <w:bottom w:val="nil"/>
              <w:right w:val="nil"/>
            </w:tcBorders>
            <w:shd w:val="clear" w:color="auto" w:fill="auto"/>
            <w:noWrap/>
            <w:vAlign w:val="bottom"/>
            <w:hideMark/>
          </w:tcPr>
          <w:p w14:paraId="5829F7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w:t>
            </w:r>
          </w:p>
        </w:tc>
        <w:tc>
          <w:tcPr>
            <w:tcW w:w="617" w:type="pct"/>
            <w:tcBorders>
              <w:top w:val="nil"/>
              <w:left w:val="nil"/>
              <w:bottom w:val="nil"/>
              <w:right w:val="nil"/>
            </w:tcBorders>
            <w:shd w:val="clear" w:color="000000" w:fill="FFE383"/>
            <w:noWrap/>
            <w:vAlign w:val="bottom"/>
            <w:hideMark/>
          </w:tcPr>
          <w:p w14:paraId="5D1BD1C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w:t>
            </w:r>
          </w:p>
        </w:tc>
        <w:tc>
          <w:tcPr>
            <w:tcW w:w="490" w:type="pct"/>
            <w:tcBorders>
              <w:top w:val="nil"/>
              <w:left w:val="nil"/>
              <w:bottom w:val="nil"/>
              <w:right w:val="nil"/>
            </w:tcBorders>
            <w:shd w:val="clear" w:color="000000" w:fill="FDB87B"/>
            <w:noWrap/>
            <w:vAlign w:val="bottom"/>
            <w:hideMark/>
          </w:tcPr>
          <w:p w14:paraId="0F4B4E2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11.73</w:t>
            </w:r>
          </w:p>
        </w:tc>
        <w:tc>
          <w:tcPr>
            <w:tcW w:w="541" w:type="pct"/>
            <w:tcBorders>
              <w:top w:val="nil"/>
              <w:left w:val="nil"/>
              <w:bottom w:val="nil"/>
              <w:right w:val="nil"/>
            </w:tcBorders>
            <w:shd w:val="clear" w:color="000000" w:fill="FFDF82"/>
            <w:noWrap/>
            <w:vAlign w:val="bottom"/>
            <w:hideMark/>
          </w:tcPr>
          <w:p w14:paraId="5701207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3.61</w:t>
            </w:r>
          </w:p>
        </w:tc>
        <w:tc>
          <w:tcPr>
            <w:tcW w:w="541" w:type="pct"/>
            <w:tcBorders>
              <w:top w:val="nil"/>
              <w:left w:val="nil"/>
              <w:bottom w:val="nil"/>
              <w:right w:val="nil"/>
            </w:tcBorders>
            <w:shd w:val="clear" w:color="000000" w:fill="70C17B"/>
            <w:noWrap/>
            <w:vAlign w:val="bottom"/>
            <w:hideMark/>
          </w:tcPr>
          <w:p w14:paraId="6147D6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541" w:type="pct"/>
            <w:tcBorders>
              <w:top w:val="nil"/>
              <w:left w:val="nil"/>
              <w:bottom w:val="nil"/>
              <w:right w:val="nil"/>
            </w:tcBorders>
            <w:shd w:val="clear" w:color="000000" w:fill="CADB80"/>
            <w:noWrap/>
            <w:vAlign w:val="bottom"/>
            <w:hideMark/>
          </w:tcPr>
          <w:p w14:paraId="1BEA2E4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0.72</w:t>
            </w:r>
          </w:p>
        </w:tc>
        <w:tc>
          <w:tcPr>
            <w:tcW w:w="541" w:type="pct"/>
            <w:tcBorders>
              <w:top w:val="nil"/>
              <w:left w:val="nil"/>
              <w:bottom w:val="nil"/>
              <w:right w:val="nil"/>
            </w:tcBorders>
            <w:shd w:val="clear" w:color="000000" w:fill="8FCA7D"/>
            <w:noWrap/>
            <w:vAlign w:val="bottom"/>
            <w:hideMark/>
          </w:tcPr>
          <w:p w14:paraId="01FEE11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0.31</w:t>
            </w:r>
          </w:p>
        </w:tc>
        <w:tc>
          <w:tcPr>
            <w:tcW w:w="541" w:type="pct"/>
            <w:tcBorders>
              <w:top w:val="nil"/>
              <w:left w:val="nil"/>
              <w:bottom w:val="nil"/>
              <w:right w:val="nil"/>
            </w:tcBorders>
            <w:shd w:val="clear" w:color="000000" w:fill="6EC17B"/>
            <w:noWrap/>
            <w:vAlign w:val="bottom"/>
            <w:hideMark/>
          </w:tcPr>
          <w:p w14:paraId="2A0E14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r>
      <w:tr w:rsidR="0092016A" w:rsidRPr="0092016A" w14:paraId="0F1A3A16" w14:textId="77777777" w:rsidTr="0092016A">
        <w:trPr>
          <w:trHeight w:val="290"/>
        </w:trPr>
        <w:tc>
          <w:tcPr>
            <w:tcW w:w="1191" w:type="pct"/>
            <w:tcBorders>
              <w:top w:val="nil"/>
              <w:left w:val="nil"/>
              <w:bottom w:val="nil"/>
              <w:right w:val="nil"/>
            </w:tcBorders>
            <w:shd w:val="clear" w:color="auto" w:fill="auto"/>
            <w:noWrap/>
            <w:vAlign w:val="bottom"/>
            <w:hideMark/>
          </w:tcPr>
          <w:p w14:paraId="721A2A2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w:t>
            </w:r>
          </w:p>
        </w:tc>
        <w:tc>
          <w:tcPr>
            <w:tcW w:w="617" w:type="pct"/>
            <w:tcBorders>
              <w:top w:val="nil"/>
              <w:left w:val="nil"/>
              <w:bottom w:val="nil"/>
              <w:right w:val="nil"/>
            </w:tcBorders>
            <w:shd w:val="clear" w:color="000000" w:fill="FFE283"/>
            <w:noWrap/>
            <w:vAlign w:val="bottom"/>
            <w:hideMark/>
          </w:tcPr>
          <w:p w14:paraId="70D0AFA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3.15</w:t>
            </w:r>
          </w:p>
        </w:tc>
        <w:tc>
          <w:tcPr>
            <w:tcW w:w="490" w:type="pct"/>
            <w:tcBorders>
              <w:top w:val="nil"/>
              <w:left w:val="nil"/>
              <w:bottom w:val="nil"/>
              <w:right w:val="nil"/>
            </w:tcBorders>
            <w:shd w:val="clear" w:color="000000" w:fill="FCAD78"/>
            <w:noWrap/>
            <w:vAlign w:val="bottom"/>
            <w:hideMark/>
          </w:tcPr>
          <w:p w14:paraId="10EE7EA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14.02</w:t>
            </w:r>
          </w:p>
        </w:tc>
        <w:tc>
          <w:tcPr>
            <w:tcW w:w="541" w:type="pct"/>
            <w:tcBorders>
              <w:top w:val="nil"/>
              <w:left w:val="nil"/>
              <w:bottom w:val="nil"/>
              <w:right w:val="nil"/>
            </w:tcBorders>
            <w:shd w:val="clear" w:color="000000" w:fill="FFDF82"/>
            <w:noWrap/>
            <w:vAlign w:val="bottom"/>
            <w:hideMark/>
          </w:tcPr>
          <w:p w14:paraId="287D3A9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3.70</w:t>
            </w:r>
          </w:p>
        </w:tc>
        <w:tc>
          <w:tcPr>
            <w:tcW w:w="541" w:type="pct"/>
            <w:tcBorders>
              <w:top w:val="nil"/>
              <w:left w:val="nil"/>
              <w:bottom w:val="nil"/>
              <w:right w:val="nil"/>
            </w:tcBorders>
            <w:shd w:val="clear" w:color="000000" w:fill="6BC07B"/>
            <w:noWrap/>
            <w:vAlign w:val="bottom"/>
            <w:hideMark/>
          </w:tcPr>
          <w:p w14:paraId="673E552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D1DD81"/>
            <w:noWrap/>
            <w:vAlign w:val="bottom"/>
            <w:hideMark/>
          </w:tcPr>
          <w:p w14:paraId="5D54A0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0.77</w:t>
            </w:r>
          </w:p>
        </w:tc>
        <w:tc>
          <w:tcPr>
            <w:tcW w:w="541" w:type="pct"/>
            <w:tcBorders>
              <w:top w:val="nil"/>
              <w:left w:val="nil"/>
              <w:bottom w:val="nil"/>
              <w:right w:val="nil"/>
            </w:tcBorders>
            <w:shd w:val="clear" w:color="000000" w:fill="85C77C"/>
            <w:noWrap/>
            <w:vAlign w:val="bottom"/>
            <w:hideMark/>
          </w:tcPr>
          <w:p w14:paraId="1299E82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0.24</w:t>
            </w:r>
          </w:p>
        </w:tc>
        <w:tc>
          <w:tcPr>
            <w:tcW w:w="541" w:type="pct"/>
            <w:tcBorders>
              <w:top w:val="nil"/>
              <w:left w:val="nil"/>
              <w:bottom w:val="nil"/>
              <w:right w:val="nil"/>
            </w:tcBorders>
            <w:shd w:val="clear" w:color="000000" w:fill="6BC07B"/>
            <w:noWrap/>
            <w:vAlign w:val="bottom"/>
            <w:hideMark/>
          </w:tcPr>
          <w:p w14:paraId="356C197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r>
      <w:tr w:rsidR="0092016A" w:rsidRPr="0092016A" w14:paraId="6CE6E92A" w14:textId="77777777" w:rsidTr="0092016A">
        <w:trPr>
          <w:trHeight w:val="290"/>
        </w:trPr>
        <w:tc>
          <w:tcPr>
            <w:tcW w:w="1191" w:type="pct"/>
            <w:tcBorders>
              <w:top w:val="nil"/>
              <w:left w:val="nil"/>
              <w:bottom w:val="nil"/>
              <w:right w:val="nil"/>
            </w:tcBorders>
            <w:shd w:val="clear" w:color="auto" w:fill="auto"/>
            <w:noWrap/>
            <w:vAlign w:val="bottom"/>
            <w:hideMark/>
          </w:tcPr>
          <w:p w14:paraId="7C330C8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w:t>
            </w:r>
          </w:p>
        </w:tc>
        <w:tc>
          <w:tcPr>
            <w:tcW w:w="617" w:type="pct"/>
            <w:tcBorders>
              <w:top w:val="nil"/>
              <w:left w:val="nil"/>
              <w:bottom w:val="nil"/>
              <w:right w:val="nil"/>
            </w:tcBorders>
            <w:shd w:val="clear" w:color="000000" w:fill="FFE182"/>
            <w:noWrap/>
            <w:vAlign w:val="bottom"/>
            <w:hideMark/>
          </w:tcPr>
          <w:p w14:paraId="4D7442C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3.34</w:t>
            </w:r>
          </w:p>
        </w:tc>
        <w:tc>
          <w:tcPr>
            <w:tcW w:w="490" w:type="pct"/>
            <w:tcBorders>
              <w:top w:val="nil"/>
              <w:left w:val="nil"/>
              <w:bottom w:val="nil"/>
              <w:right w:val="nil"/>
            </w:tcBorders>
            <w:shd w:val="clear" w:color="000000" w:fill="FCA377"/>
            <w:noWrap/>
            <w:vAlign w:val="bottom"/>
            <w:hideMark/>
          </w:tcPr>
          <w:p w14:paraId="00338F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16.10</w:t>
            </w:r>
          </w:p>
        </w:tc>
        <w:tc>
          <w:tcPr>
            <w:tcW w:w="541" w:type="pct"/>
            <w:tcBorders>
              <w:top w:val="nil"/>
              <w:left w:val="nil"/>
              <w:bottom w:val="nil"/>
              <w:right w:val="nil"/>
            </w:tcBorders>
            <w:shd w:val="clear" w:color="000000" w:fill="FFDE82"/>
            <w:noWrap/>
            <w:vAlign w:val="bottom"/>
            <w:hideMark/>
          </w:tcPr>
          <w:p w14:paraId="550DA58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3.78</w:t>
            </w:r>
          </w:p>
        </w:tc>
        <w:tc>
          <w:tcPr>
            <w:tcW w:w="541" w:type="pct"/>
            <w:tcBorders>
              <w:top w:val="nil"/>
              <w:left w:val="nil"/>
              <w:bottom w:val="nil"/>
              <w:right w:val="nil"/>
            </w:tcBorders>
            <w:shd w:val="clear" w:color="000000" w:fill="67BF7B"/>
            <w:noWrap/>
            <w:vAlign w:val="bottom"/>
            <w:hideMark/>
          </w:tcPr>
          <w:p w14:paraId="079553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c>
          <w:tcPr>
            <w:tcW w:w="541" w:type="pct"/>
            <w:tcBorders>
              <w:top w:val="nil"/>
              <w:left w:val="nil"/>
              <w:bottom w:val="nil"/>
              <w:right w:val="nil"/>
            </w:tcBorders>
            <w:shd w:val="clear" w:color="000000" w:fill="D7DF81"/>
            <w:noWrap/>
            <w:vAlign w:val="bottom"/>
            <w:hideMark/>
          </w:tcPr>
          <w:p w14:paraId="06AA0F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77C37C"/>
            <w:noWrap/>
            <w:vAlign w:val="bottom"/>
            <w:hideMark/>
          </w:tcPr>
          <w:p w14:paraId="452799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68BF7B"/>
            <w:noWrap/>
            <w:vAlign w:val="bottom"/>
            <w:hideMark/>
          </w:tcPr>
          <w:p w14:paraId="1B497A5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0.04</w:t>
            </w:r>
          </w:p>
        </w:tc>
      </w:tr>
      <w:tr w:rsidR="0092016A" w:rsidRPr="0092016A" w14:paraId="492EC187" w14:textId="77777777" w:rsidTr="0092016A">
        <w:trPr>
          <w:trHeight w:val="290"/>
        </w:trPr>
        <w:tc>
          <w:tcPr>
            <w:tcW w:w="1191" w:type="pct"/>
            <w:tcBorders>
              <w:top w:val="nil"/>
              <w:left w:val="nil"/>
              <w:bottom w:val="nil"/>
              <w:right w:val="nil"/>
            </w:tcBorders>
            <w:shd w:val="clear" w:color="auto" w:fill="auto"/>
            <w:noWrap/>
            <w:vAlign w:val="bottom"/>
            <w:hideMark/>
          </w:tcPr>
          <w:p w14:paraId="718BEBB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w:t>
            </w:r>
          </w:p>
        </w:tc>
        <w:tc>
          <w:tcPr>
            <w:tcW w:w="617" w:type="pct"/>
            <w:tcBorders>
              <w:top w:val="nil"/>
              <w:left w:val="nil"/>
              <w:bottom w:val="nil"/>
              <w:right w:val="nil"/>
            </w:tcBorders>
            <w:shd w:val="clear" w:color="000000" w:fill="FFE082"/>
            <w:noWrap/>
            <w:vAlign w:val="bottom"/>
            <w:hideMark/>
          </w:tcPr>
          <w:p w14:paraId="1FDF98B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w:t>
            </w:r>
          </w:p>
        </w:tc>
        <w:tc>
          <w:tcPr>
            <w:tcW w:w="490" w:type="pct"/>
            <w:tcBorders>
              <w:top w:val="nil"/>
              <w:left w:val="nil"/>
              <w:bottom w:val="nil"/>
              <w:right w:val="nil"/>
            </w:tcBorders>
            <w:shd w:val="clear" w:color="000000" w:fill="FB9A75"/>
            <w:noWrap/>
            <w:vAlign w:val="bottom"/>
            <w:hideMark/>
          </w:tcPr>
          <w:p w14:paraId="5FF1687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18.00</w:t>
            </w:r>
          </w:p>
        </w:tc>
        <w:tc>
          <w:tcPr>
            <w:tcW w:w="541" w:type="pct"/>
            <w:tcBorders>
              <w:top w:val="nil"/>
              <w:left w:val="nil"/>
              <w:bottom w:val="nil"/>
              <w:right w:val="nil"/>
            </w:tcBorders>
            <w:shd w:val="clear" w:color="000000" w:fill="FFDE82"/>
            <w:noWrap/>
            <w:vAlign w:val="bottom"/>
            <w:hideMark/>
          </w:tcPr>
          <w:p w14:paraId="4B4241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3.84</w:t>
            </w:r>
          </w:p>
        </w:tc>
        <w:tc>
          <w:tcPr>
            <w:tcW w:w="541" w:type="pct"/>
            <w:tcBorders>
              <w:top w:val="nil"/>
              <w:left w:val="nil"/>
              <w:bottom w:val="nil"/>
              <w:right w:val="nil"/>
            </w:tcBorders>
            <w:shd w:val="clear" w:color="000000" w:fill="64BE7B"/>
            <w:noWrap/>
            <w:vAlign w:val="bottom"/>
            <w:hideMark/>
          </w:tcPr>
          <w:p w14:paraId="47C482A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c>
          <w:tcPr>
            <w:tcW w:w="541" w:type="pct"/>
            <w:tcBorders>
              <w:top w:val="nil"/>
              <w:left w:val="nil"/>
              <w:bottom w:val="nil"/>
              <w:right w:val="nil"/>
            </w:tcBorders>
            <w:shd w:val="clear" w:color="000000" w:fill="DCE081"/>
            <w:noWrap/>
            <w:vAlign w:val="bottom"/>
            <w:hideMark/>
          </w:tcPr>
          <w:p w14:paraId="58D6135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0.84</w:t>
            </w:r>
          </w:p>
        </w:tc>
        <w:tc>
          <w:tcPr>
            <w:tcW w:w="541" w:type="pct"/>
            <w:tcBorders>
              <w:top w:val="nil"/>
              <w:left w:val="nil"/>
              <w:bottom w:val="nil"/>
              <w:right w:val="nil"/>
            </w:tcBorders>
            <w:shd w:val="clear" w:color="000000" w:fill="6BC07B"/>
            <w:noWrap/>
            <w:vAlign w:val="bottom"/>
            <w:hideMark/>
          </w:tcPr>
          <w:p w14:paraId="27B0F1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65BE7B"/>
            <w:noWrap/>
            <w:vAlign w:val="bottom"/>
            <w:hideMark/>
          </w:tcPr>
          <w:p w14:paraId="4A2A05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FBA98CF" w14:textId="77777777" w:rsidTr="0092016A">
        <w:trPr>
          <w:trHeight w:val="290"/>
        </w:trPr>
        <w:tc>
          <w:tcPr>
            <w:tcW w:w="1191" w:type="pct"/>
            <w:tcBorders>
              <w:top w:val="nil"/>
              <w:left w:val="nil"/>
              <w:bottom w:val="single" w:sz="4" w:space="0" w:color="auto"/>
              <w:right w:val="nil"/>
            </w:tcBorders>
            <w:shd w:val="clear" w:color="auto" w:fill="auto"/>
            <w:noWrap/>
            <w:vAlign w:val="bottom"/>
            <w:hideMark/>
          </w:tcPr>
          <w:p w14:paraId="21C329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w:t>
            </w:r>
          </w:p>
        </w:tc>
        <w:tc>
          <w:tcPr>
            <w:tcW w:w="617" w:type="pct"/>
            <w:tcBorders>
              <w:top w:val="nil"/>
              <w:left w:val="nil"/>
              <w:bottom w:val="single" w:sz="4" w:space="0" w:color="auto"/>
              <w:right w:val="nil"/>
            </w:tcBorders>
            <w:shd w:val="clear" w:color="000000" w:fill="FFDF82"/>
            <w:noWrap/>
            <w:vAlign w:val="bottom"/>
            <w:hideMark/>
          </w:tcPr>
          <w:p w14:paraId="5712EBA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3.66</w:t>
            </w:r>
          </w:p>
        </w:tc>
        <w:tc>
          <w:tcPr>
            <w:tcW w:w="490" w:type="pct"/>
            <w:tcBorders>
              <w:top w:val="nil"/>
              <w:left w:val="nil"/>
              <w:bottom w:val="single" w:sz="4" w:space="0" w:color="auto"/>
              <w:right w:val="nil"/>
            </w:tcBorders>
            <w:shd w:val="clear" w:color="000000" w:fill="FB9173"/>
            <w:noWrap/>
            <w:vAlign w:val="bottom"/>
            <w:hideMark/>
          </w:tcPr>
          <w:p w14:paraId="0BE6FF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19.72</w:t>
            </w:r>
          </w:p>
        </w:tc>
        <w:tc>
          <w:tcPr>
            <w:tcW w:w="541" w:type="pct"/>
            <w:tcBorders>
              <w:top w:val="nil"/>
              <w:left w:val="nil"/>
              <w:bottom w:val="single" w:sz="4" w:space="0" w:color="auto"/>
              <w:right w:val="nil"/>
            </w:tcBorders>
            <w:shd w:val="clear" w:color="000000" w:fill="FFDE82"/>
            <w:noWrap/>
            <w:vAlign w:val="bottom"/>
            <w:hideMark/>
          </w:tcPr>
          <w:p w14:paraId="37F3BD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3.89</w:t>
            </w:r>
          </w:p>
        </w:tc>
        <w:tc>
          <w:tcPr>
            <w:tcW w:w="541" w:type="pct"/>
            <w:tcBorders>
              <w:top w:val="nil"/>
              <w:left w:val="nil"/>
              <w:bottom w:val="single" w:sz="4" w:space="0" w:color="auto"/>
              <w:right w:val="nil"/>
            </w:tcBorders>
            <w:shd w:val="clear" w:color="000000" w:fill="63BE7B"/>
            <w:noWrap/>
            <w:vAlign w:val="bottom"/>
            <w:hideMark/>
          </w:tcPr>
          <w:p w14:paraId="1CC136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E0E282"/>
            <w:noWrap/>
            <w:vAlign w:val="bottom"/>
            <w:hideMark/>
          </w:tcPr>
          <w:p w14:paraId="3B5F0CF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541" w:type="pct"/>
            <w:tcBorders>
              <w:top w:val="nil"/>
              <w:left w:val="nil"/>
              <w:bottom w:val="single" w:sz="4" w:space="0" w:color="auto"/>
              <w:right w:val="nil"/>
            </w:tcBorders>
            <w:shd w:val="clear" w:color="000000" w:fill="63BE7B"/>
            <w:noWrap/>
            <w:vAlign w:val="bottom"/>
            <w:hideMark/>
          </w:tcPr>
          <w:p w14:paraId="4882358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63BE7B"/>
            <w:noWrap/>
            <w:vAlign w:val="bottom"/>
            <w:hideMark/>
          </w:tcPr>
          <w:p w14:paraId="464D54C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r>
    </w:tbl>
    <w:p w14:paraId="5485055B" w14:textId="77777777" w:rsidR="0092016A" w:rsidRPr="005C669A" w:rsidRDefault="0092016A" w:rsidP="0092016A">
      <w:pPr>
        <w:rPr>
          <w:rFonts w:ascii="Times New Roman" w:hAnsi="Times New Roman" w:cs="Times New Roman"/>
        </w:rPr>
      </w:pPr>
    </w:p>
    <w:p w14:paraId="0E2B4AD4" w14:textId="77777777" w:rsidR="0092016A" w:rsidRDefault="0092016A">
      <w:r>
        <w:br w:type="page"/>
      </w:r>
    </w:p>
    <w:p w14:paraId="2DE26788" w14:textId="494C9458" w:rsidR="0092016A" w:rsidRPr="005C669A" w:rsidRDefault="0092016A" w:rsidP="0092016A">
      <w:pPr>
        <w:rPr>
          <w:rFonts w:ascii="Times New Roman" w:hAnsi="Times New Roman" w:cs="Times New Roman"/>
        </w:rPr>
      </w:pPr>
      <w:r>
        <w:rPr>
          <w:rFonts w:ascii="Times New Roman" w:hAnsi="Times New Roman" w:cs="Times New Roman"/>
        </w:rPr>
        <w:t>Table 9</w:t>
      </w:r>
      <w:r w:rsidRPr="005C669A">
        <w:rPr>
          <w:rFonts w:ascii="Times New Roman" w:hAnsi="Times New Roman" w:cs="Times New Roman"/>
        </w:rPr>
        <w:t xml:space="preserve">. Time series of total biomass (age 1 and older, metric ton), spawning </w:t>
      </w:r>
      <w:ins w:id="297" w:author="KAI Mikihiko [2]" w:date="2023-05-19T09:25:00Z">
        <w:r w:rsidR="003F7672">
          <w:rPr>
            <w:rFonts w:ascii="Times New Roman" w:hAnsi="Times New Roman" w:cs="Times New Roman"/>
          </w:rPr>
          <w:t xml:space="preserve">stock </w:t>
        </w:r>
      </w:ins>
      <w:r w:rsidRPr="005C669A">
        <w:rPr>
          <w:rFonts w:ascii="Times New Roman" w:hAnsi="Times New Roman" w:cs="Times New Roman"/>
        </w:rPr>
        <w:t>biomass (metric ton), age-0 recruitment (thousands of fish), and instan</w:t>
      </w:r>
      <w:r>
        <w:rPr>
          <w:rFonts w:ascii="Times New Roman" w:hAnsi="Times New Roman" w:cs="Times New Roman"/>
        </w:rPr>
        <w:t>taneous fishing mortality (age 1-10</w:t>
      </w:r>
      <w:r w:rsidRPr="005C669A">
        <w:rPr>
          <w:rFonts w:ascii="Times New Roman" w:hAnsi="Times New Roman" w:cs="Times New Roman"/>
        </w:rPr>
        <w:t>, year</w:t>
      </w:r>
      <w:r w:rsidRPr="005C669A">
        <w:rPr>
          <w:rFonts w:ascii="Times New Roman" w:hAnsi="Times New Roman" w:cs="Times New Roman"/>
          <w:vertAlign w:val="superscript"/>
        </w:rPr>
        <w:t>-1</w:t>
      </w:r>
      <w:r>
        <w:rPr>
          <w:rFonts w:ascii="Times New Roman" w:hAnsi="Times New Roman" w:cs="Times New Roman"/>
        </w:rPr>
        <w:t>) for the 2023</w:t>
      </w:r>
      <w:r w:rsidRPr="005C669A">
        <w:rPr>
          <w:rFonts w:ascii="Times New Roman" w:hAnsi="Times New Roman" w:cs="Times New Roman"/>
        </w:rPr>
        <w:t xml:space="preserve"> North Pacific </w:t>
      </w:r>
      <w:r>
        <w:rPr>
          <w:rFonts w:ascii="Times New Roman" w:hAnsi="Times New Roman" w:cs="Times New Roman"/>
        </w:rPr>
        <w:t>swordfish</w:t>
      </w:r>
      <w:r w:rsidRPr="005C669A">
        <w:rPr>
          <w:rFonts w:ascii="Times New Roman" w:hAnsi="Times New Roman" w:cs="Times New Roman"/>
        </w:rPr>
        <w:t xml:space="preserve"> estimated in the base-case model. SD = standard deviation.</w:t>
      </w:r>
    </w:p>
    <w:tbl>
      <w:tblPr>
        <w:tblW w:w="5000" w:type="pct"/>
        <w:tblLook w:val="04A0" w:firstRow="1" w:lastRow="0" w:firstColumn="1" w:lastColumn="0" w:noHBand="0" w:noVBand="1"/>
      </w:tblPr>
      <w:tblGrid>
        <w:gridCol w:w="812"/>
        <w:gridCol w:w="1221"/>
        <w:gridCol w:w="917"/>
        <w:gridCol w:w="303"/>
        <w:gridCol w:w="1222"/>
        <w:gridCol w:w="612"/>
        <w:gridCol w:w="608"/>
        <w:gridCol w:w="1222"/>
        <w:gridCol w:w="307"/>
        <w:gridCol w:w="914"/>
        <w:gridCol w:w="1222"/>
      </w:tblGrid>
      <w:tr w:rsidR="0092016A" w:rsidRPr="0092016A" w14:paraId="2404D96E" w14:textId="77777777" w:rsidTr="0092016A">
        <w:trPr>
          <w:trHeight w:val="570"/>
          <w:tblHeader/>
        </w:trPr>
        <w:tc>
          <w:tcPr>
            <w:tcW w:w="433" w:type="pct"/>
            <w:vMerge w:val="restart"/>
            <w:tcBorders>
              <w:top w:val="single" w:sz="8" w:space="0" w:color="auto"/>
              <w:left w:val="nil"/>
              <w:bottom w:val="single" w:sz="8" w:space="0" w:color="000000"/>
              <w:right w:val="nil"/>
            </w:tcBorders>
            <w:shd w:val="clear" w:color="auto" w:fill="auto"/>
            <w:noWrap/>
            <w:vAlign w:val="center"/>
            <w:hideMark/>
          </w:tcPr>
          <w:p w14:paraId="61AA8EF1"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Year</w:t>
            </w:r>
          </w:p>
        </w:tc>
        <w:tc>
          <w:tcPr>
            <w:tcW w:w="1142" w:type="pct"/>
            <w:gridSpan w:val="2"/>
            <w:tcBorders>
              <w:top w:val="single" w:sz="8" w:space="0" w:color="auto"/>
              <w:left w:val="nil"/>
              <w:bottom w:val="nil"/>
              <w:right w:val="nil"/>
            </w:tcBorders>
            <w:shd w:val="clear" w:color="auto" w:fill="auto"/>
            <w:vAlign w:val="center"/>
            <w:hideMark/>
          </w:tcPr>
          <w:p w14:paraId="673A98C7"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Age 1+ biomass (mt)</w:t>
            </w:r>
          </w:p>
        </w:tc>
        <w:tc>
          <w:tcPr>
            <w:tcW w:w="1142" w:type="pct"/>
            <w:gridSpan w:val="3"/>
            <w:tcBorders>
              <w:top w:val="single" w:sz="8" w:space="0" w:color="auto"/>
              <w:left w:val="nil"/>
              <w:bottom w:val="nil"/>
              <w:right w:val="nil"/>
            </w:tcBorders>
            <w:shd w:val="clear" w:color="auto" w:fill="auto"/>
            <w:vAlign w:val="center"/>
            <w:hideMark/>
          </w:tcPr>
          <w:p w14:paraId="4E03F358" w14:textId="262EAA41"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 xml:space="preserve">Spawning </w:t>
            </w:r>
            <w:ins w:id="298" w:author="KAI Mikihiko [2]" w:date="2023-05-19T09:25:00Z">
              <w:r w:rsidR="003F7672">
                <w:rPr>
                  <w:rFonts w:ascii="Times New Roman" w:eastAsia="Times New Roman" w:hAnsi="Times New Roman" w:cs="Times New Roman"/>
                  <w:b/>
                  <w:bCs/>
                  <w:color w:val="000000"/>
                  <w:sz w:val="22"/>
                  <w:szCs w:val="22"/>
                </w:rPr>
                <w:t xml:space="preserve">stock </w:t>
              </w:r>
            </w:ins>
            <w:r w:rsidRPr="0092016A">
              <w:rPr>
                <w:rFonts w:ascii="Times New Roman" w:eastAsia="Times New Roman" w:hAnsi="Times New Roman" w:cs="Times New Roman"/>
                <w:b/>
                <w:bCs/>
                <w:color w:val="000000"/>
                <w:sz w:val="22"/>
                <w:szCs w:val="22"/>
              </w:rPr>
              <w:t>biomass (mt)</w:t>
            </w:r>
          </w:p>
        </w:tc>
        <w:tc>
          <w:tcPr>
            <w:tcW w:w="1142" w:type="pct"/>
            <w:gridSpan w:val="3"/>
            <w:tcBorders>
              <w:top w:val="single" w:sz="8" w:space="0" w:color="auto"/>
              <w:left w:val="nil"/>
              <w:bottom w:val="nil"/>
              <w:right w:val="nil"/>
            </w:tcBorders>
            <w:shd w:val="clear" w:color="auto" w:fill="auto"/>
            <w:vAlign w:val="center"/>
            <w:hideMark/>
          </w:tcPr>
          <w:p w14:paraId="089B43C6"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Recruitment (1000 age-0 fish)</w:t>
            </w:r>
          </w:p>
        </w:tc>
        <w:tc>
          <w:tcPr>
            <w:tcW w:w="1142" w:type="pct"/>
            <w:gridSpan w:val="2"/>
            <w:tcBorders>
              <w:top w:val="single" w:sz="8" w:space="0" w:color="auto"/>
              <w:left w:val="nil"/>
              <w:bottom w:val="nil"/>
              <w:right w:val="nil"/>
            </w:tcBorders>
            <w:shd w:val="clear" w:color="auto" w:fill="auto"/>
            <w:vAlign w:val="center"/>
            <w:hideMark/>
          </w:tcPr>
          <w:p w14:paraId="4783BD60"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Instantaneous fishing mortality</w:t>
            </w:r>
          </w:p>
        </w:tc>
      </w:tr>
      <w:tr w:rsidR="0092016A" w:rsidRPr="0092016A" w14:paraId="21D38937" w14:textId="77777777" w:rsidTr="0092016A">
        <w:trPr>
          <w:trHeight w:val="300"/>
          <w:tblHeader/>
        </w:trPr>
        <w:tc>
          <w:tcPr>
            <w:tcW w:w="433" w:type="pct"/>
            <w:vMerge/>
            <w:tcBorders>
              <w:top w:val="single" w:sz="8" w:space="0" w:color="auto"/>
              <w:left w:val="nil"/>
              <w:bottom w:val="single" w:sz="8" w:space="0" w:color="000000"/>
              <w:right w:val="nil"/>
            </w:tcBorders>
            <w:vAlign w:val="center"/>
            <w:hideMark/>
          </w:tcPr>
          <w:p w14:paraId="6916045C" w14:textId="77777777" w:rsidR="0092016A" w:rsidRPr="0092016A" w:rsidRDefault="0092016A" w:rsidP="0092016A">
            <w:pPr>
              <w:spacing w:after="0"/>
              <w:rPr>
                <w:rFonts w:ascii="Times New Roman" w:eastAsia="Times New Roman" w:hAnsi="Times New Roman" w:cs="Times New Roman"/>
                <w:b/>
                <w:bCs/>
                <w:color w:val="000000"/>
                <w:sz w:val="22"/>
                <w:szCs w:val="22"/>
              </w:rPr>
            </w:pPr>
          </w:p>
        </w:tc>
        <w:tc>
          <w:tcPr>
            <w:tcW w:w="652" w:type="pct"/>
            <w:tcBorders>
              <w:top w:val="nil"/>
              <w:left w:val="nil"/>
              <w:bottom w:val="single" w:sz="8" w:space="0" w:color="auto"/>
              <w:right w:val="nil"/>
            </w:tcBorders>
            <w:shd w:val="clear" w:color="auto" w:fill="auto"/>
            <w:noWrap/>
            <w:vAlign w:val="center"/>
            <w:hideMark/>
          </w:tcPr>
          <w:p w14:paraId="0CB22E7E"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2" w:type="pct"/>
            <w:gridSpan w:val="2"/>
            <w:tcBorders>
              <w:top w:val="nil"/>
              <w:left w:val="nil"/>
              <w:bottom w:val="single" w:sz="8" w:space="0" w:color="auto"/>
              <w:right w:val="nil"/>
            </w:tcBorders>
            <w:shd w:val="clear" w:color="auto" w:fill="auto"/>
            <w:noWrap/>
            <w:vAlign w:val="center"/>
            <w:hideMark/>
          </w:tcPr>
          <w:p w14:paraId="2AAE4EEC"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7C168195"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14:paraId="067626C5"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7DBA0DEF"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14:paraId="65B576C5"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7D9A4199"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r>
      <w:tr w:rsidR="0092016A" w:rsidRPr="0092016A" w14:paraId="26BDD5A0" w14:textId="77777777" w:rsidTr="0092016A">
        <w:trPr>
          <w:trHeight w:val="290"/>
        </w:trPr>
        <w:tc>
          <w:tcPr>
            <w:tcW w:w="433" w:type="pct"/>
            <w:tcBorders>
              <w:top w:val="nil"/>
              <w:left w:val="nil"/>
              <w:bottom w:val="nil"/>
              <w:right w:val="nil"/>
            </w:tcBorders>
            <w:shd w:val="clear" w:color="auto" w:fill="auto"/>
            <w:noWrap/>
            <w:vAlign w:val="center"/>
            <w:hideMark/>
          </w:tcPr>
          <w:p w14:paraId="4B43B58F" w14:textId="77777777"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1975</w:t>
            </w:r>
          </w:p>
        </w:tc>
        <w:tc>
          <w:tcPr>
            <w:tcW w:w="652" w:type="pct"/>
            <w:tcBorders>
              <w:top w:val="nil"/>
              <w:left w:val="nil"/>
              <w:bottom w:val="nil"/>
              <w:right w:val="nil"/>
            </w:tcBorders>
            <w:shd w:val="clear" w:color="auto" w:fill="auto"/>
            <w:noWrap/>
            <w:vAlign w:val="bottom"/>
            <w:hideMark/>
          </w:tcPr>
          <w:p w14:paraId="7F98F9B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78466</w:t>
            </w:r>
          </w:p>
        </w:tc>
        <w:tc>
          <w:tcPr>
            <w:tcW w:w="652" w:type="pct"/>
            <w:gridSpan w:val="2"/>
            <w:tcBorders>
              <w:top w:val="nil"/>
              <w:left w:val="nil"/>
              <w:bottom w:val="nil"/>
              <w:right w:val="nil"/>
            </w:tcBorders>
            <w:shd w:val="clear" w:color="auto" w:fill="auto"/>
            <w:noWrap/>
            <w:vAlign w:val="bottom"/>
            <w:hideMark/>
          </w:tcPr>
          <w:p w14:paraId="2AB1390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28295</w:t>
            </w:r>
          </w:p>
        </w:tc>
        <w:tc>
          <w:tcPr>
            <w:tcW w:w="653" w:type="pct"/>
            <w:tcBorders>
              <w:top w:val="nil"/>
              <w:left w:val="nil"/>
              <w:bottom w:val="nil"/>
              <w:right w:val="nil"/>
            </w:tcBorders>
            <w:shd w:val="clear" w:color="auto" w:fill="auto"/>
            <w:noWrap/>
            <w:vAlign w:val="bottom"/>
            <w:hideMark/>
          </w:tcPr>
          <w:p w14:paraId="6BE671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18702</w:t>
            </w:r>
          </w:p>
        </w:tc>
        <w:tc>
          <w:tcPr>
            <w:tcW w:w="652" w:type="pct"/>
            <w:gridSpan w:val="2"/>
            <w:tcBorders>
              <w:top w:val="nil"/>
              <w:left w:val="nil"/>
              <w:bottom w:val="nil"/>
              <w:right w:val="nil"/>
            </w:tcBorders>
            <w:shd w:val="clear" w:color="auto" w:fill="auto"/>
            <w:noWrap/>
            <w:vAlign w:val="bottom"/>
            <w:hideMark/>
          </w:tcPr>
          <w:p w14:paraId="029E1E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14:paraId="070B125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273</w:t>
            </w:r>
          </w:p>
        </w:tc>
        <w:tc>
          <w:tcPr>
            <w:tcW w:w="652" w:type="pct"/>
            <w:gridSpan w:val="2"/>
            <w:tcBorders>
              <w:top w:val="nil"/>
              <w:left w:val="nil"/>
              <w:bottom w:val="nil"/>
              <w:right w:val="nil"/>
            </w:tcBorders>
            <w:shd w:val="clear" w:color="auto" w:fill="auto"/>
            <w:noWrap/>
            <w:vAlign w:val="bottom"/>
            <w:hideMark/>
          </w:tcPr>
          <w:p w14:paraId="4ECB380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6531134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258F24B3" w14:textId="77777777" w:rsidTr="0092016A">
        <w:trPr>
          <w:trHeight w:val="290"/>
        </w:trPr>
        <w:tc>
          <w:tcPr>
            <w:tcW w:w="433" w:type="pct"/>
            <w:tcBorders>
              <w:top w:val="nil"/>
              <w:left w:val="nil"/>
              <w:bottom w:val="nil"/>
              <w:right w:val="nil"/>
            </w:tcBorders>
            <w:shd w:val="clear" w:color="auto" w:fill="auto"/>
            <w:noWrap/>
            <w:vAlign w:val="center"/>
            <w:hideMark/>
          </w:tcPr>
          <w:p w14:paraId="5BB92980" w14:textId="77777777"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1976</w:t>
            </w:r>
          </w:p>
        </w:tc>
        <w:tc>
          <w:tcPr>
            <w:tcW w:w="652" w:type="pct"/>
            <w:tcBorders>
              <w:top w:val="nil"/>
              <w:left w:val="nil"/>
              <w:bottom w:val="nil"/>
              <w:right w:val="nil"/>
            </w:tcBorders>
            <w:shd w:val="clear" w:color="auto" w:fill="auto"/>
            <w:noWrap/>
            <w:vAlign w:val="bottom"/>
            <w:hideMark/>
          </w:tcPr>
          <w:p w14:paraId="6979ED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79051</w:t>
            </w:r>
          </w:p>
        </w:tc>
        <w:tc>
          <w:tcPr>
            <w:tcW w:w="652" w:type="pct"/>
            <w:gridSpan w:val="2"/>
            <w:tcBorders>
              <w:top w:val="nil"/>
              <w:left w:val="nil"/>
              <w:bottom w:val="nil"/>
              <w:right w:val="nil"/>
            </w:tcBorders>
            <w:shd w:val="clear" w:color="auto" w:fill="auto"/>
            <w:noWrap/>
            <w:vAlign w:val="bottom"/>
            <w:hideMark/>
          </w:tcPr>
          <w:p w14:paraId="058D34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28426</w:t>
            </w:r>
          </w:p>
        </w:tc>
        <w:tc>
          <w:tcPr>
            <w:tcW w:w="653" w:type="pct"/>
            <w:tcBorders>
              <w:top w:val="nil"/>
              <w:left w:val="nil"/>
              <w:bottom w:val="nil"/>
              <w:right w:val="nil"/>
            </w:tcBorders>
            <w:shd w:val="clear" w:color="auto" w:fill="auto"/>
            <w:noWrap/>
            <w:vAlign w:val="bottom"/>
            <w:hideMark/>
          </w:tcPr>
          <w:p w14:paraId="15254D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15741</w:t>
            </w:r>
          </w:p>
        </w:tc>
        <w:tc>
          <w:tcPr>
            <w:tcW w:w="652" w:type="pct"/>
            <w:gridSpan w:val="2"/>
            <w:tcBorders>
              <w:top w:val="nil"/>
              <w:left w:val="nil"/>
              <w:bottom w:val="nil"/>
              <w:right w:val="nil"/>
            </w:tcBorders>
            <w:shd w:val="clear" w:color="auto" w:fill="auto"/>
            <w:noWrap/>
            <w:vAlign w:val="bottom"/>
            <w:hideMark/>
          </w:tcPr>
          <w:p w14:paraId="531735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768</w:t>
            </w:r>
          </w:p>
        </w:tc>
        <w:tc>
          <w:tcPr>
            <w:tcW w:w="653" w:type="pct"/>
            <w:tcBorders>
              <w:top w:val="nil"/>
              <w:left w:val="nil"/>
              <w:bottom w:val="nil"/>
              <w:right w:val="nil"/>
            </w:tcBorders>
            <w:shd w:val="clear" w:color="auto" w:fill="auto"/>
            <w:noWrap/>
            <w:vAlign w:val="bottom"/>
            <w:hideMark/>
          </w:tcPr>
          <w:p w14:paraId="3C7B64F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255</w:t>
            </w:r>
          </w:p>
        </w:tc>
        <w:tc>
          <w:tcPr>
            <w:tcW w:w="652" w:type="pct"/>
            <w:gridSpan w:val="2"/>
            <w:tcBorders>
              <w:top w:val="nil"/>
              <w:left w:val="nil"/>
              <w:bottom w:val="nil"/>
              <w:right w:val="nil"/>
            </w:tcBorders>
            <w:shd w:val="clear" w:color="auto" w:fill="auto"/>
            <w:noWrap/>
            <w:vAlign w:val="bottom"/>
            <w:hideMark/>
          </w:tcPr>
          <w:p w14:paraId="64DE0C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359B65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5E211076" w14:textId="77777777" w:rsidTr="0092016A">
        <w:trPr>
          <w:trHeight w:val="310"/>
        </w:trPr>
        <w:tc>
          <w:tcPr>
            <w:tcW w:w="433" w:type="pct"/>
            <w:tcBorders>
              <w:top w:val="nil"/>
              <w:left w:val="nil"/>
              <w:bottom w:val="nil"/>
              <w:right w:val="nil"/>
            </w:tcBorders>
            <w:shd w:val="clear" w:color="auto" w:fill="auto"/>
            <w:noWrap/>
            <w:vAlign w:val="center"/>
            <w:hideMark/>
          </w:tcPr>
          <w:p w14:paraId="7F7FA48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1977</w:t>
            </w:r>
          </w:p>
        </w:tc>
        <w:tc>
          <w:tcPr>
            <w:tcW w:w="652" w:type="pct"/>
            <w:tcBorders>
              <w:top w:val="nil"/>
              <w:left w:val="nil"/>
              <w:bottom w:val="nil"/>
              <w:right w:val="nil"/>
            </w:tcBorders>
            <w:shd w:val="clear" w:color="auto" w:fill="auto"/>
            <w:noWrap/>
            <w:vAlign w:val="bottom"/>
            <w:hideMark/>
          </w:tcPr>
          <w:p w14:paraId="5ED8473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76981</w:t>
            </w:r>
          </w:p>
        </w:tc>
        <w:tc>
          <w:tcPr>
            <w:tcW w:w="652" w:type="pct"/>
            <w:gridSpan w:val="2"/>
            <w:tcBorders>
              <w:top w:val="nil"/>
              <w:left w:val="nil"/>
              <w:bottom w:val="nil"/>
              <w:right w:val="nil"/>
            </w:tcBorders>
            <w:shd w:val="clear" w:color="auto" w:fill="auto"/>
            <w:noWrap/>
            <w:vAlign w:val="bottom"/>
            <w:hideMark/>
          </w:tcPr>
          <w:p w14:paraId="2A30868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28165</w:t>
            </w:r>
          </w:p>
        </w:tc>
        <w:tc>
          <w:tcPr>
            <w:tcW w:w="653" w:type="pct"/>
            <w:tcBorders>
              <w:top w:val="nil"/>
              <w:left w:val="nil"/>
              <w:bottom w:val="nil"/>
              <w:right w:val="nil"/>
            </w:tcBorders>
            <w:shd w:val="clear" w:color="auto" w:fill="auto"/>
            <w:noWrap/>
            <w:vAlign w:val="bottom"/>
            <w:hideMark/>
          </w:tcPr>
          <w:p w14:paraId="22A5034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13091</w:t>
            </w:r>
          </w:p>
        </w:tc>
        <w:tc>
          <w:tcPr>
            <w:tcW w:w="652" w:type="pct"/>
            <w:gridSpan w:val="2"/>
            <w:tcBorders>
              <w:top w:val="nil"/>
              <w:left w:val="nil"/>
              <w:bottom w:val="nil"/>
              <w:right w:val="nil"/>
            </w:tcBorders>
            <w:shd w:val="clear" w:color="auto" w:fill="auto"/>
            <w:noWrap/>
            <w:vAlign w:val="bottom"/>
            <w:hideMark/>
          </w:tcPr>
          <w:p w14:paraId="2F7C147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704</w:t>
            </w:r>
          </w:p>
        </w:tc>
        <w:tc>
          <w:tcPr>
            <w:tcW w:w="653" w:type="pct"/>
            <w:tcBorders>
              <w:top w:val="nil"/>
              <w:left w:val="nil"/>
              <w:bottom w:val="nil"/>
              <w:right w:val="nil"/>
            </w:tcBorders>
            <w:shd w:val="clear" w:color="auto" w:fill="auto"/>
            <w:noWrap/>
            <w:vAlign w:val="bottom"/>
            <w:hideMark/>
          </w:tcPr>
          <w:p w14:paraId="4629BF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226</w:t>
            </w:r>
          </w:p>
        </w:tc>
        <w:tc>
          <w:tcPr>
            <w:tcW w:w="652" w:type="pct"/>
            <w:gridSpan w:val="2"/>
            <w:tcBorders>
              <w:top w:val="nil"/>
              <w:left w:val="nil"/>
              <w:bottom w:val="nil"/>
              <w:right w:val="nil"/>
            </w:tcBorders>
            <w:shd w:val="clear" w:color="auto" w:fill="auto"/>
            <w:noWrap/>
            <w:vAlign w:val="bottom"/>
            <w:hideMark/>
          </w:tcPr>
          <w:p w14:paraId="4AB383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63CA2C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0E82B9D6" w14:textId="77777777" w:rsidTr="0092016A">
        <w:trPr>
          <w:trHeight w:val="310"/>
        </w:trPr>
        <w:tc>
          <w:tcPr>
            <w:tcW w:w="433" w:type="pct"/>
            <w:tcBorders>
              <w:top w:val="nil"/>
              <w:left w:val="nil"/>
              <w:bottom w:val="nil"/>
              <w:right w:val="nil"/>
            </w:tcBorders>
            <w:shd w:val="clear" w:color="auto" w:fill="auto"/>
            <w:noWrap/>
            <w:vAlign w:val="center"/>
            <w:hideMark/>
          </w:tcPr>
          <w:p w14:paraId="3581655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1978</w:t>
            </w:r>
          </w:p>
        </w:tc>
        <w:tc>
          <w:tcPr>
            <w:tcW w:w="652" w:type="pct"/>
            <w:tcBorders>
              <w:top w:val="nil"/>
              <w:left w:val="nil"/>
              <w:bottom w:val="nil"/>
              <w:right w:val="nil"/>
            </w:tcBorders>
            <w:shd w:val="clear" w:color="auto" w:fill="auto"/>
            <w:noWrap/>
            <w:vAlign w:val="bottom"/>
            <w:hideMark/>
          </w:tcPr>
          <w:p w14:paraId="401AB3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74911</w:t>
            </w:r>
          </w:p>
        </w:tc>
        <w:tc>
          <w:tcPr>
            <w:tcW w:w="652" w:type="pct"/>
            <w:gridSpan w:val="2"/>
            <w:tcBorders>
              <w:top w:val="nil"/>
              <w:left w:val="nil"/>
              <w:bottom w:val="nil"/>
              <w:right w:val="nil"/>
            </w:tcBorders>
            <w:shd w:val="clear" w:color="auto" w:fill="auto"/>
            <w:noWrap/>
            <w:vAlign w:val="bottom"/>
            <w:hideMark/>
          </w:tcPr>
          <w:p w14:paraId="5B67BB8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27121</w:t>
            </w:r>
          </w:p>
        </w:tc>
        <w:tc>
          <w:tcPr>
            <w:tcW w:w="653" w:type="pct"/>
            <w:tcBorders>
              <w:top w:val="nil"/>
              <w:left w:val="nil"/>
              <w:bottom w:val="nil"/>
              <w:right w:val="nil"/>
            </w:tcBorders>
            <w:shd w:val="clear" w:color="auto" w:fill="auto"/>
            <w:noWrap/>
            <w:vAlign w:val="bottom"/>
            <w:hideMark/>
          </w:tcPr>
          <w:p w14:paraId="359151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11181</w:t>
            </w:r>
          </w:p>
        </w:tc>
        <w:tc>
          <w:tcPr>
            <w:tcW w:w="652" w:type="pct"/>
            <w:gridSpan w:val="2"/>
            <w:tcBorders>
              <w:top w:val="nil"/>
              <w:left w:val="nil"/>
              <w:bottom w:val="nil"/>
              <w:right w:val="nil"/>
            </w:tcBorders>
            <w:shd w:val="clear" w:color="auto" w:fill="auto"/>
            <w:noWrap/>
            <w:vAlign w:val="bottom"/>
            <w:hideMark/>
          </w:tcPr>
          <w:p w14:paraId="22ECBAD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596</w:t>
            </w:r>
          </w:p>
        </w:tc>
        <w:tc>
          <w:tcPr>
            <w:tcW w:w="653" w:type="pct"/>
            <w:tcBorders>
              <w:top w:val="nil"/>
              <w:left w:val="nil"/>
              <w:bottom w:val="nil"/>
              <w:right w:val="nil"/>
            </w:tcBorders>
            <w:shd w:val="clear" w:color="auto" w:fill="auto"/>
            <w:noWrap/>
            <w:vAlign w:val="bottom"/>
            <w:hideMark/>
          </w:tcPr>
          <w:p w14:paraId="6EC82BC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192</w:t>
            </w:r>
          </w:p>
        </w:tc>
        <w:tc>
          <w:tcPr>
            <w:tcW w:w="652" w:type="pct"/>
            <w:gridSpan w:val="2"/>
            <w:tcBorders>
              <w:top w:val="nil"/>
              <w:left w:val="nil"/>
              <w:bottom w:val="nil"/>
              <w:right w:val="nil"/>
            </w:tcBorders>
            <w:shd w:val="clear" w:color="auto" w:fill="auto"/>
            <w:noWrap/>
            <w:vAlign w:val="bottom"/>
            <w:hideMark/>
          </w:tcPr>
          <w:p w14:paraId="10439C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0.17</w:t>
            </w:r>
          </w:p>
        </w:tc>
        <w:tc>
          <w:tcPr>
            <w:tcW w:w="653" w:type="pct"/>
            <w:tcBorders>
              <w:top w:val="nil"/>
              <w:left w:val="nil"/>
              <w:bottom w:val="nil"/>
              <w:right w:val="nil"/>
            </w:tcBorders>
            <w:shd w:val="clear" w:color="auto" w:fill="auto"/>
            <w:noWrap/>
            <w:vAlign w:val="bottom"/>
            <w:hideMark/>
          </w:tcPr>
          <w:p w14:paraId="0CC577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7F0CA91D" w14:textId="77777777" w:rsidTr="0092016A">
        <w:trPr>
          <w:trHeight w:val="310"/>
        </w:trPr>
        <w:tc>
          <w:tcPr>
            <w:tcW w:w="433" w:type="pct"/>
            <w:tcBorders>
              <w:top w:val="nil"/>
              <w:left w:val="nil"/>
              <w:bottom w:val="nil"/>
              <w:right w:val="nil"/>
            </w:tcBorders>
            <w:shd w:val="clear" w:color="auto" w:fill="auto"/>
            <w:noWrap/>
            <w:vAlign w:val="center"/>
            <w:hideMark/>
          </w:tcPr>
          <w:p w14:paraId="481FED2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1979</w:t>
            </w:r>
          </w:p>
        </w:tc>
        <w:tc>
          <w:tcPr>
            <w:tcW w:w="652" w:type="pct"/>
            <w:tcBorders>
              <w:top w:val="nil"/>
              <w:left w:val="nil"/>
              <w:bottom w:val="nil"/>
              <w:right w:val="nil"/>
            </w:tcBorders>
            <w:shd w:val="clear" w:color="auto" w:fill="auto"/>
            <w:noWrap/>
            <w:vAlign w:val="bottom"/>
            <w:hideMark/>
          </w:tcPr>
          <w:p w14:paraId="0BDADE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69354</w:t>
            </w:r>
          </w:p>
        </w:tc>
        <w:tc>
          <w:tcPr>
            <w:tcW w:w="652" w:type="pct"/>
            <w:gridSpan w:val="2"/>
            <w:tcBorders>
              <w:top w:val="nil"/>
              <w:left w:val="nil"/>
              <w:bottom w:val="nil"/>
              <w:right w:val="nil"/>
            </w:tcBorders>
            <w:shd w:val="clear" w:color="auto" w:fill="auto"/>
            <w:noWrap/>
            <w:vAlign w:val="bottom"/>
            <w:hideMark/>
          </w:tcPr>
          <w:p w14:paraId="669761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25744</w:t>
            </w:r>
          </w:p>
        </w:tc>
        <w:tc>
          <w:tcPr>
            <w:tcW w:w="653" w:type="pct"/>
            <w:tcBorders>
              <w:top w:val="nil"/>
              <w:left w:val="nil"/>
              <w:bottom w:val="nil"/>
              <w:right w:val="nil"/>
            </w:tcBorders>
            <w:shd w:val="clear" w:color="auto" w:fill="auto"/>
            <w:noWrap/>
            <w:vAlign w:val="bottom"/>
            <w:hideMark/>
          </w:tcPr>
          <w:p w14:paraId="58925B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9889</w:t>
            </w:r>
          </w:p>
        </w:tc>
        <w:tc>
          <w:tcPr>
            <w:tcW w:w="652" w:type="pct"/>
            <w:gridSpan w:val="2"/>
            <w:tcBorders>
              <w:top w:val="nil"/>
              <w:left w:val="nil"/>
              <w:bottom w:val="nil"/>
              <w:right w:val="nil"/>
            </w:tcBorders>
            <w:shd w:val="clear" w:color="auto" w:fill="auto"/>
            <w:noWrap/>
            <w:vAlign w:val="bottom"/>
            <w:hideMark/>
          </w:tcPr>
          <w:p w14:paraId="01C9BC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683</w:t>
            </w:r>
          </w:p>
        </w:tc>
        <w:tc>
          <w:tcPr>
            <w:tcW w:w="653" w:type="pct"/>
            <w:tcBorders>
              <w:top w:val="nil"/>
              <w:left w:val="nil"/>
              <w:bottom w:val="nil"/>
              <w:right w:val="nil"/>
            </w:tcBorders>
            <w:shd w:val="clear" w:color="auto" w:fill="auto"/>
            <w:noWrap/>
            <w:vAlign w:val="bottom"/>
            <w:hideMark/>
          </w:tcPr>
          <w:p w14:paraId="3346412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233</w:t>
            </w:r>
          </w:p>
        </w:tc>
        <w:tc>
          <w:tcPr>
            <w:tcW w:w="652" w:type="pct"/>
            <w:gridSpan w:val="2"/>
            <w:tcBorders>
              <w:top w:val="nil"/>
              <w:left w:val="nil"/>
              <w:bottom w:val="nil"/>
              <w:right w:val="nil"/>
            </w:tcBorders>
            <w:shd w:val="clear" w:color="auto" w:fill="auto"/>
            <w:noWrap/>
            <w:vAlign w:val="bottom"/>
            <w:hideMark/>
          </w:tcPr>
          <w:p w14:paraId="293D5C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0.16</w:t>
            </w:r>
          </w:p>
        </w:tc>
        <w:tc>
          <w:tcPr>
            <w:tcW w:w="653" w:type="pct"/>
            <w:tcBorders>
              <w:top w:val="nil"/>
              <w:left w:val="nil"/>
              <w:bottom w:val="nil"/>
              <w:right w:val="nil"/>
            </w:tcBorders>
            <w:shd w:val="clear" w:color="auto" w:fill="auto"/>
            <w:noWrap/>
            <w:vAlign w:val="bottom"/>
            <w:hideMark/>
          </w:tcPr>
          <w:p w14:paraId="321F8A6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52C6E468" w14:textId="77777777" w:rsidTr="0092016A">
        <w:trPr>
          <w:trHeight w:val="310"/>
        </w:trPr>
        <w:tc>
          <w:tcPr>
            <w:tcW w:w="433" w:type="pct"/>
            <w:tcBorders>
              <w:top w:val="nil"/>
              <w:left w:val="nil"/>
              <w:bottom w:val="nil"/>
              <w:right w:val="nil"/>
            </w:tcBorders>
            <w:shd w:val="clear" w:color="auto" w:fill="auto"/>
            <w:noWrap/>
            <w:vAlign w:val="center"/>
            <w:hideMark/>
          </w:tcPr>
          <w:p w14:paraId="23C0C3B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1980</w:t>
            </w:r>
          </w:p>
        </w:tc>
        <w:tc>
          <w:tcPr>
            <w:tcW w:w="652" w:type="pct"/>
            <w:tcBorders>
              <w:top w:val="nil"/>
              <w:left w:val="nil"/>
              <w:bottom w:val="nil"/>
              <w:right w:val="nil"/>
            </w:tcBorders>
            <w:shd w:val="clear" w:color="auto" w:fill="auto"/>
            <w:noWrap/>
            <w:vAlign w:val="bottom"/>
            <w:hideMark/>
          </w:tcPr>
          <w:p w14:paraId="3521C3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65723</w:t>
            </w:r>
          </w:p>
        </w:tc>
        <w:tc>
          <w:tcPr>
            <w:tcW w:w="652" w:type="pct"/>
            <w:gridSpan w:val="2"/>
            <w:tcBorders>
              <w:top w:val="nil"/>
              <w:left w:val="nil"/>
              <w:bottom w:val="nil"/>
              <w:right w:val="nil"/>
            </w:tcBorders>
            <w:shd w:val="clear" w:color="auto" w:fill="auto"/>
            <w:noWrap/>
            <w:vAlign w:val="bottom"/>
            <w:hideMark/>
          </w:tcPr>
          <w:p w14:paraId="6B45066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24384</w:t>
            </w:r>
          </w:p>
        </w:tc>
        <w:tc>
          <w:tcPr>
            <w:tcW w:w="653" w:type="pct"/>
            <w:tcBorders>
              <w:top w:val="nil"/>
              <w:left w:val="nil"/>
              <w:bottom w:val="nil"/>
              <w:right w:val="nil"/>
            </w:tcBorders>
            <w:shd w:val="clear" w:color="auto" w:fill="auto"/>
            <w:noWrap/>
            <w:vAlign w:val="bottom"/>
            <w:hideMark/>
          </w:tcPr>
          <w:p w14:paraId="521312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8950</w:t>
            </w:r>
          </w:p>
        </w:tc>
        <w:tc>
          <w:tcPr>
            <w:tcW w:w="652" w:type="pct"/>
            <w:gridSpan w:val="2"/>
            <w:tcBorders>
              <w:top w:val="nil"/>
              <w:left w:val="nil"/>
              <w:bottom w:val="nil"/>
              <w:right w:val="nil"/>
            </w:tcBorders>
            <w:shd w:val="clear" w:color="auto" w:fill="auto"/>
            <w:noWrap/>
            <w:vAlign w:val="bottom"/>
            <w:hideMark/>
          </w:tcPr>
          <w:p w14:paraId="40B5DEC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1169</w:t>
            </w:r>
          </w:p>
        </w:tc>
        <w:tc>
          <w:tcPr>
            <w:tcW w:w="653" w:type="pct"/>
            <w:tcBorders>
              <w:top w:val="nil"/>
              <w:left w:val="nil"/>
              <w:bottom w:val="nil"/>
              <w:right w:val="nil"/>
            </w:tcBorders>
            <w:shd w:val="clear" w:color="auto" w:fill="auto"/>
            <w:noWrap/>
            <w:vAlign w:val="bottom"/>
            <w:hideMark/>
          </w:tcPr>
          <w:p w14:paraId="1C3108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383</w:t>
            </w:r>
          </w:p>
        </w:tc>
        <w:tc>
          <w:tcPr>
            <w:tcW w:w="652" w:type="pct"/>
            <w:gridSpan w:val="2"/>
            <w:tcBorders>
              <w:top w:val="nil"/>
              <w:left w:val="nil"/>
              <w:bottom w:val="nil"/>
              <w:right w:val="nil"/>
            </w:tcBorders>
            <w:shd w:val="clear" w:color="auto" w:fill="auto"/>
            <w:noWrap/>
            <w:vAlign w:val="bottom"/>
            <w:hideMark/>
          </w:tcPr>
          <w:p w14:paraId="2028D8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5A142B1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20B8714F" w14:textId="77777777" w:rsidTr="0092016A">
        <w:trPr>
          <w:trHeight w:val="310"/>
        </w:trPr>
        <w:tc>
          <w:tcPr>
            <w:tcW w:w="433" w:type="pct"/>
            <w:tcBorders>
              <w:top w:val="nil"/>
              <w:left w:val="nil"/>
              <w:bottom w:val="nil"/>
              <w:right w:val="nil"/>
            </w:tcBorders>
            <w:shd w:val="clear" w:color="auto" w:fill="auto"/>
            <w:noWrap/>
            <w:vAlign w:val="center"/>
            <w:hideMark/>
          </w:tcPr>
          <w:p w14:paraId="333540B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1981</w:t>
            </w:r>
          </w:p>
        </w:tc>
        <w:tc>
          <w:tcPr>
            <w:tcW w:w="652" w:type="pct"/>
            <w:tcBorders>
              <w:top w:val="nil"/>
              <w:left w:val="nil"/>
              <w:bottom w:val="nil"/>
              <w:right w:val="nil"/>
            </w:tcBorders>
            <w:shd w:val="clear" w:color="auto" w:fill="auto"/>
            <w:noWrap/>
            <w:vAlign w:val="bottom"/>
            <w:hideMark/>
          </w:tcPr>
          <w:p w14:paraId="1CFFE1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67123</w:t>
            </w:r>
          </w:p>
        </w:tc>
        <w:tc>
          <w:tcPr>
            <w:tcW w:w="652" w:type="pct"/>
            <w:gridSpan w:val="2"/>
            <w:tcBorders>
              <w:top w:val="nil"/>
              <w:left w:val="nil"/>
              <w:bottom w:val="nil"/>
              <w:right w:val="nil"/>
            </w:tcBorders>
            <w:shd w:val="clear" w:color="auto" w:fill="auto"/>
            <w:noWrap/>
            <w:vAlign w:val="bottom"/>
            <w:hideMark/>
          </w:tcPr>
          <w:p w14:paraId="1F79E5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22415</w:t>
            </w:r>
          </w:p>
        </w:tc>
        <w:tc>
          <w:tcPr>
            <w:tcW w:w="653" w:type="pct"/>
            <w:tcBorders>
              <w:top w:val="nil"/>
              <w:left w:val="nil"/>
              <w:bottom w:val="nil"/>
              <w:right w:val="nil"/>
            </w:tcBorders>
            <w:shd w:val="clear" w:color="auto" w:fill="auto"/>
            <w:noWrap/>
            <w:vAlign w:val="bottom"/>
            <w:hideMark/>
          </w:tcPr>
          <w:p w14:paraId="22788DC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w:t>
            </w:r>
          </w:p>
        </w:tc>
        <w:tc>
          <w:tcPr>
            <w:tcW w:w="652" w:type="pct"/>
            <w:gridSpan w:val="2"/>
            <w:tcBorders>
              <w:top w:val="nil"/>
              <w:left w:val="nil"/>
              <w:bottom w:val="nil"/>
              <w:right w:val="nil"/>
            </w:tcBorders>
            <w:shd w:val="clear" w:color="auto" w:fill="auto"/>
            <w:noWrap/>
            <w:vAlign w:val="bottom"/>
            <w:hideMark/>
          </w:tcPr>
          <w:p w14:paraId="05E4AD1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937</w:t>
            </w:r>
          </w:p>
        </w:tc>
        <w:tc>
          <w:tcPr>
            <w:tcW w:w="653" w:type="pct"/>
            <w:tcBorders>
              <w:top w:val="nil"/>
              <w:left w:val="nil"/>
              <w:bottom w:val="nil"/>
              <w:right w:val="nil"/>
            </w:tcBorders>
            <w:shd w:val="clear" w:color="auto" w:fill="auto"/>
            <w:noWrap/>
            <w:vAlign w:val="bottom"/>
            <w:hideMark/>
          </w:tcPr>
          <w:p w14:paraId="30D221D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346</w:t>
            </w:r>
          </w:p>
        </w:tc>
        <w:tc>
          <w:tcPr>
            <w:tcW w:w="652" w:type="pct"/>
            <w:gridSpan w:val="2"/>
            <w:tcBorders>
              <w:top w:val="nil"/>
              <w:left w:val="nil"/>
              <w:bottom w:val="nil"/>
              <w:right w:val="nil"/>
            </w:tcBorders>
            <w:shd w:val="clear" w:color="auto" w:fill="auto"/>
            <w:noWrap/>
            <w:vAlign w:val="bottom"/>
            <w:hideMark/>
          </w:tcPr>
          <w:p w14:paraId="08698C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544972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2FD3B9CE" w14:textId="77777777" w:rsidTr="0092016A">
        <w:trPr>
          <w:trHeight w:val="310"/>
        </w:trPr>
        <w:tc>
          <w:tcPr>
            <w:tcW w:w="433" w:type="pct"/>
            <w:tcBorders>
              <w:top w:val="nil"/>
              <w:left w:val="nil"/>
              <w:bottom w:val="nil"/>
              <w:right w:val="nil"/>
            </w:tcBorders>
            <w:shd w:val="clear" w:color="auto" w:fill="auto"/>
            <w:noWrap/>
            <w:vAlign w:val="center"/>
            <w:hideMark/>
          </w:tcPr>
          <w:p w14:paraId="5EDF9AC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1982</w:t>
            </w:r>
          </w:p>
        </w:tc>
        <w:tc>
          <w:tcPr>
            <w:tcW w:w="652" w:type="pct"/>
            <w:tcBorders>
              <w:top w:val="nil"/>
              <w:left w:val="nil"/>
              <w:bottom w:val="nil"/>
              <w:right w:val="nil"/>
            </w:tcBorders>
            <w:shd w:val="clear" w:color="auto" w:fill="auto"/>
            <w:noWrap/>
            <w:vAlign w:val="bottom"/>
            <w:hideMark/>
          </w:tcPr>
          <w:p w14:paraId="434164D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70283</w:t>
            </w:r>
          </w:p>
        </w:tc>
        <w:tc>
          <w:tcPr>
            <w:tcW w:w="652" w:type="pct"/>
            <w:gridSpan w:val="2"/>
            <w:tcBorders>
              <w:top w:val="nil"/>
              <w:left w:val="nil"/>
              <w:bottom w:val="nil"/>
              <w:right w:val="nil"/>
            </w:tcBorders>
            <w:shd w:val="clear" w:color="auto" w:fill="auto"/>
            <w:noWrap/>
            <w:vAlign w:val="bottom"/>
            <w:hideMark/>
          </w:tcPr>
          <w:p w14:paraId="3EC552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22796</w:t>
            </w:r>
          </w:p>
        </w:tc>
        <w:tc>
          <w:tcPr>
            <w:tcW w:w="653" w:type="pct"/>
            <w:tcBorders>
              <w:top w:val="nil"/>
              <w:left w:val="nil"/>
              <w:bottom w:val="nil"/>
              <w:right w:val="nil"/>
            </w:tcBorders>
            <w:shd w:val="clear" w:color="auto" w:fill="auto"/>
            <w:noWrap/>
            <w:vAlign w:val="bottom"/>
            <w:hideMark/>
          </w:tcPr>
          <w:p w14:paraId="330C61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7620</w:t>
            </w:r>
          </w:p>
        </w:tc>
        <w:tc>
          <w:tcPr>
            <w:tcW w:w="652" w:type="pct"/>
            <w:gridSpan w:val="2"/>
            <w:tcBorders>
              <w:top w:val="nil"/>
              <w:left w:val="nil"/>
              <w:bottom w:val="nil"/>
              <w:right w:val="nil"/>
            </w:tcBorders>
            <w:shd w:val="clear" w:color="auto" w:fill="auto"/>
            <w:noWrap/>
            <w:vAlign w:val="bottom"/>
            <w:hideMark/>
          </w:tcPr>
          <w:p w14:paraId="7CFA372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772</w:t>
            </w:r>
          </w:p>
        </w:tc>
        <w:tc>
          <w:tcPr>
            <w:tcW w:w="653" w:type="pct"/>
            <w:tcBorders>
              <w:top w:val="nil"/>
              <w:left w:val="nil"/>
              <w:bottom w:val="nil"/>
              <w:right w:val="nil"/>
            </w:tcBorders>
            <w:shd w:val="clear" w:color="auto" w:fill="auto"/>
            <w:noWrap/>
            <w:vAlign w:val="bottom"/>
            <w:hideMark/>
          </w:tcPr>
          <w:p w14:paraId="262281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w:t>
            </w:r>
          </w:p>
        </w:tc>
        <w:tc>
          <w:tcPr>
            <w:tcW w:w="652" w:type="pct"/>
            <w:gridSpan w:val="2"/>
            <w:tcBorders>
              <w:top w:val="nil"/>
              <w:left w:val="nil"/>
              <w:bottom w:val="nil"/>
              <w:right w:val="nil"/>
            </w:tcBorders>
            <w:shd w:val="clear" w:color="auto" w:fill="auto"/>
            <w:noWrap/>
            <w:vAlign w:val="bottom"/>
            <w:hideMark/>
          </w:tcPr>
          <w:p w14:paraId="14C2633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0064A3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0CA53246" w14:textId="77777777" w:rsidTr="0092016A">
        <w:trPr>
          <w:trHeight w:val="310"/>
        </w:trPr>
        <w:tc>
          <w:tcPr>
            <w:tcW w:w="433" w:type="pct"/>
            <w:tcBorders>
              <w:top w:val="nil"/>
              <w:left w:val="nil"/>
              <w:bottom w:val="nil"/>
              <w:right w:val="nil"/>
            </w:tcBorders>
            <w:shd w:val="clear" w:color="auto" w:fill="auto"/>
            <w:noWrap/>
            <w:vAlign w:val="center"/>
            <w:hideMark/>
          </w:tcPr>
          <w:p w14:paraId="688BD4D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1983</w:t>
            </w:r>
          </w:p>
        </w:tc>
        <w:tc>
          <w:tcPr>
            <w:tcW w:w="652" w:type="pct"/>
            <w:tcBorders>
              <w:top w:val="nil"/>
              <w:left w:val="nil"/>
              <w:bottom w:val="nil"/>
              <w:right w:val="nil"/>
            </w:tcBorders>
            <w:shd w:val="clear" w:color="auto" w:fill="auto"/>
            <w:noWrap/>
            <w:vAlign w:val="bottom"/>
            <w:hideMark/>
          </w:tcPr>
          <w:p w14:paraId="577270B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74496</w:t>
            </w:r>
          </w:p>
        </w:tc>
        <w:tc>
          <w:tcPr>
            <w:tcW w:w="652" w:type="pct"/>
            <w:gridSpan w:val="2"/>
            <w:tcBorders>
              <w:top w:val="nil"/>
              <w:left w:val="nil"/>
              <w:bottom w:val="nil"/>
              <w:right w:val="nil"/>
            </w:tcBorders>
            <w:shd w:val="clear" w:color="auto" w:fill="auto"/>
            <w:noWrap/>
            <w:vAlign w:val="bottom"/>
            <w:hideMark/>
          </w:tcPr>
          <w:p w14:paraId="5C5AE0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23978</w:t>
            </w:r>
          </w:p>
        </w:tc>
        <w:tc>
          <w:tcPr>
            <w:tcW w:w="653" w:type="pct"/>
            <w:tcBorders>
              <w:top w:val="nil"/>
              <w:left w:val="nil"/>
              <w:bottom w:val="nil"/>
              <w:right w:val="nil"/>
            </w:tcBorders>
            <w:shd w:val="clear" w:color="auto" w:fill="auto"/>
            <w:noWrap/>
            <w:vAlign w:val="bottom"/>
            <w:hideMark/>
          </w:tcPr>
          <w:p w14:paraId="2552BF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7521</w:t>
            </w:r>
          </w:p>
        </w:tc>
        <w:tc>
          <w:tcPr>
            <w:tcW w:w="652" w:type="pct"/>
            <w:gridSpan w:val="2"/>
            <w:tcBorders>
              <w:top w:val="nil"/>
              <w:left w:val="nil"/>
              <w:bottom w:val="nil"/>
              <w:right w:val="nil"/>
            </w:tcBorders>
            <w:shd w:val="clear" w:color="auto" w:fill="auto"/>
            <w:noWrap/>
            <w:vAlign w:val="bottom"/>
            <w:hideMark/>
          </w:tcPr>
          <w:p w14:paraId="7297A3B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1430</w:t>
            </w:r>
          </w:p>
        </w:tc>
        <w:tc>
          <w:tcPr>
            <w:tcW w:w="653" w:type="pct"/>
            <w:tcBorders>
              <w:top w:val="nil"/>
              <w:left w:val="nil"/>
              <w:bottom w:val="nil"/>
              <w:right w:val="nil"/>
            </w:tcBorders>
            <w:shd w:val="clear" w:color="auto" w:fill="auto"/>
            <w:noWrap/>
            <w:vAlign w:val="bottom"/>
            <w:hideMark/>
          </w:tcPr>
          <w:p w14:paraId="3E710E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394</w:t>
            </w:r>
          </w:p>
        </w:tc>
        <w:tc>
          <w:tcPr>
            <w:tcW w:w="652" w:type="pct"/>
            <w:gridSpan w:val="2"/>
            <w:tcBorders>
              <w:top w:val="nil"/>
              <w:left w:val="nil"/>
              <w:bottom w:val="nil"/>
              <w:right w:val="nil"/>
            </w:tcBorders>
            <w:shd w:val="clear" w:color="auto" w:fill="auto"/>
            <w:noWrap/>
            <w:vAlign w:val="bottom"/>
            <w:hideMark/>
          </w:tcPr>
          <w:p w14:paraId="1258892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699177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451E8276" w14:textId="77777777" w:rsidTr="0092016A">
        <w:trPr>
          <w:trHeight w:val="310"/>
        </w:trPr>
        <w:tc>
          <w:tcPr>
            <w:tcW w:w="433" w:type="pct"/>
            <w:tcBorders>
              <w:top w:val="nil"/>
              <w:left w:val="nil"/>
              <w:bottom w:val="nil"/>
              <w:right w:val="nil"/>
            </w:tcBorders>
            <w:shd w:val="clear" w:color="auto" w:fill="auto"/>
            <w:noWrap/>
            <w:vAlign w:val="center"/>
            <w:hideMark/>
          </w:tcPr>
          <w:p w14:paraId="3886622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1984</w:t>
            </w:r>
          </w:p>
        </w:tc>
        <w:tc>
          <w:tcPr>
            <w:tcW w:w="652" w:type="pct"/>
            <w:tcBorders>
              <w:top w:val="nil"/>
              <w:left w:val="nil"/>
              <w:bottom w:val="nil"/>
              <w:right w:val="nil"/>
            </w:tcBorders>
            <w:shd w:val="clear" w:color="auto" w:fill="auto"/>
            <w:noWrap/>
            <w:vAlign w:val="bottom"/>
            <w:hideMark/>
          </w:tcPr>
          <w:p w14:paraId="16711B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79859</w:t>
            </w:r>
          </w:p>
        </w:tc>
        <w:tc>
          <w:tcPr>
            <w:tcW w:w="652" w:type="pct"/>
            <w:gridSpan w:val="2"/>
            <w:tcBorders>
              <w:top w:val="nil"/>
              <w:left w:val="nil"/>
              <w:bottom w:val="nil"/>
              <w:right w:val="nil"/>
            </w:tcBorders>
            <w:shd w:val="clear" w:color="auto" w:fill="auto"/>
            <w:noWrap/>
            <w:vAlign w:val="bottom"/>
            <w:hideMark/>
          </w:tcPr>
          <w:p w14:paraId="0C35546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25288</w:t>
            </w:r>
          </w:p>
        </w:tc>
        <w:tc>
          <w:tcPr>
            <w:tcW w:w="653" w:type="pct"/>
            <w:tcBorders>
              <w:top w:val="nil"/>
              <w:left w:val="nil"/>
              <w:bottom w:val="nil"/>
              <w:right w:val="nil"/>
            </w:tcBorders>
            <w:shd w:val="clear" w:color="auto" w:fill="auto"/>
            <w:noWrap/>
            <w:vAlign w:val="bottom"/>
            <w:hideMark/>
          </w:tcPr>
          <w:p w14:paraId="74F4A5C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7632</w:t>
            </w:r>
          </w:p>
        </w:tc>
        <w:tc>
          <w:tcPr>
            <w:tcW w:w="652" w:type="pct"/>
            <w:gridSpan w:val="2"/>
            <w:tcBorders>
              <w:top w:val="nil"/>
              <w:left w:val="nil"/>
              <w:bottom w:val="nil"/>
              <w:right w:val="nil"/>
            </w:tcBorders>
            <w:shd w:val="clear" w:color="auto" w:fill="auto"/>
            <w:noWrap/>
            <w:vAlign w:val="bottom"/>
            <w:hideMark/>
          </w:tcPr>
          <w:p w14:paraId="688978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1017</w:t>
            </w:r>
          </w:p>
        </w:tc>
        <w:tc>
          <w:tcPr>
            <w:tcW w:w="653" w:type="pct"/>
            <w:tcBorders>
              <w:top w:val="nil"/>
              <w:left w:val="nil"/>
              <w:bottom w:val="nil"/>
              <w:right w:val="nil"/>
            </w:tcBorders>
            <w:shd w:val="clear" w:color="auto" w:fill="auto"/>
            <w:noWrap/>
            <w:vAlign w:val="bottom"/>
            <w:hideMark/>
          </w:tcPr>
          <w:p w14:paraId="7CEFD7B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w:t>
            </w:r>
          </w:p>
        </w:tc>
        <w:tc>
          <w:tcPr>
            <w:tcW w:w="652" w:type="pct"/>
            <w:gridSpan w:val="2"/>
            <w:tcBorders>
              <w:top w:val="nil"/>
              <w:left w:val="nil"/>
              <w:bottom w:val="nil"/>
              <w:right w:val="nil"/>
            </w:tcBorders>
            <w:shd w:val="clear" w:color="auto" w:fill="auto"/>
            <w:noWrap/>
            <w:vAlign w:val="bottom"/>
            <w:hideMark/>
          </w:tcPr>
          <w:p w14:paraId="183337E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7FF3C02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54916F5C" w14:textId="77777777" w:rsidTr="0092016A">
        <w:trPr>
          <w:trHeight w:val="310"/>
        </w:trPr>
        <w:tc>
          <w:tcPr>
            <w:tcW w:w="433" w:type="pct"/>
            <w:tcBorders>
              <w:top w:val="nil"/>
              <w:left w:val="nil"/>
              <w:bottom w:val="nil"/>
              <w:right w:val="nil"/>
            </w:tcBorders>
            <w:shd w:val="clear" w:color="auto" w:fill="auto"/>
            <w:noWrap/>
            <w:vAlign w:val="center"/>
            <w:hideMark/>
          </w:tcPr>
          <w:p w14:paraId="3E7FC60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1985</w:t>
            </w:r>
          </w:p>
        </w:tc>
        <w:tc>
          <w:tcPr>
            <w:tcW w:w="652" w:type="pct"/>
            <w:tcBorders>
              <w:top w:val="nil"/>
              <w:left w:val="nil"/>
              <w:bottom w:val="nil"/>
              <w:right w:val="nil"/>
            </w:tcBorders>
            <w:shd w:val="clear" w:color="auto" w:fill="auto"/>
            <w:noWrap/>
            <w:vAlign w:val="bottom"/>
            <w:hideMark/>
          </w:tcPr>
          <w:p w14:paraId="46DBE5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85036</w:t>
            </w:r>
          </w:p>
        </w:tc>
        <w:tc>
          <w:tcPr>
            <w:tcW w:w="652" w:type="pct"/>
            <w:gridSpan w:val="2"/>
            <w:tcBorders>
              <w:top w:val="nil"/>
              <w:left w:val="nil"/>
              <w:bottom w:val="nil"/>
              <w:right w:val="nil"/>
            </w:tcBorders>
            <w:shd w:val="clear" w:color="auto" w:fill="auto"/>
            <w:noWrap/>
            <w:vAlign w:val="bottom"/>
            <w:hideMark/>
          </w:tcPr>
          <w:p w14:paraId="7D0941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25899</w:t>
            </w:r>
          </w:p>
        </w:tc>
        <w:tc>
          <w:tcPr>
            <w:tcW w:w="653" w:type="pct"/>
            <w:tcBorders>
              <w:top w:val="nil"/>
              <w:left w:val="nil"/>
              <w:bottom w:val="nil"/>
              <w:right w:val="nil"/>
            </w:tcBorders>
            <w:shd w:val="clear" w:color="auto" w:fill="auto"/>
            <w:noWrap/>
            <w:vAlign w:val="bottom"/>
            <w:hideMark/>
          </w:tcPr>
          <w:p w14:paraId="67163A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7787</w:t>
            </w:r>
          </w:p>
        </w:tc>
        <w:tc>
          <w:tcPr>
            <w:tcW w:w="652" w:type="pct"/>
            <w:gridSpan w:val="2"/>
            <w:tcBorders>
              <w:top w:val="nil"/>
              <w:left w:val="nil"/>
              <w:bottom w:val="nil"/>
              <w:right w:val="nil"/>
            </w:tcBorders>
            <w:shd w:val="clear" w:color="auto" w:fill="auto"/>
            <w:noWrap/>
            <w:vAlign w:val="bottom"/>
            <w:hideMark/>
          </w:tcPr>
          <w:p w14:paraId="5ABE1BB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933</w:t>
            </w:r>
          </w:p>
        </w:tc>
        <w:tc>
          <w:tcPr>
            <w:tcW w:w="653" w:type="pct"/>
            <w:tcBorders>
              <w:top w:val="nil"/>
              <w:left w:val="nil"/>
              <w:bottom w:val="nil"/>
              <w:right w:val="nil"/>
            </w:tcBorders>
            <w:shd w:val="clear" w:color="auto" w:fill="auto"/>
            <w:noWrap/>
            <w:vAlign w:val="bottom"/>
            <w:hideMark/>
          </w:tcPr>
          <w:p w14:paraId="4A39A27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235</w:t>
            </w:r>
          </w:p>
        </w:tc>
        <w:tc>
          <w:tcPr>
            <w:tcW w:w="652" w:type="pct"/>
            <w:gridSpan w:val="2"/>
            <w:tcBorders>
              <w:top w:val="nil"/>
              <w:left w:val="nil"/>
              <w:bottom w:val="nil"/>
              <w:right w:val="nil"/>
            </w:tcBorders>
            <w:shd w:val="clear" w:color="auto" w:fill="auto"/>
            <w:noWrap/>
            <w:vAlign w:val="bottom"/>
            <w:hideMark/>
          </w:tcPr>
          <w:p w14:paraId="201A22B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25B2B9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666CCFC7" w14:textId="77777777" w:rsidTr="0092016A">
        <w:trPr>
          <w:trHeight w:val="310"/>
        </w:trPr>
        <w:tc>
          <w:tcPr>
            <w:tcW w:w="433" w:type="pct"/>
            <w:tcBorders>
              <w:top w:val="nil"/>
              <w:left w:val="nil"/>
              <w:bottom w:val="nil"/>
              <w:right w:val="nil"/>
            </w:tcBorders>
            <w:shd w:val="clear" w:color="auto" w:fill="auto"/>
            <w:noWrap/>
            <w:vAlign w:val="center"/>
            <w:hideMark/>
          </w:tcPr>
          <w:p w14:paraId="6A6A03F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1986</w:t>
            </w:r>
          </w:p>
        </w:tc>
        <w:tc>
          <w:tcPr>
            <w:tcW w:w="652" w:type="pct"/>
            <w:tcBorders>
              <w:top w:val="nil"/>
              <w:left w:val="nil"/>
              <w:bottom w:val="nil"/>
              <w:right w:val="nil"/>
            </w:tcBorders>
            <w:shd w:val="clear" w:color="auto" w:fill="auto"/>
            <w:noWrap/>
            <w:vAlign w:val="bottom"/>
            <w:hideMark/>
          </w:tcPr>
          <w:p w14:paraId="0027425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86914</w:t>
            </w:r>
          </w:p>
        </w:tc>
        <w:tc>
          <w:tcPr>
            <w:tcW w:w="652" w:type="pct"/>
            <w:gridSpan w:val="2"/>
            <w:tcBorders>
              <w:top w:val="nil"/>
              <w:left w:val="nil"/>
              <w:bottom w:val="nil"/>
              <w:right w:val="nil"/>
            </w:tcBorders>
            <w:shd w:val="clear" w:color="auto" w:fill="auto"/>
            <w:noWrap/>
            <w:vAlign w:val="bottom"/>
            <w:hideMark/>
          </w:tcPr>
          <w:p w14:paraId="7D2910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27908</w:t>
            </w:r>
          </w:p>
        </w:tc>
        <w:tc>
          <w:tcPr>
            <w:tcW w:w="653" w:type="pct"/>
            <w:tcBorders>
              <w:top w:val="nil"/>
              <w:left w:val="nil"/>
              <w:bottom w:val="nil"/>
              <w:right w:val="nil"/>
            </w:tcBorders>
            <w:shd w:val="clear" w:color="auto" w:fill="auto"/>
            <w:noWrap/>
            <w:vAlign w:val="bottom"/>
            <w:hideMark/>
          </w:tcPr>
          <w:p w14:paraId="2B69B8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8164</w:t>
            </w:r>
          </w:p>
        </w:tc>
        <w:tc>
          <w:tcPr>
            <w:tcW w:w="652" w:type="pct"/>
            <w:gridSpan w:val="2"/>
            <w:tcBorders>
              <w:top w:val="nil"/>
              <w:left w:val="nil"/>
              <w:bottom w:val="nil"/>
              <w:right w:val="nil"/>
            </w:tcBorders>
            <w:shd w:val="clear" w:color="auto" w:fill="auto"/>
            <w:noWrap/>
            <w:vAlign w:val="bottom"/>
            <w:hideMark/>
          </w:tcPr>
          <w:p w14:paraId="11C553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888</w:t>
            </w:r>
          </w:p>
        </w:tc>
        <w:tc>
          <w:tcPr>
            <w:tcW w:w="653" w:type="pct"/>
            <w:tcBorders>
              <w:top w:val="nil"/>
              <w:left w:val="nil"/>
              <w:bottom w:val="nil"/>
              <w:right w:val="nil"/>
            </w:tcBorders>
            <w:shd w:val="clear" w:color="auto" w:fill="auto"/>
            <w:noWrap/>
            <w:vAlign w:val="bottom"/>
            <w:hideMark/>
          </w:tcPr>
          <w:p w14:paraId="5A1CBFF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w:t>
            </w:r>
          </w:p>
        </w:tc>
        <w:tc>
          <w:tcPr>
            <w:tcW w:w="652" w:type="pct"/>
            <w:gridSpan w:val="2"/>
            <w:tcBorders>
              <w:top w:val="nil"/>
              <w:left w:val="nil"/>
              <w:bottom w:val="nil"/>
              <w:right w:val="nil"/>
            </w:tcBorders>
            <w:shd w:val="clear" w:color="auto" w:fill="auto"/>
            <w:noWrap/>
            <w:vAlign w:val="bottom"/>
            <w:hideMark/>
          </w:tcPr>
          <w:p w14:paraId="1BFCB5F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48DD21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52D04D71" w14:textId="77777777" w:rsidTr="0092016A">
        <w:trPr>
          <w:trHeight w:val="310"/>
        </w:trPr>
        <w:tc>
          <w:tcPr>
            <w:tcW w:w="433" w:type="pct"/>
            <w:tcBorders>
              <w:top w:val="nil"/>
              <w:left w:val="nil"/>
              <w:bottom w:val="nil"/>
              <w:right w:val="nil"/>
            </w:tcBorders>
            <w:shd w:val="clear" w:color="auto" w:fill="auto"/>
            <w:noWrap/>
            <w:vAlign w:val="center"/>
            <w:hideMark/>
          </w:tcPr>
          <w:p w14:paraId="776BF75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1987</w:t>
            </w:r>
          </w:p>
        </w:tc>
        <w:tc>
          <w:tcPr>
            <w:tcW w:w="652" w:type="pct"/>
            <w:tcBorders>
              <w:top w:val="nil"/>
              <w:left w:val="nil"/>
              <w:bottom w:val="nil"/>
              <w:right w:val="nil"/>
            </w:tcBorders>
            <w:shd w:val="clear" w:color="auto" w:fill="auto"/>
            <w:noWrap/>
            <w:vAlign w:val="bottom"/>
            <w:hideMark/>
          </w:tcPr>
          <w:p w14:paraId="03FC63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87231</w:t>
            </w:r>
          </w:p>
        </w:tc>
        <w:tc>
          <w:tcPr>
            <w:tcW w:w="652" w:type="pct"/>
            <w:gridSpan w:val="2"/>
            <w:tcBorders>
              <w:top w:val="nil"/>
              <w:left w:val="nil"/>
              <w:bottom w:val="nil"/>
              <w:right w:val="nil"/>
            </w:tcBorders>
            <w:shd w:val="clear" w:color="auto" w:fill="auto"/>
            <w:noWrap/>
            <w:vAlign w:val="bottom"/>
            <w:hideMark/>
          </w:tcPr>
          <w:p w14:paraId="0478735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29242</w:t>
            </w:r>
          </w:p>
        </w:tc>
        <w:tc>
          <w:tcPr>
            <w:tcW w:w="653" w:type="pct"/>
            <w:tcBorders>
              <w:top w:val="nil"/>
              <w:left w:val="nil"/>
              <w:bottom w:val="nil"/>
              <w:right w:val="nil"/>
            </w:tcBorders>
            <w:shd w:val="clear" w:color="auto" w:fill="auto"/>
            <w:noWrap/>
            <w:vAlign w:val="bottom"/>
            <w:hideMark/>
          </w:tcPr>
          <w:p w14:paraId="1BED38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8482</w:t>
            </w:r>
          </w:p>
        </w:tc>
        <w:tc>
          <w:tcPr>
            <w:tcW w:w="652" w:type="pct"/>
            <w:gridSpan w:val="2"/>
            <w:tcBorders>
              <w:top w:val="nil"/>
              <w:left w:val="nil"/>
              <w:bottom w:val="nil"/>
              <w:right w:val="nil"/>
            </w:tcBorders>
            <w:shd w:val="clear" w:color="auto" w:fill="auto"/>
            <w:noWrap/>
            <w:vAlign w:val="bottom"/>
            <w:hideMark/>
          </w:tcPr>
          <w:p w14:paraId="76A24D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825</w:t>
            </w:r>
          </w:p>
        </w:tc>
        <w:tc>
          <w:tcPr>
            <w:tcW w:w="653" w:type="pct"/>
            <w:tcBorders>
              <w:top w:val="nil"/>
              <w:left w:val="nil"/>
              <w:bottom w:val="nil"/>
              <w:right w:val="nil"/>
            </w:tcBorders>
            <w:shd w:val="clear" w:color="auto" w:fill="auto"/>
            <w:noWrap/>
            <w:vAlign w:val="bottom"/>
            <w:hideMark/>
          </w:tcPr>
          <w:p w14:paraId="4B853A7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214</w:t>
            </w:r>
          </w:p>
        </w:tc>
        <w:tc>
          <w:tcPr>
            <w:tcW w:w="652" w:type="pct"/>
            <w:gridSpan w:val="2"/>
            <w:tcBorders>
              <w:top w:val="nil"/>
              <w:left w:val="nil"/>
              <w:bottom w:val="nil"/>
              <w:right w:val="nil"/>
            </w:tcBorders>
            <w:shd w:val="clear" w:color="auto" w:fill="auto"/>
            <w:noWrap/>
            <w:vAlign w:val="bottom"/>
            <w:hideMark/>
          </w:tcPr>
          <w:p w14:paraId="5120BBF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6FD82A0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73803D2C" w14:textId="77777777" w:rsidTr="0092016A">
        <w:trPr>
          <w:trHeight w:val="310"/>
        </w:trPr>
        <w:tc>
          <w:tcPr>
            <w:tcW w:w="433" w:type="pct"/>
            <w:tcBorders>
              <w:top w:val="nil"/>
              <w:left w:val="nil"/>
              <w:bottom w:val="nil"/>
              <w:right w:val="nil"/>
            </w:tcBorders>
            <w:shd w:val="clear" w:color="auto" w:fill="auto"/>
            <w:noWrap/>
            <w:vAlign w:val="center"/>
            <w:hideMark/>
          </w:tcPr>
          <w:p w14:paraId="1C37C33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1988</w:t>
            </w:r>
          </w:p>
        </w:tc>
        <w:tc>
          <w:tcPr>
            <w:tcW w:w="652" w:type="pct"/>
            <w:tcBorders>
              <w:top w:val="nil"/>
              <w:left w:val="nil"/>
              <w:bottom w:val="nil"/>
              <w:right w:val="nil"/>
            </w:tcBorders>
            <w:shd w:val="clear" w:color="auto" w:fill="auto"/>
            <w:noWrap/>
            <w:vAlign w:val="bottom"/>
            <w:hideMark/>
          </w:tcPr>
          <w:p w14:paraId="2249D7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85070</w:t>
            </w:r>
          </w:p>
        </w:tc>
        <w:tc>
          <w:tcPr>
            <w:tcW w:w="652" w:type="pct"/>
            <w:gridSpan w:val="2"/>
            <w:tcBorders>
              <w:top w:val="nil"/>
              <w:left w:val="nil"/>
              <w:bottom w:val="nil"/>
              <w:right w:val="nil"/>
            </w:tcBorders>
            <w:shd w:val="clear" w:color="auto" w:fill="auto"/>
            <w:noWrap/>
            <w:vAlign w:val="bottom"/>
            <w:hideMark/>
          </w:tcPr>
          <w:p w14:paraId="05D08E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29278</w:t>
            </w:r>
          </w:p>
        </w:tc>
        <w:tc>
          <w:tcPr>
            <w:tcW w:w="653" w:type="pct"/>
            <w:tcBorders>
              <w:top w:val="nil"/>
              <w:left w:val="nil"/>
              <w:bottom w:val="nil"/>
              <w:right w:val="nil"/>
            </w:tcBorders>
            <w:shd w:val="clear" w:color="auto" w:fill="auto"/>
            <w:noWrap/>
            <w:vAlign w:val="bottom"/>
            <w:hideMark/>
          </w:tcPr>
          <w:p w14:paraId="2D07C8B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8614</w:t>
            </w:r>
          </w:p>
        </w:tc>
        <w:tc>
          <w:tcPr>
            <w:tcW w:w="652" w:type="pct"/>
            <w:gridSpan w:val="2"/>
            <w:tcBorders>
              <w:top w:val="nil"/>
              <w:left w:val="nil"/>
              <w:bottom w:val="nil"/>
              <w:right w:val="nil"/>
            </w:tcBorders>
            <w:shd w:val="clear" w:color="auto" w:fill="auto"/>
            <w:noWrap/>
            <w:vAlign w:val="bottom"/>
            <w:hideMark/>
          </w:tcPr>
          <w:p w14:paraId="1EAB7A7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813</w:t>
            </w:r>
          </w:p>
        </w:tc>
        <w:tc>
          <w:tcPr>
            <w:tcW w:w="653" w:type="pct"/>
            <w:tcBorders>
              <w:top w:val="nil"/>
              <w:left w:val="nil"/>
              <w:bottom w:val="nil"/>
              <w:right w:val="nil"/>
            </w:tcBorders>
            <w:shd w:val="clear" w:color="auto" w:fill="auto"/>
            <w:noWrap/>
            <w:vAlign w:val="bottom"/>
            <w:hideMark/>
          </w:tcPr>
          <w:p w14:paraId="3386996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201</w:t>
            </w:r>
          </w:p>
        </w:tc>
        <w:tc>
          <w:tcPr>
            <w:tcW w:w="652" w:type="pct"/>
            <w:gridSpan w:val="2"/>
            <w:tcBorders>
              <w:top w:val="nil"/>
              <w:left w:val="nil"/>
              <w:bottom w:val="nil"/>
              <w:right w:val="nil"/>
            </w:tcBorders>
            <w:shd w:val="clear" w:color="auto" w:fill="auto"/>
            <w:noWrap/>
            <w:vAlign w:val="bottom"/>
            <w:hideMark/>
          </w:tcPr>
          <w:p w14:paraId="4DB7BA4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1C7299B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14FD211" w14:textId="77777777" w:rsidTr="0092016A">
        <w:trPr>
          <w:trHeight w:val="310"/>
        </w:trPr>
        <w:tc>
          <w:tcPr>
            <w:tcW w:w="433" w:type="pct"/>
            <w:tcBorders>
              <w:top w:val="nil"/>
              <w:left w:val="nil"/>
              <w:bottom w:val="nil"/>
              <w:right w:val="nil"/>
            </w:tcBorders>
            <w:shd w:val="clear" w:color="auto" w:fill="auto"/>
            <w:noWrap/>
            <w:vAlign w:val="center"/>
            <w:hideMark/>
          </w:tcPr>
          <w:p w14:paraId="19B7C190"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1989</w:t>
            </w:r>
          </w:p>
        </w:tc>
        <w:tc>
          <w:tcPr>
            <w:tcW w:w="652" w:type="pct"/>
            <w:tcBorders>
              <w:top w:val="nil"/>
              <w:left w:val="nil"/>
              <w:bottom w:val="nil"/>
              <w:right w:val="nil"/>
            </w:tcBorders>
            <w:shd w:val="clear" w:color="auto" w:fill="auto"/>
            <w:noWrap/>
            <w:vAlign w:val="bottom"/>
            <w:hideMark/>
          </w:tcPr>
          <w:p w14:paraId="39897F7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82207</w:t>
            </w:r>
          </w:p>
        </w:tc>
        <w:tc>
          <w:tcPr>
            <w:tcW w:w="652" w:type="pct"/>
            <w:gridSpan w:val="2"/>
            <w:tcBorders>
              <w:top w:val="nil"/>
              <w:left w:val="nil"/>
              <w:bottom w:val="nil"/>
              <w:right w:val="nil"/>
            </w:tcBorders>
            <w:shd w:val="clear" w:color="auto" w:fill="auto"/>
            <w:noWrap/>
            <w:vAlign w:val="bottom"/>
            <w:hideMark/>
          </w:tcPr>
          <w:p w14:paraId="6AEBBD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29180</w:t>
            </w:r>
          </w:p>
        </w:tc>
        <w:tc>
          <w:tcPr>
            <w:tcW w:w="653" w:type="pct"/>
            <w:tcBorders>
              <w:top w:val="nil"/>
              <w:left w:val="nil"/>
              <w:bottom w:val="nil"/>
              <w:right w:val="nil"/>
            </w:tcBorders>
            <w:shd w:val="clear" w:color="auto" w:fill="auto"/>
            <w:noWrap/>
            <w:vAlign w:val="bottom"/>
            <w:hideMark/>
          </w:tcPr>
          <w:p w14:paraId="70BF128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8620</w:t>
            </w:r>
          </w:p>
        </w:tc>
        <w:tc>
          <w:tcPr>
            <w:tcW w:w="652" w:type="pct"/>
            <w:gridSpan w:val="2"/>
            <w:tcBorders>
              <w:top w:val="nil"/>
              <w:left w:val="nil"/>
              <w:bottom w:val="nil"/>
              <w:right w:val="nil"/>
            </w:tcBorders>
            <w:shd w:val="clear" w:color="auto" w:fill="auto"/>
            <w:noWrap/>
            <w:vAlign w:val="bottom"/>
            <w:hideMark/>
          </w:tcPr>
          <w:p w14:paraId="6D378B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675</w:t>
            </w:r>
          </w:p>
        </w:tc>
        <w:tc>
          <w:tcPr>
            <w:tcW w:w="653" w:type="pct"/>
            <w:tcBorders>
              <w:top w:val="nil"/>
              <w:left w:val="nil"/>
              <w:bottom w:val="nil"/>
              <w:right w:val="nil"/>
            </w:tcBorders>
            <w:shd w:val="clear" w:color="auto" w:fill="auto"/>
            <w:noWrap/>
            <w:vAlign w:val="bottom"/>
            <w:hideMark/>
          </w:tcPr>
          <w:p w14:paraId="06FB3C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217</w:t>
            </w:r>
          </w:p>
        </w:tc>
        <w:tc>
          <w:tcPr>
            <w:tcW w:w="652" w:type="pct"/>
            <w:gridSpan w:val="2"/>
            <w:tcBorders>
              <w:top w:val="nil"/>
              <w:left w:val="nil"/>
              <w:bottom w:val="nil"/>
              <w:right w:val="nil"/>
            </w:tcBorders>
            <w:shd w:val="clear" w:color="auto" w:fill="auto"/>
            <w:noWrap/>
            <w:vAlign w:val="bottom"/>
            <w:hideMark/>
          </w:tcPr>
          <w:p w14:paraId="6F5CF0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5B84D0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FEF826B" w14:textId="77777777" w:rsidTr="0092016A">
        <w:trPr>
          <w:trHeight w:val="310"/>
        </w:trPr>
        <w:tc>
          <w:tcPr>
            <w:tcW w:w="433" w:type="pct"/>
            <w:tcBorders>
              <w:top w:val="nil"/>
              <w:left w:val="nil"/>
              <w:bottom w:val="nil"/>
              <w:right w:val="nil"/>
            </w:tcBorders>
            <w:shd w:val="clear" w:color="auto" w:fill="auto"/>
            <w:noWrap/>
            <w:vAlign w:val="center"/>
            <w:hideMark/>
          </w:tcPr>
          <w:p w14:paraId="3E3A91F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1990</w:t>
            </w:r>
          </w:p>
        </w:tc>
        <w:tc>
          <w:tcPr>
            <w:tcW w:w="652" w:type="pct"/>
            <w:tcBorders>
              <w:top w:val="nil"/>
              <w:left w:val="nil"/>
              <w:bottom w:val="nil"/>
              <w:right w:val="nil"/>
            </w:tcBorders>
            <w:shd w:val="clear" w:color="auto" w:fill="auto"/>
            <w:noWrap/>
            <w:vAlign w:val="bottom"/>
            <w:hideMark/>
          </w:tcPr>
          <w:p w14:paraId="67FEAEF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79792</w:t>
            </w:r>
          </w:p>
        </w:tc>
        <w:tc>
          <w:tcPr>
            <w:tcW w:w="652" w:type="pct"/>
            <w:gridSpan w:val="2"/>
            <w:tcBorders>
              <w:top w:val="nil"/>
              <w:left w:val="nil"/>
              <w:bottom w:val="nil"/>
              <w:right w:val="nil"/>
            </w:tcBorders>
            <w:shd w:val="clear" w:color="auto" w:fill="auto"/>
            <w:noWrap/>
            <w:vAlign w:val="bottom"/>
            <w:hideMark/>
          </w:tcPr>
          <w:p w14:paraId="308BD5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29174</w:t>
            </w:r>
          </w:p>
        </w:tc>
        <w:tc>
          <w:tcPr>
            <w:tcW w:w="653" w:type="pct"/>
            <w:tcBorders>
              <w:top w:val="nil"/>
              <w:left w:val="nil"/>
              <w:bottom w:val="nil"/>
              <w:right w:val="nil"/>
            </w:tcBorders>
            <w:shd w:val="clear" w:color="auto" w:fill="auto"/>
            <w:noWrap/>
            <w:vAlign w:val="bottom"/>
            <w:hideMark/>
          </w:tcPr>
          <w:p w14:paraId="7F982A5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8563</w:t>
            </w:r>
          </w:p>
        </w:tc>
        <w:tc>
          <w:tcPr>
            <w:tcW w:w="652" w:type="pct"/>
            <w:gridSpan w:val="2"/>
            <w:tcBorders>
              <w:top w:val="nil"/>
              <w:left w:val="nil"/>
              <w:bottom w:val="nil"/>
              <w:right w:val="nil"/>
            </w:tcBorders>
            <w:shd w:val="clear" w:color="auto" w:fill="auto"/>
            <w:noWrap/>
            <w:vAlign w:val="bottom"/>
            <w:hideMark/>
          </w:tcPr>
          <w:p w14:paraId="0B9E43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711</w:t>
            </w:r>
          </w:p>
        </w:tc>
        <w:tc>
          <w:tcPr>
            <w:tcW w:w="653" w:type="pct"/>
            <w:tcBorders>
              <w:top w:val="nil"/>
              <w:left w:val="nil"/>
              <w:bottom w:val="nil"/>
              <w:right w:val="nil"/>
            </w:tcBorders>
            <w:shd w:val="clear" w:color="auto" w:fill="auto"/>
            <w:noWrap/>
            <w:vAlign w:val="bottom"/>
            <w:hideMark/>
          </w:tcPr>
          <w:p w14:paraId="517D0B6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222</w:t>
            </w:r>
          </w:p>
        </w:tc>
        <w:tc>
          <w:tcPr>
            <w:tcW w:w="652" w:type="pct"/>
            <w:gridSpan w:val="2"/>
            <w:tcBorders>
              <w:top w:val="nil"/>
              <w:left w:val="nil"/>
              <w:bottom w:val="nil"/>
              <w:right w:val="nil"/>
            </w:tcBorders>
            <w:shd w:val="clear" w:color="auto" w:fill="auto"/>
            <w:noWrap/>
            <w:vAlign w:val="bottom"/>
            <w:hideMark/>
          </w:tcPr>
          <w:p w14:paraId="452A3A7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0010CF5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EF4E36A" w14:textId="77777777" w:rsidTr="0092016A">
        <w:trPr>
          <w:trHeight w:val="310"/>
        </w:trPr>
        <w:tc>
          <w:tcPr>
            <w:tcW w:w="433" w:type="pct"/>
            <w:tcBorders>
              <w:top w:val="nil"/>
              <w:left w:val="nil"/>
              <w:bottom w:val="nil"/>
              <w:right w:val="nil"/>
            </w:tcBorders>
            <w:shd w:val="clear" w:color="auto" w:fill="auto"/>
            <w:noWrap/>
            <w:vAlign w:val="center"/>
            <w:hideMark/>
          </w:tcPr>
          <w:p w14:paraId="426B0AB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1991</w:t>
            </w:r>
          </w:p>
        </w:tc>
        <w:tc>
          <w:tcPr>
            <w:tcW w:w="652" w:type="pct"/>
            <w:tcBorders>
              <w:top w:val="nil"/>
              <w:left w:val="nil"/>
              <w:bottom w:val="nil"/>
              <w:right w:val="nil"/>
            </w:tcBorders>
            <w:shd w:val="clear" w:color="auto" w:fill="auto"/>
            <w:noWrap/>
            <w:vAlign w:val="bottom"/>
            <w:hideMark/>
          </w:tcPr>
          <w:p w14:paraId="1F87707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78010</w:t>
            </w:r>
          </w:p>
        </w:tc>
        <w:tc>
          <w:tcPr>
            <w:tcW w:w="652" w:type="pct"/>
            <w:gridSpan w:val="2"/>
            <w:tcBorders>
              <w:top w:val="nil"/>
              <w:left w:val="nil"/>
              <w:bottom w:val="nil"/>
              <w:right w:val="nil"/>
            </w:tcBorders>
            <w:shd w:val="clear" w:color="auto" w:fill="auto"/>
            <w:noWrap/>
            <w:vAlign w:val="bottom"/>
            <w:hideMark/>
          </w:tcPr>
          <w:p w14:paraId="29F2587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29914</w:t>
            </w:r>
          </w:p>
        </w:tc>
        <w:tc>
          <w:tcPr>
            <w:tcW w:w="653" w:type="pct"/>
            <w:tcBorders>
              <w:top w:val="nil"/>
              <w:left w:val="nil"/>
              <w:bottom w:val="nil"/>
              <w:right w:val="nil"/>
            </w:tcBorders>
            <w:shd w:val="clear" w:color="auto" w:fill="auto"/>
            <w:noWrap/>
            <w:vAlign w:val="bottom"/>
            <w:hideMark/>
          </w:tcPr>
          <w:p w14:paraId="5139129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8418</w:t>
            </w:r>
          </w:p>
        </w:tc>
        <w:tc>
          <w:tcPr>
            <w:tcW w:w="652" w:type="pct"/>
            <w:gridSpan w:val="2"/>
            <w:tcBorders>
              <w:top w:val="nil"/>
              <w:left w:val="nil"/>
              <w:bottom w:val="nil"/>
              <w:right w:val="nil"/>
            </w:tcBorders>
            <w:shd w:val="clear" w:color="auto" w:fill="auto"/>
            <w:noWrap/>
            <w:vAlign w:val="bottom"/>
            <w:hideMark/>
          </w:tcPr>
          <w:p w14:paraId="158B15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14:paraId="13C9951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230</w:t>
            </w:r>
          </w:p>
        </w:tc>
        <w:tc>
          <w:tcPr>
            <w:tcW w:w="652" w:type="pct"/>
            <w:gridSpan w:val="2"/>
            <w:tcBorders>
              <w:top w:val="nil"/>
              <w:left w:val="nil"/>
              <w:bottom w:val="nil"/>
              <w:right w:val="nil"/>
            </w:tcBorders>
            <w:shd w:val="clear" w:color="auto" w:fill="auto"/>
            <w:noWrap/>
            <w:vAlign w:val="bottom"/>
            <w:hideMark/>
          </w:tcPr>
          <w:p w14:paraId="376A21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DA430E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2A0190D5" w14:textId="77777777" w:rsidTr="0092016A">
        <w:trPr>
          <w:trHeight w:val="310"/>
        </w:trPr>
        <w:tc>
          <w:tcPr>
            <w:tcW w:w="433" w:type="pct"/>
            <w:tcBorders>
              <w:top w:val="nil"/>
              <w:left w:val="nil"/>
              <w:bottom w:val="nil"/>
              <w:right w:val="nil"/>
            </w:tcBorders>
            <w:shd w:val="clear" w:color="auto" w:fill="auto"/>
            <w:noWrap/>
            <w:vAlign w:val="center"/>
            <w:hideMark/>
          </w:tcPr>
          <w:p w14:paraId="33C516B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1992</w:t>
            </w:r>
          </w:p>
        </w:tc>
        <w:tc>
          <w:tcPr>
            <w:tcW w:w="652" w:type="pct"/>
            <w:tcBorders>
              <w:top w:val="nil"/>
              <w:left w:val="nil"/>
              <w:bottom w:val="nil"/>
              <w:right w:val="nil"/>
            </w:tcBorders>
            <w:shd w:val="clear" w:color="auto" w:fill="auto"/>
            <w:noWrap/>
            <w:vAlign w:val="bottom"/>
            <w:hideMark/>
          </w:tcPr>
          <w:p w14:paraId="2B05A06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78049</w:t>
            </w:r>
          </w:p>
        </w:tc>
        <w:tc>
          <w:tcPr>
            <w:tcW w:w="652" w:type="pct"/>
            <w:gridSpan w:val="2"/>
            <w:tcBorders>
              <w:top w:val="nil"/>
              <w:left w:val="nil"/>
              <w:bottom w:val="nil"/>
              <w:right w:val="nil"/>
            </w:tcBorders>
            <w:shd w:val="clear" w:color="auto" w:fill="auto"/>
            <w:noWrap/>
            <w:vAlign w:val="bottom"/>
            <w:hideMark/>
          </w:tcPr>
          <w:p w14:paraId="11E790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29519</w:t>
            </w:r>
          </w:p>
        </w:tc>
        <w:tc>
          <w:tcPr>
            <w:tcW w:w="653" w:type="pct"/>
            <w:tcBorders>
              <w:top w:val="nil"/>
              <w:left w:val="nil"/>
              <w:bottom w:val="nil"/>
              <w:right w:val="nil"/>
            </w:tcBorders>
            <w:shd w:val="clear" w:color="auto" w:fill="auto"/>
            <w:noWrap/>
            <w:vAlign w:val="bottom"/>
            <w:hideMark/>
          </w:tcPr>
          <w:p w14:paraId="7BA016E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8113</w:t>
            </w:r>
          </w:p>
        </w:tc>
        <w:tc>
          <w:tcPr>
            <w:tcW w:w="652" w:type="pct"/>
            <w:gridSpan w:val="2"/>
            <w:tcBorders>
              <w:top w:val="nil"/>
              <w:left w:val="nil"/>
              <w:bottom w:val="nil"/>
              <w:right w:val="nil"/>
            </w:tcBorders>
            <w:shd w:val="clear" w:color="auto" w:fill="auto"/>
            <w:noWrap/>
            <w:vAlign w:val="bottom"/>
            <w:hideMark/>
          </w:tcPr>
          <w:p w14:paraId="479AAA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653" w:type="pct"/>
            <w:tcBorders>
              <w:top w:val="nil"/>
              <w:left w:val="nil"/>
              <w:bottom w:val="nil"/>
              <w:right w:val="nil"/>
            </w:tcBorders>
            <w:shd w:val="clear" w:color="auto" w:fill="auto"/>
            <w:noWrap/>
            <w:vAlign w:val="bottom"/>
            <w:hideMark/>
          </w:tcPr>
          <w:p w14:paraId="138804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212</w:t>
            </w:r>
          </w:p>
        </w:tc>
        <w:tc>
          <w:tcPr>
            <w:tcW w:w="652" w:type="pct"/>
            <w:gridSpan w:val="2"/>
            <w:tcBorders>
              <w:top w:val="nil"/>
              <w:left w:val="nil"/>
              <w:bottom w:val="nil"/>
              <w:right w:val="nil"/>
            </w:tcBorders>
            <w:shd w:val="clear" w:color="auto" w:fill="auto"/>
            <w:noWrap/>
            <w:vAlign w:val="bottom"/>
            <w:hideMark/>
          </w:tcPr>
          <w:p w14:paraId="641680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4E583BF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4B2CED02" w14:textId="77777777" w:rsidTr="0092016A">
        <w:trPr>
          <w:trHeight w:val="310"/>
        </w:trPr>
        <w:tc>
          <w:tcPr>
            <w:tcW w:w="433" w:type="pct"/>
            <w:tcBorders>
              <w:top w:val="nil"/>
              <w:left w:val="nil"/>
              <w:bottom w:val="nil"/>
              <w:right w:val="nil"/>
            </w:tcBorders>
            <w:shd w:val="clear" w:color="auto" w:fill="auto"/>
            <w:noWrap/>
            <w:vAlign w:val="center"/>
            <w:hideMark/>
          </w:tcPr>
          <w:p w14:paraId="191DF8E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1993</w:t>
            </w:r>
          </w:p>
        </w:tc>
        <w:tc>
          <w:tcPr>
            <w:tcW w:w="652" w:type="pct"/>
            <w:tcBorders>
              <w:top w:val="nil"/>
              <w:left w:val="nil"/>
              <w:bottom w:val="nil"/>
              <w:right w:val="nil"/>
            </w:tcBorders>
            <w:shd w:val="clear" w:color="auto" w:fill="auto"/>
            <w:noWrap/>
            <w:vAlign w:val="bottom"/>
            <w:hideMark/>
          </w:tcPr>
          <w:p w14:paraId="2DE247E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76954</w:t>
            </w:r>
          </w:p>
        </w:tc>
        <w:tc>
          <w:tcPr>
            <w:tcW w:w="652" w:type="pct"/>
            <w:gridSpan w:val="2"/>
            <w:tcBorders>
              <w:top w:val="nil"/>
              <w:left w:val="nil"/>
              <w:bottom w:val="nil"/>
              <w:right w:val="nil"/>
            </w:tcBorders>
            <w:shd w:val="clear" w:color="auto" w:fill="auto"/>
            <w:noWrap/>
            <w:vAlign w:val="bottom"/>
            <w:hideMark/>
          </w:tcPr>
          <w:p w14:paraId="5CED33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28766</w:t>
            </w:r>
          </w:p>
        </w:tc>
        <w:tc>
          <w:tcPr>
            <w:tcW w:w="653" w:type="pct"/>
            <w:tcBorders>
              <w:top w:val="nil"/>
              <w:left w:val="nil"/>
              <w:bottom w:val="nil"/>
              <w:right w:val="nil"/>
            </w:tcBorders>
            <w:shd w:val="clear" w:color="auto" w:fill="auto"/>
            <w:noWrap/>
            <w:vAlign w:val="bottom"/>
            <w:hideMark/>
          </w:tcPr>
          <w:p w14:paraId="12D0F90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7630</w:t>
            </w:r>
          </w:p>
        </w:tc>
        <w:tc>
          <w:tcPr>
            <w:tcW w:w="652" w:type="pct"/>
            <w:gridSpan w:val="2"/>
            <w:tcBorders>
              <w:top w:val="nil"/>
              <w:left w:val="nil"/>
              <w:bottom w:val="nil"/>
              <w:right w:val="nil"/>
            </w:tcBorders>
            <w:shd w:val="clear" w:color="auto" w:fill="auto"/>
            <w:noWrap/>
            <w:vAlign w:val="bottom"/>
            <w:hideMark/>
          </w:tcPr>
          <w:p w14:paraId="75EF27E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w:t>
            </w:r>
          </w:p>
        </w:tc>
        <w:tc>
          <w:tcPr>
            <w:tcW w:w="653" w:type="pct"/>
            <w:tcBorders>
              <w:top w:val="nil"/>
              <w:left w:val="nil"/>
              <w:bottom w:val="nil"/>
              <w:right w:val="nil"/>
            </w:tcBorders>
            <w:shd w:val="clear" w:color="auto" w:fill="auto"/>
            <w:noWrap/>
            <w:vAlign w:val="bottom"/>
            <w:hideMark/>
          </w:tcPr>
          <w:p w14:paraId="72DBEF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185</w:t>
            </w:r>
          </w:p>
        </w:tc>
        <w:tc>
          <w:tcPr>
            <w:tcW w:w="652" w:type="pct"/>
            <w:gridSpan w:val="2"/>
            <w:tcBorders>
              <w:top w:val="nil"/>
              <w:left w:val="nil"/>
              <w:bottom w:val="nil"/>
              <w:right w:val="nil"/>
            </w:tcBorders>
            <w:shd w:val="clear" w:color="auto" w:fill="auto"/>
            <w:noWrap/>
            <w:vAlign w:val="bottom"/>
            <w:hideMark/>
          </w:tcPr>
          <w:p w14:paraId="7A74E05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70CEDE2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20B21CC5" w14:textId="77777777" w:rsidTr="0092016A">
        <w:trPr>
          <w:trHeight w:val="310"/>
        </w:trPr>
        <w:tc>
          <w:tcPr>
            <w:tcW w:w="433" w:type="pct"/>
            <w:tcBorders>
              <w:top w:val="nil"/>
              <w:left w:val="nil"/>
              <w:bottom w:val="nil"/>
              <w:right w:val="nil"/>
            </w:tcBorders>
            <w:shd w:val="clear" w:color="auto" w:fill="auto"/>
            <w:noWrap/>
            <w:vAlign w:val="center"/>
            <w:hideMark/>
          </w:tcPr>
          <w:p w14:paraId="158D4F2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1994</w:t>
            </w:r>
          </w:p>
        </w:tc>
        <w:tc>
          <w:tcPr>
            <w:tcW w:w="652" w:type="pct"/>
            <w:tcBorders>
              <w:top w:val="nil"/>
              <w:left w:val="nil"/>
              <w:bottom w:val="nil"/>
              <w:right w:val="nil"/>
            </w:tcBorders>
            <w:shd w:val="clear" w:color="auto" w:fill="auto"/>
            <w:noWrap/>
            <w:vAlign w:val="bottom"/>
            <w:hideMark/>
          </w:tcPr>
          <w:p w14:paraId="692254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74709</w:t>
            </w:r>
          </w:p>
        </w:tc>
        <w:tc>
          <w:tcPr>
            <w:tcW w:w="652" w:type="pct"/>
            <w:gridSpan w:val="2"/>
            <w:tcBorders>
              <w:top w:val="nil"/>
              <w:left w:val="nil"/>
              <w:bottom w:val="nil"/>
              <w:right w:val="nil"/>
            </w:tcBorders>
            <w:shd w:val="clear" w:color="auto" w:fill="auto"/>
            <w:noWrap/>
            <w:vAlign w:val="bottom"/>
            <w:hideMark/>
          </w:tcPr>
          <w:p w14:paraId="650E8BF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27973</w:t>
            </w:r>
          </w:p>
        </w:tc>
        <w:tc>
          <w:tcPr>
            <w:tcW w:w="653" w:type="pct"/>
            <w:tcBorders>
              <w:top w:val="nil"/>
              <w:left w:val="nil"/>
              <w:bottom w:val="nil"/>
              <w:right w:val="nil"/>
            </w:tcBorders>
            <w:shd w:val="clear" w:color="auto" w:fill="auto"/>
            <w:noWrap/>
            <w:vAlign w:val="bottom"/>
            <w:hideMark/>
          </w:tcPr>
          <w:p w14:paraId="7A1CEB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6730</w:t>
            </w:r>
          </w:p>
        </w:tc>
        <w:tc>
          <w:tcPr>
            <w:tcW w:w="652" w:type="pct"/>
            <w:gridSpan w:val="2"/>
            <w:tcBorders>
              <w:top w:val="nil"/>
              <w:left w:val="nil"/>
              <w:bottom w:val="nil"/>
              <w:right w:val="nil"/>
            </w:tcBorders>
            <w:shd w:val="clear" w:color="auto" w:fill="auto"/>
            <w:noWrap/>
            <w:vAlign w:val="bottom"/>
            <w:hideMark/>
          </w:tcPr>
          <w:p w14:paraId="428787D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698</w:t>
            </w:r>
          </w:p>
        </w:tc>
        <w:tc>
          <w:tcPr>
            <w:tcW w:w="653" w:type="pct"/>
            <w:tcBorders>
              <w:top w:val="nil"/>
              <w:left w:val="nil"/>
              <w:bottom w:val="nil"/>
              <w:right w:val="nil"/>
            </w:tcBorders>
            <w:shd w:val="clear" w:color="auto" w:fill="auto"/>
            <w:noWrap/>
            <w:vAlign w:val="bottom"/>
            <w:hideMark/>
          </w:tcPr>
          <w:p w14:paraId="6472A6D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w:t>
            </w:r>
          </w:p>
        </w:tc>
        <w:tc>
          <w:tcPr>
            <w:tcW w:w="652" w:type="pct"/>
            <w:gridSpan w:val="2"/>
            <w:tcBorders>
              <w:top w:val="nil"/>
              <w:left w:val="nil"/>
              <w:bottom w:val="nil"/>
              <w:right w:val="nil"/>
            </w:tcBorders>
            <w:shd w:val="clear" w:color="auto" w:fill="auto"/>
            <w:noWrap/>
            <w:vAlign w:val="bottom"/>
            <w:hideMark/>
          </w:tcPr>
          <w:p w14:paraId="1D780D6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21A70D3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7EA211E" w14:textId="77777777" w:rsidTr="0092016A">
        <w:trPr>
          <w:trHeight w:val="310"/>
        </w:trPr>
        <w:tc>
          <w:tcPr>
            <w:tcW w:w="433" w:type="pct"/>
            <w:tcBorders>
              <w:top w:val="nil"/>
              <w:left w:val="nil"/>
              <w:bottom w:val="nil"/>
              <w:right w:val="nil"/>
            </w:tcBorders>
            <w:shd w:val="clear" w:color="auto" w:fill="auto"/>
            <w:noWrap/>
            <w:vAlign w:val="center"/>
            <w:hideMark/>
          </w:tcPr>
          <w:p w14:paraId="6C0670B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1995</w:t>
            </w:r>
          </w:p>
        </w:tc>
        <w:tc>
          <w:tcPr>
            <w:tcW w:w="652" w:type="pct"/>
            <w:tcBorders>
              <w:top w:val="nil"/>
              <w:left w:val="nil"/>
              <w:bottom w:val="nil"/>
              <w:right w:val="nil"/>
            </w:tcBorders>
            <w:shd w:val="clear" w:color="auto" w:fill="auto"/>
            <w:noWrap/>
            <w:vAlign w:val="bottom"/>
            <w:hideMark/>
          </w:tcPr>
          <w:p w14:paraId="4E1F947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74073</w:t>
            </w:r>
          </w:p>
        </w:tc>
        <w:tc>
          <w:tcPr>
            <w:tcW w:w="652" w:type="pct"/>
            <w:gridSpan w:val="2"/>
            <w:tcBorders>
              <w:top w:val="nil"/>
              <w:left w:val="nil"/>
              <w:bottom w:val="nil"/>
              <w:right w:val="nil"/>
            </w:tcBorders>
            <w:shd w:val="clear" w:color="auto" w:fill="auto"/>
            <w:noWrap/>
            <w:vAlign w:val="bottom"/>
            <w:hideMark/>
          </w:tcPr>
          <w:p w14:paraId="2C9088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28180</w:t>
            </w:r>
          </w:p>
        </w:tc>
        <w:tc>
          <w:tcPr>
            <w:tcW w:w="653" w:type="pct"/>
            <w:tcBorders>
              <w:top w:val="nil"/>
              <w:left w:val="nil"/>
              <w:bottom w:val="nil"/>
              <w:right w:val="nil"/>
            </w:tcBorders>
            <w:shd w:val="clear" w:color="auto" w:fill="auto"/>
            <w:noWrap/>
            <w:vAlign w:val="bottom"/>
            <w:hideMark/>
          </w:tcPr>
          <w:p w14:paraId="3FD56C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5921</w:t>
            </w:r>
          </w:p>
        </w:tc>
        <w:tc>
          <w:tcPr>
            <w:tcW w:w="652" w:type="pct"/>
            <w:gridSpan w:val="2"/>
            <w:tcBorders>
              <w:top w:val="nil"/>
              <w:left w:val="nil"/>
              <w:bottom w:val="nil"/>
              <w:right w:val="nil"/>
            </w:tcBorders>
            <w:shd w:val="clear" w:color="auto" w:fill="auto"/>
            <w:noWrap/>
            <w:vAlign w:val="bottom"/>
            <w:hideMark/>
          </w:tcPr>
          <w:p w14:paraId="79A44B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1323</w:t>
            </w:r>
          </w:p>
        </w:tc>
        <w:tc>
          <w:tcPr>
            <w:tcW w:w="653" w:type="pct"/>
            <w:tcBorders>
              <w:top w:val="nil"/>
              <w:left w:val="nil"/>
              <w:bottom w:val="nil"/>
              <w:right w:val="nil"/>
            </w:tcBorders>
            <w:shd w:val="clear" w:color="auto" w:fill="auto"/>
            <w:noWrap/>
            <w:vAlign w:val="bottom"/>
            <w:hideMark/>
          </w:tcPr>
          <w:p w14:paraId="2EDEFA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150</w:t>
            </w:r>
          </w:p>
        </w:tc>
        <w:tc>
          <w:tcPr>
            <w:tcW w:w="652" w:type="pct"/>
            <w:gridSpan w:val="2"/>
            <w:tcBorders>
              <w:top w:val="nil"/>
              <w:left w:val="nil"/>
              <w:bottom w:val="nil"/>
              <w:right w:val="nil"/>
            </w:tcBorders>
            <w:shd w:val="clear" w:color="auto" w:fill="auto"/>
            <w:noWrap/>
            <w:vAlign w:val="bottom"/>
            <w:hideMark/>
          </w:tcPr>
          <w:p w14:paraId="3B299D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467EC22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3A83615" w14:textId="77777777" w:rsidTr="0092016A">
        <w:trPr>
          <w:trHeight w:val="310"/>
        </w:trPr>
        <w:tc>
          <w:tcPr>
            <w:tcW w:w="433" w:type="pct"/>
            <w:tcBorders>
              <w:top w:val="nil"/>
              <w:left w:val="nil"/>
              <w:bottom w:val="nil"/>
              <w:right w:val="nil"/>
            </w:tcBorders>
            <w:shd w:val="clear" w:color="auto" w:fill="auto"/>
            <w:noWrap/>
            <w:vAlign w:val="center"/>
            <w:hideMark/>
          </w:tcPr>
          <w:p w14:paraId="3C05270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1996</w:t>
            </w:r>
          </w:p>
        </w:tc>
        <w:tc>
          <w:tcPr>
            <w:tcW w:w="652" w:type="pct"/>
            <w:tcBorders>
              <w:top w:val="nil"/>
              <w:left w:val="nil"/>
              <w:bottom w:val="nil"/>
              <w:right w:val="nil"/>
            </w:tcBorders>
            <w:shd w:val="clear" w:color="auto" w:fill="auto"/>
            <w:noWrap/>
            <w:vAlign w:val="bottom"/>
            <w:hideMark/>
          </w:tcPr>
          <w:p w14:paraId="2CB835E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79740</w:t>
            </w:r>
          </w:p>
        </w:tc>
        <w:tc>
          <w:tcPr>
            <w:tcW w:w="652" w:type="pct"/>
            <w:gridSpan w:val="2"/>
            <w:tcBorders>
              <w:top w:val="nil"/>
              <w:left w:val="nil"/>
              <w:bottom w:val="nil"/>
              <w:right w:val="nil"/>
            </w:tcBorders>
            <w:shd w:val="clear" w:color="auto" w:fill="auto"/>
            <w:noWrap/>
            <w:vAlign w:val="bottom"/>
            <w:hideMark/>
          </w:tcPr>
          <w:p w14:paraId="31F8B5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27529</w:t>
            </w:r>
          </w:p>
        </w:tc>
        <w:tc>
          <w:tcPr>
            <w:tcW w:w="653" w:type="pct"/>
            <w:tcBorders>
              <w:top w:val="nil"/>
              <w:left w:val="nil"/>
              <w:bottom w:val="nil"/>
              <w:right w:val="nil"/>
            </w:tcBorders>
            <w:shd w:val="clear" w:color="auto" w:fill="auto"/>
            <w:noWrap/>
            <w:vAlign w:val="bottom"/>
            <w:hideMark/>
          </w:tcPr>
          <w:p w14:paraId="2D5361F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5303</w:t>
            </w:r>
          </w:p>
        </w:tc>
        <w:tc>
          <w:tcPr>
            <w:tcW w:w="652" w:type="pct"/>
            <w:gridSpan w:val="2"/>
            <w:tcBorders>
              <w:top w:val="nil"/>
              <w:left w:val="nil"/>
              <w:bottom w:val="nil"/>
              <w:right w:val="nil"/>
            </w:tcBorders>
            <w:shd w:val="clear" w:color="auto" w:fill="auto"/>
            <w:noWrap/>
            <w:vAlign w:val="bottom"/>
            <w:hideMark/>
          </w:tcPr>
          <w:p w14:paraId="72E23A1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w:t>
            </w:r>
          </w:p>
        </w:tc>
        <w:tc>
          <w:tcPr>
            <w:tcW w:w="653" w:type="pct"/>
            <w:tcBorders>
              <w:top w:val="nil"/>
              <w:left w:val="nil"/>
              <w:bottom w:val="nil"/>
              <w:right w:val="nil"/>
            </w:tcBorders>
            <w:shd w:val="clear" w:color="auto" w:fill="auto"/>
            <w:noWrap/>
            <w:vAlign w:val="bottom"/>
            <w:hideMark/>
          </w:tcPr>
          <w:p w14:paraId="6BDC4E4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14:paraId="7DB3578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643295C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11034739" w14:textId="77777777" w:rsidTr="0092016A">
        <w:trPr>
          <w:trHeight w:val="310"/>
        </w:trPr>
        <w:tc>
          <w:tcPr>
            <w:tcW w:w="433" w:type="pct"/>
            <w:tcBorders>
              <w:top w:val="nil"/>
              <w:left w:val="nil"/>
              <w:bottom w:val="nil"/>
              <w:right w:val="nil"/>
            </w:tcBorders>
            <w:shd w:val="clear" w:color="auto" w:fill="auto"/>
            <w:noWrap/>
            <w:vAlign w:val="center"/>
            <w:hideMark/>
          </w:tcPr>
          <w:p w14:paraId="672F67B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1997</w:t>
            </w:r>
          </w:p>
        </w:tc>
        <w:tc>
          <w:tcPr>
            <w:tcW w:w="652" w:type="pct"/>
            <w:tcBorders>
              <w:top w:val="nil"/>
              <w:left w:val="nil"/>
              <w:bottom w:val="nil"/>
              <w:right w:val="nil"/>
            </w:tcBorders>
            <w:shd w:val="clear" w:color="auto" w:fill="auto"/>
            <w:noWrap/>
            <w:vAlign w:val="bottom"/>
            <w:hideMark/>
          </w:tcPr>
          <w:p w14:paraId="20ABD2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82983</w:t>
            </w:r>
          </w:p>
        </w:tc>
        <w:tc>
          <w:tcPr>
            <w:tcW w:w="652" w:type="pct"/>
            <w:gridSpan w:val="2"/>
            <w:tcBorders>
              <w:top w:val="nil"/>
              <w:left w:val="nil"/>
              <w:bottom w:val="nil"/>
              <w:right w:val="nil"/>
            </w:tcBorders>
            <w:shd w:val="clear" w:color="auto" w:fill="auto"/>
            <w:noWrap/>
            <w:vAlign w:val="bottom"/>
            <w:hideMark/>
          </w:tcPr>
          <w:p w14:paraId="7ACA347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28322</w:t>
            </w:r>
          </w:p>
        </w:tc>
        <w:tc>
          <w:tcPr>
            <w:tcW w:w="653" w:type="pct"/>
            <w:tcBorders>
              <w:top w:val="nil"/>
              <w:left w:val="nil"/>
              <w:bottom w:val="nil"/>
              <w:right w:val="nil"/>
            </w:tcBorders>
            <w:shd w:val="clear" w:color="auto" w:fill="auto"/>
            <w:noWrap/>
            <w:vAlign w:val="bottom"/>
            <w:hideMark/>
          </w:tcPr>
          <w:p w14:paraId="3A4C6D9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14:paraId="2113F2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708</w:t>
            </w:r>
          </w:p>
        </w:tc>
        <w:tc>
          <w:tcPr>
            <w:tcW w:w="653" w:type="pct"/>
            <w:tcBorders>
              <w:top w:val="nil"/>
              <w:left w:val="nil"/>
              <w:bottom w:val="nil"/>
              <w:right w:val="nil"/>
            </w:tcBorders>
            <w:shd w:val="clear" w:color="auto" w:fill="auto"/>
            <w:noWrap/>
            <w:vAlign w:val="bottom"/>
            <w:hideMark/>
          </w:tcPr>
          <w:p w14:paraId="153E59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94</w:t>
            </w:r>
          </w:p>
        </w:tc>
        <w:tc>
          <w:tcPr>
            <w:tcW w:w="652" w:type="pct"/>
            <w:gridSpan w:val="2"/>
            <w:tcBorders>
              <w:top w:val="nil"/>
              <w:left w:val="nil"/>
              <w:bottom w:val="nil"/>
              <w:right w:val="nil"/>
            </w:tcBorders>
            <w:shd w:val="clear" w:color="auto" w:fill="auto"/>
            <w:noWrap/>
            <w:vAlign w:val="bottom"/>
            <w:hideMark/>
          </w:tcPr>
          <w:p w14:paraId="13EB241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3ED51E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34098152" w14:textId="77777777" w:rsidTr="0092016A">
        <w:trPr>
          <w:trHeight w:val="310"/>
        </w:trPr>
        <w:tc>
          <w:tcPr>
            <w:tcW w:w="433" w:type="pct"/>
            <w:tcBorders>
              <w:top w:val="nil"/>
              <w:left w:val="nil"/>
              <w:bottom w:val="nil"/>
              <w:right w:val="nil"/>
            </w:tcBorders>
            <w:shd w:val="clear" w:color="auto" w:fill="auto"/>
            <w:noWrap/>
            <w:vAlign w:val="center"/>
            <w:hideMark/>
          </w:tcPr>
          <w:p w14:paraId="45D00A4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1998</w:t>
            </w:r>
          </w:p>
        </w:tc>
        <w:tc>
          <w:tcPr>
            <w:tcW w:w="652" w:type="pct"/>
            <w:tcBorders>
              <w:top w:val="nil"/>
              <w:left w:val="nil"/>
              <w:bottom w:val="nil"/>
              <w:right w:val="nil"/>
            </w:tcBorders>
            <w:shd w:val="clear" w:color="auto" w:fill="auto"/>
            <w:noWrap/>
            <w:vAlign w:val="bottom"/>
            <w:hideMark/>
          </w:tcPr>
          <w:p w14:paraId="59283F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85797</w:t>
            </w:r>
          </w:p>
        </w:tc>
        <w:tc>
          <w:tcPr>
            <w:tcW w:w="652" w:type="pct"/>
            <w:gridSpan w:val="2"/>
            <w:tcBorders>
              <w:top w:val="nil"/>
              <w:left w:val="nil"/>
              <w:bottom w:val="nil"/>
              <w:right w:val="nil"/>
            </w:tcBorders>
            <w:shd w:val="clear" w:color="auto" w:fill="auto"/>
            <w:noWrap/>
            <w:vAlign w:val="bottom"/>
            <w:hideMark/>
          </w:tcPr>
          <w:p w14:paraId="7824AA2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31019</w:t>
            </w:r>
          </w:p>
        </w:tc>
        <w:tc>
          <w:tcPr>
            <w:tcW w:w="653" w:type="pct"/>
            <w:tcBorders>
              <w:top w:val="nil"/>
              <w:left w:val="nil"/>
              <w:bottom w:val="nil"/>
              <w:right w:val="nil"/>
            </w:tcBorders>
            <w:shd w:val="clear" w:color="auto" w:fill="auto"/>
            <w:noWrap/>
            <w:vAlign w:val="bottom"/>
            <w:hideMark/>
          </w:tcPr>
          <w:p w14:paraId="319FD49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5004</w:t>
            </w:r>
          </w:p>
        </w:tc>
        <w:tc>
          <w:tcPr>
            <w:tcW w:w="652" w:type="pct"/>
            <w:gridSpan w:val="2"/>
            <w:tcBorders>
              <w:top w:val="nil"/>
              <w:left w:val="nil"/>
              <w:bottom w:val="nil"/>
              <w:right w:val="nil"/>
            </w:tcBorders>
            <w:shd w:val="clear" w:color="auto" w:fill="auto"/>
            <w:noWrap/>
            <w:vAlign w:val="bottom"/>
            <w:hideMark/>
          </w:tcPr>
          <w:p w14:paraId="5BAA55A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1202</w:t>
            </w:r>
          </w:p>
        </w:tc>
        <w:tc>
          <w:tcPr>
            <w:tcW w:w="653" w:type="pct"/>
            <w:tcBorders>
              <w:top w:val="nil"/>
              <w:left w:val="nil"/>
              <w:bottom w:val="nil"/>
              <w:right w:val="nil"/>
            </w:tcBorders>
            <w:shd w:val="clear" w:color="auto" w:fill="auto"/>
            <w:noWrap/>
            <w:vAlign w:val="bottom"/>
            <w:hideMark/>
          </w:tcPr>
          <w:p w14:paraId="30A5C4F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14:paraId="6282CA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653" w:type="pct"/>
            <w:tcBorders>
              <w:top w:val="nil"/>
              <w:left w:val="nil"/>
              <w:bottom w:val="nil"/>
              <w:right w:val="nil"/>
            </w:tcBorders>
            <w:shd w:val="clear" w:color="auto" w:fill="auto"/>
            <w:noWrap/>
            <w:vAlign w:val="bottom"/>
            <w:hideMark/>
          </w:tcPr>
          <w:p w14:paraId="4E8DE14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3BF05EB9" w14:textId="77777777" w:rsidTr="0092016A">
        <w:trPr>
          <w:trHeight w:val="310"/>
        </w:trPr>
        <w:tc>
          <w:tcPr>
            <w:tcW w:w="433" w:type="pct"/>
            <w:tcBorders>
              <w:top w:val="nil"/>
              <w:left w:val="nil"/>
              <w:bottom w:val="nil"/>
              <w:right w:val="nil"/>
            </w:tcBorders>
            <w:shd w:val="clear" w:color="auto" w:fill="auto"/>
            <w:noWrap/>
            <w:vAlign w:val="center"/>
            <w:hideMark/>
          </w:tcPr>
          <w:p w14:paraId="6BB2F6A9"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1999</w:t>
            </w:r>
          </w:p>
        </w:tc>
        <w:tc>
          <w:tcPr>
            <w:tcW w:w="652" w:type="pct"/>
            <w:tcBorders>
              <w:top w:val="nil"/>
              <w:left w:val="nil"/>
              <w:bottom w:val="nil"/>
              <w:right w:val="nil"/>
            </w:tcBorders>
            <w:shd w:val="clear" w:color="auto" w:fill="auto"/>
            <w:noWrap/>
            <w:vAlign w:val="bottom"/>
            <w:hideMark/>
          </w:tcPr>
          <w:p w14:paraId="4BADA3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81786</w:t>
            </w:r>
          </w:p>
        </w:tc>
        <w:tc>
          <w:tcPr>
            <w:tcW w:w="652" w:type="pct"/>
            <w:gridSpan w:val="2"/>
            <w:tcBorders>
              <w:top w:val="nil"/>
              <w:left w:val="nil"/>
              <w:bottom w:val="nil"/>
              <w:right w:val="nil"/>
            </w:tcBorders>
            <w:shd w:val="clear" w:color="auto" w:fill="auto"/>
            <w:noWrap/>
            <w:vAlign w:val="bottom"/>
            <w:hideMark/>
          </w:tcPr>
          <w:p w14:paraId="5F60E4E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29254</w:t>
            </w:r>
          </w:p>
        </w:tc>
        <w:tc>
          <w:tcPr>
            <w:tcW w:w="653" w:type="pct"/>
            <w:tcBorders>
              <w:top w:val="nil"/>
              <w:left w:val="nil"/>
              <w:bottom w:val="nil"/>
              <w:right w:val="nil"/>
            </w:tcBorders>
            <w:shd w:val="clear" w:color="auto" w:fill="auto"/>
            <w:noWrap/>
            <w:vAlign w:val="bottom"/>
            <w:hideMark/>
          </w:tcPr>
          <w:p w14:paraId="233A3B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5001</w:t>
            </w:r>
          </w:p>
        </w:tc>
        <w:tc>
          <w:tcPr>
            <w:tcW w:w="652" w:type="pct"/>
            <w:gridSpan w:val="2"/>
            <w:tcBorders>
              <w:top w:val="nil"/>
              <w:left w:val="nil"/>
              <w:bottom w:val="nil"/>
              <w:right w:val="nil"/>
            </w:tcBorders>
            <w:shd w:val="clear" w:color="auto" w:fill="auto"/>
            <w:noWrap/>
            <w:vAlign w:val="bottom"/>
            <w:hideMark/>
          </w:tcPr>
          <w:p w14:paraId="0C0F1E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w:t>
            </w:r>
          </w:p>
        </w:tc>
        <w:tc>
          <w:tcPr>
            <w:tcW w:w="653" w:type="pct"/>
            <w:tcBorders>
              <w:top w:val="nil"/>
              <w:left w:val="nil"/>
              <w:bottom w:val="nil"/>
              <w:right w:val="nil"/>
            </w:tcBorders>
            <w:shd w:val="clear" w:color="auto" w:fill="auto"/>
            <w:noWrap/>
            <w:vAlign w:val="bottom"/>
            <w:hideMark/>
          </w:tcPr>
          <w:p w14:paraId="3B2353B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14:paraId="554EEA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4F9255B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58EBF99" w14:textId="77777777" w:rsidTr="0092016A">
        <w:trPr>
          <w:trHeight w:val="310"/>
        </w:trPr>
        <w:tc>
          <w:tcPr>
            <w:tcW w:w="433" w:type="pct"/>
            <w:tcBorders>
              <w:top w:val="nil"/>
              <w:left w:val="nil"/>
              <w:bottom w:val="nil"/>
              <w:right w:val="nil"/>
            </w:tcBorders>
            <w:shd w:val="clear" w:color="auto" w:fill="auto"/>
            <w:noWrap/>
            <w:vAlign w:val="center"/>
            <w:hideMark/>
          </w:tcPr>
          <w:p w14:paraId="0F6EACF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2000</w:t>
            </w:r>
          </w:p>
        </w:tc>
        <w:tc>
          <w:tcPr>
            <w:tcW w:w="652" w:type="pct"/>
            <w:tcBorders>
              <w:top w:val="nil"/>
              <w:left w:val="nil"/>
              <w:bottom w:val="nil"/>
              <w:right w:val="nil"/>
            </w:tcBorders>
            <w:shd w:val="clear" w:color="auto" w:fill="auto"/>
            <w:noWrap/>
            <w:vAlign w:val="bottom"/>
            <w:hideMark/>
          </w:tcPr>
          <w:p w14:paraId="23EF07D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82916</w:t>
            </w:r>
          </w:p>
        </w:tc>
        <w:tc>
          <w:tcPr>
            <w:tcW w:w="652" w:type="pct"/>
            <w:gridSpan w:val="2"/>
            <w:tcBorders>
              <w:top w:val="nil"/>
              <w:left w:val="nil"/>
              <w:bottom w:val="nil"/>
              <w:right w:val="nil"/>
            </w:tcBorders>
            <w:shd w:val="clear" w:color="auto" w:fill="auto"/>
            <w:noWrap/>
            <w:vAlign w:val="bottom"/>
            <w:hideMark/>
          </w:tcPr>
          <w:p w14:paraId="240D1AE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27872</w:t>
            </w:r>
          </w:p>
        </w:tc>
        <w:tc>
          <w:tcPr>
            <w:tcW w:w="653" w:type="pct"/>
            <w:tcBorders>
              <w:top w:val="nil"/>
              <w:left w:val="nil"/>
              <w:bottom w:val="nil"/>
              <w:right w:val="nil"/>
            </w:tcBorders>
            <w:shd w:val="clear" w:color="auto" w:fill="auto"/>
            <w:noWrap/>
            <w:vAlign w:val="bottom"/>
            <w:hideMark/>
          </w:tcPr>
          <w:p w14:paraId="25CDC83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4967</w:t>
            </w:r>
          </w:p>
        </w:tc>
        <w:tc>
          <w:tcPr>
            <w:tcW w:w="652" w:type="pct"/>
            <w:gridSpan w:val="2"/>
            <w:tcBorders>
              <w:top w:val="nil"/>
              <w:left w:val="nil"/>
              <w:bottom w:val="nil"/>
              <w:right w:val="nil"/>
            </w:tcBorders>
            <w:shd w:val="clear" w:color="auto" w:fill="auto"/>
            <w:noWrap/>
            <w:vAlign w:val="bottom"/>
            <w:hideMark/>
          </w:tcPr>
          <w:p w14:paraId="6285C31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707</w:t>
            </w:r>
          </w:p>
        </w:tc>
        <w:tc>
          <w:tcPr>
            <w:tcW w:w="653" w:type="pct"/>
            <w:tcBorders>
              <w:top w:val="nil"/>
              <w:left w:val="nil"/>
              <w:bottom w:val="nil"/>
              <w:right w:val="nil"/>
            </w:tcBorders>
            <w:shd w:val="clear" w:color="auto" w:fill="auto"/>
            <w:noWrap/>
            <w:vAlign w:val="bottom"/>
            <w:hideMark/>
          </w:tcPr>
          <w:p w14:paraId="409A01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14:paraId="6F2C018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06444E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1D05B302" w14:textId="77777777" w:rsidTr="0092016A">
        <w:trPr>
          <w:trHeight w:val="310"/>
        </w:trPr>
        <w:tc>
          <w:tcPr>
            <w:tcW w:w="433" w:type="pct"/>
            <w:tcBorders>
              <w:top w:val="nil"/>
              <w:left w:val="nil"/>
              <w:bottom w:val="nil"/>
              <w:right w:val="nil"/>
            </w:tcBorders>
            <w:shd w:val="clear" w:color="auto" w:fill="auto"/>
            <w:noWrap/>
            <w:vAlign w:val="center"/>
            <w:hideMark/>
          </w:tcPr>
          <w:p w14:paraId="505916D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2001</w:t>
            </w:r>
          </w:p>
        </w:tc>
        <w:tc>
          <w:tcPr>
            <w:tcW w:w="652" w:type="pct"/>
            <w:tcBorders>
              <w:top w:val="nil"/>
              <w:left w:val="nil"/>
              <w:bottom w:val="nil"/>
              <w:right w:val="nil"/>
            </w:tcBorders>
            <w:shd w:val="clear" w:color="auto" w:fill="auto"/>
            <w:noWrap/>
            <w:vAlign w:val="bottom"/>
            <w:hideMark/>
          </w:tcPr>
          <w:p w14:paraId="04CF04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80057</w:t>
            </w:r>
          </w:p>
        </w:tc>
        <w:tc>
          <w:tcPr>
            <w:tcW w:w="652" w:type="pct"/>
            <w:gridSpan w:val="2"/>
            <w:tcBorders>
              <w:top w:val="nil"/>
              <w:left w:val="nil"/>
              <w:bottom w:val="nil"/>
              <w:right w:val="nil"/>
            </w:tcBorders>
            <w:shd w:val="clear" w:color="auto" w:fill="auto"/>
            <w:noWrap/>
            <w:vAlign w:val="bottom"/>
            <w:hideMark/>
          </w:tcPr>
          <w:p w14:paraId="14F2A2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28485</w:t>
            </w:r>
          </w:p>
        </w:tc>
        <w:tc>
          <w:tcPr>
            <w:tcW w:w="653" w:type="pct"/>
            <w:tcBorders>
              <w:top w:val="nil"/>
              <w:left w:val="nil"/>
              <w:bottom w:val="nil"/>
              <w:right w:val="nil"/>
            </w:tcBorders>
            <w:shd w:val="clear" w:color="auto" w:fill="auto"/>
            <w:noWrap/>
            <w:vAlign w:val="bottom"/>
            <w:hideMark/>
          </w:tcPr>
          <w:p w14:paraId="3B45AAC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5022</w:t>
            </w:r>
          </w:p>
        </w:tc>
        <w:tc>
          <w:tcPr>
            <w:tcW w:w="652" w:type="pct"/>
            <w:gridSpan w:val="2"/>
            <w:tcBorders>
              <w:top w:val="nil"/>
              <w:left w:val="nil"/>
              <w:bottom w:val="nil"/>
              <w:right w:val="nil"/>
            </w:tcBorders>
            <w:shd w:val="clear" w:color="auto" w:fill="auto"/>
            <w:noWrap/>
            <w:vAlign w:val="bottom"/>
            <w:hideMark/>
          </w:tcPr>
          <w:p w14:paraId="7AB5D18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729</w:t>
            </w:r>
          </w:p>
        </w:tc>
        <w:tc>
          <w:tcPr>
            <w:tcW w:w="653" w:type="pct"/>
            <w:tcBorders>
              <w:top w:val="nil"/>
              <w:left w:val="nil"/>
              <w:bottom w:val="nil"/>
              <w:right w:val="nil"/>
            </w:tcBorders>
            <w:shd w:val="clear" w:color="auto" w:fill="auto"/>
            <w:noWrap/>
            <w:vAlign w:val="bottom"/>
            <w:hideMark/>
          </w:tcPr>
          <w:p w14:paraId="2C3554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w:t>
            </w:r>
          </w:p>
        </w:tc>
        <w:tc>
          <w:tcPr>
            <w:tcW w:w="652" w:type="pct"/>
            <w:gridSpan w:val="2"/>
            <w:tcBorders>
              <w:top w:val="nil"/>
              <w:left w:val="nil"/>
              <w:bottom w:val="nil"/>
              <w:right w:val="nil"/>
            </w:tcBorders>
            <w:shd w:val="clear" w:color="auto" w:fill="auto"/>
            <w:noWrap/>
            <w:vAlign w:val="bottom"/>
            <w:hideMark/>
          </w:tcPr>
          <w:p w14:paraId="14F4048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705F8F3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B469624" w14:textId="77777777" w:rsidTr="0092016A">
        <w:trPr>
          <w:trHeight w:val="310"/>
        </w:trPr>
        <w:tc>
          <w:tcPr>
            <w:tcW w:w="433" w:type="pct"/>
            <w:tcBorders>
              <w:top w:val="nil"/>
              <w:left w:val="nil"/>
              <w:bottom w:val="nil"/>
              <w:right w:val="nil"/>
            </w:tcBorders>
            <w:shd w:val="clear" w:color="auto" w:fill="auto"/>
            <w:noWrap/>
            <w:vAlign w:val="center"/>
            <w:hideMark/>
          </w:tcPr>
          <w:p w14:paraId="7EB1039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2002</w:t>
            </w:r>
          </w:p>
        </w:tc>
        <w:tc>
          <w:tcPr>
            <w:tcW w:w="652" w:type="pct"/>
            <w:tcBorders>
              <w:top w:val="nil"/>
              <w:left w:val="nil"/>
              <w:bottom w:val="nil"/>
              <w:right w:val="nil"/>
            </w:tcBorders>
            <w:shd w:val="clear" w:color="auto" w:fill="auto"/>
            <w:noWrap/>
            <w:vAlign w:val="bottom"/>
            <w:hideMark/>
          </w:tcPr>
          <w:p w14:paraId="67E42DC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79474</w:t>
            </w:r>
          </w:p>
        </w:tc>
        <w:tc>
          <w:tcPr>
            <w:tcW w:w="652" w:type="pct"/>
            <w:gridSpan w:val="2"/>
            <w:tcBorders>
              <w:top w:val="nil"/>
              <w:left w:val="nil"/>
              <w:bottom w:val="nil"/>
              <w:right w:val="nil"/>
            </w:tcBorders>
            <w:shd w:val="clear" w:color="auto" w:fill="auto"/>
            <w:noWrap/>
            <w:vAlign w:val="bottom"/>
            <w:hideMark/>
          </w:tcPr>
          <w:p w14:paraId="37BCBE1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29426</w:t>
            </w:r>
          </w:p>
        </w:tc>
        <w:tc>
          <w:tcPr>
            <w:tcW w:w="653" w:type="pct"/>
            <w:tcBorders>
              <w:top w:val="nil"/>
              <w:left w:val="nil"/>
              <w:bottom w:val="nil"/>
              <w:right w:val="nil"/>
            </w:tcBorders>
            <w:shd w:val="clear" w:color="auto" w:fill="auto"/>
            <w:noWrap/>
            <w:vAlign w:val="bottom"/>
            <w:hideMark/>
          </w:tcPr>
          <w:p w14:paraId="5ED5B59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5100</w:t>
            </w:r>
          </w:p>
        </w:tc>
        <w:tc>
          <w:tcPr>
            <w:tcW w:w="652" w:type="pct"/>
            <w:gridSpan w:val="2"/>
            <w:tcBorders>
              <w:top w:val="nil"/>
              <w:left w:val="nil"/>
              <w:bottom w:val="nil"/>
              <w:right w:val="nil"/>
            </w:tcBorders>
            <w:shd w:val="clear" w:color="auto" w:fill="auto"/>
            <w:noWrap/>
            <w:vAlign w:val="bottom"/>
            <w:hideMark/>
          </w:tcPr>
          <w:p w14:paraId="47A58E3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881</w:t>
            </w:r>
          </w:p>
        </w:tc>
        <w:tc>
          <w:tcPr>
            <w:tcW w:w="653" w:type="pct"/>
            <w:tcBorders>
              <w:top w:val="nil"/>
              <w:left w:val="nil"/>
              <w:bottom w:val="nil"/>
              <w:right w:val="nil"/>
            </w:tcBorders>
            <w:shd w:val="clear" w:color="auto" w:fill="auto"/>
            <w:noWrap/>
            <w:vAlign w:val="bottom"/>
            <w:hideMark/>
          </w:tcPr>
          <w:p w14:paraId="354DE5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108</w:t>
            </w:r>
          </w:p>
        </w:tc>
        <w:tc>
          <w:tcPr>
            <w:tcW w:w="652" w:type="pct"/>
            <w:gridSpan w:val="2"/>
            <w:tcBorders>
              <w:top w:val="nil"/>
              <w:left w:val="nil"/>
              <w:bottom w:val="nil"/>
              <w:right w:val="nil"/>
            </w:tcBorders>
            <w:shd w:val="clear" w:color="auto" w:fill="auto"/>
            <w:noWrap/>
            <w:vAlign w:val="bottom"/>
            <w:hideMark/>
          </w:tcPr>
          <w:p w14:paraId="0858A3A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4B8AEA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577D3D0" w14:textId="77777777" w:rsidTr="0092016A">
        <w:trPr>
          <w:trHeight w:val="310"/>
        </w:trPr>
        <w:tc>
          <w:tcPr>
            <w:tcW w:w="433" w:type="pct"/>
            <w:tcBorders>
              <w:top w:val="nil"/>
              <w:left w:val="nil"/>
              <w:bottom w:val="nil"/>
              <w:right w:val="nil"/>
            </w:tcBorders>
            <w:shd w:val="clear" w:color="auto" w:fill="auto"/>
            <w:noWrap/>
            <w:vAlign w:val="center"/>
            <w:hideMark/>
          </w:tcPr>
          <w:p w14:paraId="4DFABC1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2003</w:t>
            </w:r>
          </w:p>
        </w:tc>
        <w:tc>
          <w:tcPr>
            <w:tcW w:w="652" w:type="pct"/>
            <w:tcBorders>
              <w:top w:val="nil"/>
              <w:left w:val="nil"/>
              <w:bottom w:val="nil"/>
              <w:right w:val="nil"/>
            </w:tcBorders>
            <w:shd w:val="clear" w:color="auto" w:fill="auto"/>
            <w:noWrap/>
            <w:vAlign w:val="bottom"/>
            <w:hideMark/>
          </w:tcPr>
          <w:p w14:paraId="270EB6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79614</w:t>
            </w:r>
          </w:p>
        </w:tc>
        <w:tc>
          <w:tcPr>
            <w:tcW w:w="652" w:type="pct"/>
            <w:gridSpan w:val="2"/>
            <w:tcBorders>
              <w:top w:val="nil"/>
              <w:left w:val="nil"/>
              <w:bottom w:val="nil"/>
              <w:right w:val="nil"/>
            </w:tcBorders>
            <w:shd w:val="clear" w:color="auto" w:fill="auto"/>
            <w:noWrap/>
            <w:vAlign w:val="bottom"/>
            <w:hideMark/>
          </w:tcPr>
          <w:p w14:paraId="7A7AD3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29287</w:t>
            </w:r>
          </w:p>
        </w:tc>
        <w:tc>
          <w:tcPr>
            <w:tcW w:w="653" w:type="pct"/>
            <w:tcBorders>
              <w:top w:val="nil"/>
              <w:left w:val="nil"/>
              <w:bottom w:val="nil"/>
              <w:right w:val="nil"/>
            </w:tcBorders>
            <w:shd w:val="clear" w:color="auto" w:fill="auto"/>
            <w:noWrap/>
            <w:vAlign w:val="bottom"/>
            <w:hideMark/>
          </w:tcPr>
          <w:p w14:paraId="551411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5106</w:t>
            </w:r>
          </w:p>
        </w:tc>
        <w:tc>
          <w:tcPr>
            <w:tcW w:w="652" w:type="pct"/>
            <w:gridSpan w:val="2"/>
            <w:tcBorders>
              <w:top w:val="nil"/>
              <w:left w:val="nil"/>
              <w:bottom w:val="nil"/>
              <w:right w:val="nil"/>
            </w:tcBorders>
            <w:shd w:val="clear" w:color="auto" w:fill="auto"/>
            <w:noWrap/>
            <w:vAlign w:val="bottom"/>
            <w:hideMark/>
          </w:tcPr>
          <w:p w14:paraId="7E01D6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1019</w:t>
            </w:r>
          </w:p>
        </w:tc>
        <w:tc>
          <w:tcPr>
            <w:tcW w:w="653" w:type="pct"/>
            <w:tcBorders>
              <w:top w:val="nil"/>
              <w:left w:val="nil"/>
              <w:bottom w:val="nil"/>
              <w:right w:val="nil"/>
            </w:tcBorders>
            <w:shd w:val="clear" w:color="auto" w:fill="auto"/>
            <w:noWrap/>
            <w:vAlign w:val="bottom"/>
            <w:hideMark/>
          </w:tcPr>
          <w:p w14:paraId="27916E7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652" w:type="pct"/>
            <w:gridSpan w:val="2"/>
            <w:tcBorders>
              <w:top w:val="nil"/>
              <w:left w:val="nil"/>
              <w:bottom w:val="nil"/>
              <w:right w:val="nil"/>
            </w:tcBorders>
            <w:shd w:val="clear" w:color="auto" w:fill="auto"/>
            <w:noWrap/>
            <w:vAlign w:val="bottom"/>
            <w:hideMark/>
          </w:tcPr>
          <w:p w14:paraId="1147936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01EE13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CC1C89B" w14:textId="77777777" w:rsidTr="0092016A">
        <w:trPr>
          <w:trHeight w:val="310"/>
        </w:trPr>
        <w:tc>
          <w:tcPr>
            <w:tcW w:w="433" w:type="pct"/>
            <w:tcBorders>
              <w:top w:val="nil"/>
              <w:left w:val="nil"/>
              <w:bottom w:val="nil"/>
              <w:right w:val="nil"/>
            </w:tcBorders>
            <w:shd w:val="clear" w:color="auto" w:fill="auto"/>
            <w:noWrap/>
            <w:vAlign w:val="center"/>
            <w:hideMark/>
          </w:tcPr>
          <w:p w14:paraId="0105951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2004</w:t>
            </w:r>
          </w:p>
        </w:tc>
        <w:tc>
          <w:tcPr>
            <w:tcW w:w="652" w:type="pct"/>
            <w:tcBorders>
              <w:top w:val="nil"/>
              <w:left w:val="nil"/>
              <w:bottom w:val="nil"/>
              <w:right w:val="nil"/>
            </w:tcBorders>
            <w:shd w:val="clear" w:color="auto" w:fill="auto"/>
            <w:noWrap/>
            <w:vAlign w:val="bottom"/>
            <w:hideMark/>
          </w:tcPr>
          <w:p w14:paraId="4E35DC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81089</w:t>
            </w:r>
          </w:p>
        </w:tc>
        <w:tc>
          <w:tcPr>
            <w:tcW w:w="652" w:type="pct"/>
            <w:gridSpan w:val="2"/>
            <w:tcBorders>
              <w:top w:val="nil"/>
              <w:left w:val="nil"/>
              <w:bottom w:val="nil"/>
              <w:right w:val="nil"/>
            </w:tcBorders>
            <w:shd w:val="clear" w:color="auto" w:fill="auto"/>
            <w:noWrap/>
            <w:vAlign w:val="bottom"/>
            <w:hideMark/>
          </w:tcPr>
          <w:p w14:paraId="0351C90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28684</w:t>
            </w:r>
          </w:p>
        </w:tc>
        <w:tc>
          <w:tcPr>
            <w:tcW w:w="653" w:type="pct"/>
            <w:tcBorders>
              <w:top w:val="nil"/>
              <w:left w:val="nil"/>
              <w:bottom w:val="nil"/>
              <w:right w:val="nil"/>
            </w:tcBorders>
            <w:shd w:val="clear" w:color="auto" w:fill="auto"/>
            <w:noWrap/>
            <w:vAlign w:val="bottom"/>
            <w:hideMark/>
          </w:tcPr>
          <w:p w14:paraId="739AAA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5064</w:t>
            </w:r>
          </w:p>
        </w:tc>
        <w:tc>
          <w:tcPr>
            <w:tcW w:w="652" w:type="pct"/>
            <w:gridSpan w:val="2"/>
            <w:tcBorders>
              <w:top w:val="nil"/>
              <w:left w:val="nil"/>
              <w:bottom w:val="nil"/>
              <w:right w:val="nil"/>
            </w:tcBorders>
            <w:shd w:val="clear" w:color="auto" w:fill="auto"/>
            <w:noWrap/>
            <w:vAlign w:val="bottom"/>
            <w:hideMark/>
          </w:tcPr>
          <w:p w14:paraId="0F89D68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1192</w:t>
            </w:r>
          </w:p>
        </w:tc>
        <w:tc>
          <w:tcPr>
            <w:tcW w:w="653" w:type="pct"/>
            <w:tcBorders>
              <w:top w:val="nil"/>
              <w:left w:val="nil"/>
              <w:bottom w:val="nil"/>
              <w:right w:val="nil"/>
            </w:tcBorders>
            <w:shd w:val="clear" w:color="auto" w:fill="auto"/>
            <w:noWrap/>
            <w:vAlign w:val="bottom"/>
            <w:hideMark/>
          </w:tcPr>
          <w:p w14:paraId="35F6931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14:paraId="4F75A1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6ECA94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6B3D36E" w14:textId="77777777" w:rsidTr="0092016A">
        <w:trPr>
          <w:trHeight w:val="310"/>
        </w:trPr>
        <w:tc>
          <w:tcPr>
            <w:tcW w:w="433" w:type="pct"/>
            <w:tcBorders>
              <w:top w:val="nil"/>
              <w:left w:val="nil"/>
              <w:bottom w:val="nil"/>
              <w:right w:val="nil"/>
            </w:tcBorders>
            <w:shd w:val="clear" w:color="auto" w:fill="auto"/>
            <w:noWrap/>
            <w:vAlign w:val="center"/>
            <w:hideMark/>
          </w:tcPr>
          <w:p w14:paraId="6139CC5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2005</w:t>
            </w:r>
          </w:p>
        </w:tc>
        <w:tc>
          <w:tcPr>
            <w:tcW w:w="652" w:type="pct"/>
            <w:tcBorders>
              <w:top w:val="nil"/>
              <w:left w:val="nil"/>
              <w:bottom w:val="nil"/>
              <w:right w:val="nil"/>
            </w:tcBorders>
            <w:shd w:val="clear" w:color="auto" w:fill="auto"/>
            <w:noWrap/>
            <w:vAlign w:val="bottom"/>
            <w:hideMark/>
          </w:tcPr>
          <w:p w14:paraId="0160B39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85253</w:t>
            </w:r>
          </w:p>
        </w:tc>
        <w:tc>
          <w:tcPr>
            <w:tcW w:w="652" w:type="pct"/>
            <w:gridSpan w:val="2"/>
            <w:tcBorders>
              <w:top w:val="nil"/>
              <w:left w:val="nil"/>
              <w:bottom w:val="nil"/>
              <w:right w:val="nil"/>
            </w:tcBorders>
            <w:shd w:val="clear" w:color="auto" w:fill="auto"/>
            <w:noWrap/>
            <w:vAlign w:val="bottom"/>
            <w:hideMark/>
          </w:tcPr>
          <w:p w14:paraId="75D78C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28137</w:t>
            </w:r>
          </w:p>
        </w:tc>
        <w:tc>
          <w:tcPr>
            <w:tcW w:w="653" w:type="pct"/>
            <w:tcBorders>
              <w:top w:val="nil"/>
              <w:left w:val="nil"/>
              <w:bottom w:val="nil"/>
              <w:right w:val="nil"/>
            </w:tcBorders>
            <w:shd w:val="clear" w:color="auto" w:fill="auto"/>
            <w:noWrap/>
            <w:vAlign w:val="bottom"/>
            <w:hideMark/>
          </w:tcPr>
          <w:p w14:paraId="6947AE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5032</w:t>
            </w:r>
          </w:p>
        </w:tc>
        <w:tc>
          <w:tcPr>
            <w:tcW w:w="652" w:type="pct"/>
            <w:gridSpan w:val="2"/>
            <w:tcBorders>
              <w:top w:val="nil"/>
              <w:left w:val="nil"/>
              <w:bottom w:val="nil"/>
              <w:right w:val="nil"/>
            </w:tcBorders>
            <w:shd w:val="clear" w:color="auto" w:fill="auto"/>
            <w:noWrap/>
            <w:vAlign w:val="bottom"/>
            <w:hideMark/>
          </w:tcPr>
          <w:p w14:paraId="7DEC473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w:t>
            </w:r>
          </w:p>
        </w:tc>
        <w:tc>
          <w:tcPr>
            <w:tcW w:w="653" w:type="pct"/>
            <w:tcBorders>
              <w:top w:val="nil"/>
              <w:left w:val="nil"/>
              <w:bottom w:val="nil"/>
              <w:right w:val="nil"/>
            </w:tcBorders>
            <w:shd w:val="clear" w:color="auto" w:fill="auto"/>
            <w:noWrap/>
            <w:vAlign w:val="bottom"/>
            <w:hideMark/>
          </w:tcPr>
          <w:p w14:paraId="6C75E34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110</w:t>
            </w:r>
          </w:p>
        </w:tc>
        <w:tc>
          <w:tcPr>
            <w:tcW w:w="652" w:type="pct"/>
            <w:gridSpan w:val="2"/>
            <w:tcBorders>
              <w:top w:val="nil"/>
              <w:left w:val="nil"/>
              <w:bottom w:val="nil"/>
              <w:right w:val="nil"/>
            </w:tcBorders>
            <w:shd w:val="clear" w:color="auto" w:fill="auto"/>
            <w:noWrap/>
            <w:vAlign w:val="bottom"/>
            <w:hideMark/>
          </w:tcPr>
          <w:p w14:paraId="019DC9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1D454D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7CA5951B" w14:textId="77777777" w:rsidTr="0092016A">
        <w:trPr>
          <w:trHeight w:val="310"/>
        </w:trPr>
        <w:tc>
          <w:tcPr>
            <w:tcW w:w="433" w:type="pct"/>
            <w:tcBorders>
              <w:top w:val="nil"/>
              <w:left w:val="nil"/>
              <w:bottom w:val="nil"/>
              <w:right w:val="nil"/>
            </w:tcBorders>
            <w:shd w:val="clear" w:color="auto" w:fill="auto"/>
            <w:noWrap/>
            <w:vAlign w:val="center"/>
            <w:hideMark/>
          </w:tcPr>
          <w:p w14:paraId="3BC2C80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2006</w:t>
            </w:r>
          </w:p>
        </w:tc>
        <w:tc>
          <w:tcPr>
            <w:tcW w:w="652" w:type="pct"/>
            <w:tcBorders>
              <w:top w:val="nil"/>
              <w:left w:val="nil"/>
              <w:bottom w:val="nil"/>
              <w:right w:val="nil"/>
            </w:tcBorders>
            <w:shd w:val="clear" w:color="auto" w:fill="auto"/>
            <w:noWrap/>
            <w:vAlign w:val="bottom"/>
            <w:hideMark/>
          </w:tcPr>
          <w:p w14:paraId="3A8001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87537</w:t>
            </w:r>
          </w:p>
        </w:tc>
        <w:tc>
          <w:tcPr>
            <w:tcW w:w="652" w:type="pct"/>
            <w:gridSpan w:val="2"/>
            <w:tcBorders>
              <w:top w:val="nil"/>
              <w:left w:val="nil"/>
              <w:bottom w:val="nil"/>
              <w:right w:val="nil"/>
            </w:tcBorders>
            <w:shd w:val="clear" w:color="auto" w:fill="auto"/>
            <w:noWrap/>
            <w:vAlign w:val="bottom"/>
            <w:hideMark/>
          </w:tcPr>
          <w:p w14:paraId="5BBCFAD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29204</w:t>
            </w:r>
          </w:p>
        </w:tc>
        <w:tc>
          <w:tcPr>
            <w:tcW w:w="653" w:type="pct"/>
            <w:tcBorders>
              <w:top w:val="nil"/>
              <w:left w:val="nil"/>
              <w:bottom w:val="nil"/>
              <w:right w:val="nil"/>
            </w:tcBorders>
            <w:shd w:val="clear" w:color="auto" w:fill="auto"/>
            <w:noWrap/>
            <w:vAlign w:val="bottom"/>
            <w:hideMark/>
          </w:tcPr>
          <w:p w14:paraId="7BEF2C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5096</w:t>
            </w:r>
          </w:p>
        </w:tc>
        <w:tc>
          <w:tcPr>
            <w:tcW w:w="652" w:type="pct"/>
            <w:gridSpan w:val="2"/>
            <w:tcBorders>
              <w:top w:val="nil"/>
              <w:left w:val="nil"/>
              <w:bottom w:val="nil"/>
              <w:right w:val="nil"/>
            </w:tcBorders>
            <w:shd w:val="clear" w:color="auto" w:fill="auto"/>
            <w:noWrap/>
            <w:vAlign w:val="bottom"/>
            <w:hideMark/>
          </w:tcPr>
          <w:p w14:paraId="219748A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819</w:t>
            </w:r>
          </w:p>
        </w:tc>
        <w:tc>
          <w:tcPr>
            <w:tcW w:w="653" w:type="pct"/>
            <w:tcBorders>
              <w:top w:val="nil"/>
              <w:left w:val="nil"/>
              <w:bottom w:val="nil"/>
              <w:right w:val="nil"/>
            </w:tcBorders>
            <w:shd w:val="clear" w:color="auto" w:fill="auto"/>
            <w:noWrap/>
            <w:vAlign w:val="bottom"/>
            <w:hideMark/>
          </w:tcPr>
          <w:p w14:paraId="43CB43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652" w:type="pct"/>
            <w:gridSpan w:val="2"/>
            <w:tcBorders>
              <w:top w:val="nil"/>
              <w:left w:val="nil"/>
              <w:bottom w:val="nil"/>
              <w:right w:val="nil"/>
            </w:tcBorders>
            <w:shd w:val="clear" w:color="auto" w:fill="auto"/>
            <w:noWrap/>
            <w:vAlign w:val="bottom"/>
            <w:hideMark/>
          </w:tcPr>
          <w:p w14:paraId="67DFCF8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10287F3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1F48F35E" w14:textId="77777777" w:rsidTr="0092016A">
        <w:trPr>
          <w:trHeight w:val="310"/>
        </w:trPr>
        <w:tc>
          <w:tcPr>
            <w:tcW w:w="433" w:type="pct"/>
            <w:tcBorders>
              <w:top w:val="nil"/>
              <w:left w:val="nil"/>
              <w:bottom w:val="nil"/>
              <w:right w:val="nil"/>
            </w:tcBorders>
            <w:shd w:val="clear" w:color="auto" w:fill="auto"/>
            <w:noWrap/>
            <w:vAlign w:val="center"/>
            <w:hideMark/>
          </w:tcPr>
          <w:p w14:paraId="7756201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2007</w:t>
            </w:r>
          </w:p>
        </w:tc>
        <w:tc>
          <w:tcPr>
            <w:tcW w:w="652" w:type="pct"/>
            <w:tcBorders>
              <w:top w:val="nil"/>
              <w:left w:val="nil"/>
              <w:bottom w:val="nil"/>
              <w:right w:val="nil"/>
            </w:tcBorders>
            <w:shd w:val="clear" w:color="auto" w:fill="auto"/>
            <w:noWrap/>
            <w:vAlign w:val="bottom"/>
            <w:hideMark/>
          </w:tcPr>
          <w:p w14:paraId="3E1B341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87127</w:t>
            </w:r>
          </w:p>
        </w:tc>
        <w:tc>
          <w:tcPr>
            <w:tcW w:w="652" w:type="pct"/>
            <w:gridSpan w:val="2"/>
            <w:tcBorders>
              <w:top w:val="nil"/>
              <w:left w:val="nil"/>
              <w:bottom w:val="nil"/>
              <w:right w:val="nil"/>
            </w:tcBorders>
            <w:shd w:val="clear" w:color="auto" w:fill="auto"/>
            <w:noWrap/>
            <w:vAlign w:val="bottom"/>
            <w:hideMark/>
          </w:tcPr>
          <w:p w14:paraId="34A9D5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30073</w:t>
            </w:r>
          </w:p>
        </w:tc>
        <w:tc>
          <w:tcPr>
            <w:tcW w:w="653" w:type="pct"/>
            <w:tcBorders>
              <w:top w:val="nil"/>
              <w:left w:val="nil"/>
              <w:bottom w:val="nil"/>
              <w:right w:val="nil"/>
            </w:tcBorders>
            <w:shd w:val="clear" w:color="auto" w:fill="auto"/>
            <w:noWrap/>
            <w:vAlign w:val="bottom"/>
            <w:hideMark/>
          </w:tcPr>
          <w:p w14:paraId="7282DB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5217</w:t>
            </w:r>
          </w:p>
        </w:tc>
        <w:tc>
          <w:tcPr>
            <w:tcW w:w="652" w:type="pct"/>
            <w:gridSpan w:val="2"/>
            <w:tcBorders>
              <w:top w:val="nil"/>
              <w:left w:val="nil"/>
              <w:bottom w:val="nil"/>
              <w:right w:val="nil"/>
            </w:tcBorders>
            <w:shd w:val="clear" w:color="auto" w:fill="auto"/>
            <w:noWrap/>
            <w:vAlign w:val="bottom"/>
            <w:hideMark/>
          </w:tcPr>
          <w:p w14:paraId="212D49C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791</w:t>
            </w:r>
          </w:p>
        </w:tc>
        <w:tc>
          <w:tcPr>
            <w:tcW w:w="653" w:type="pct"/>
            <w:tcBorders>
              <w:top w:val="nil"/>
              <w:left w:val="nil"/>
              <w:bottom w:val="nil"/>
              <w:right w:val="nil"/>
            </w:tcBorders>
            <w:shd w:val="clear" w:color="auto" w:fill="auto"/>
            <w:noWrap/>
            <w:vAlign w:val="bottom"/>
            <w:hideMark/>
          </w:tcPr>
          <w:p w14:paraId="6174088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14:paraId="3B77BD1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7B9F09D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39AC7445" w14:textId="77777777" w:rsidTr="0092016A">
        <w:trPr>
          <w:trHeight w:val="310"/>
        </w:trPr>
        <w:tc>
          <w:tcPr>
            <w:tcW w:w="433" w:type="pct"/>
            <w:tcBorders>
              <w:top w:val="nil"/>
              <w:left w:val="nil"/>
              <w:bottom w:val="nil"/>
              <w:right w:val="nil"/>
            </w:tcBorders>
            <w:shd w:val="clear" w:color="auto" w:fill="auto"/>
            <w:noWrap/>
            <w:vAlign w:val="center"/>
            <w:hideMark/>
          </w:tcPr>
          <w:p w14:paraId="4CAD1F9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2008</w:t>
            </w:r>
          </w:p>
        </w:tc>
        <w:tc>
          <w:tcPr>
            <w:tcW w:w="652" w:type="pct"/>
            <w:tcBorders>
              <w:top w:val="nil"/>
              <w:left w:val="nil"/>
              <w:bottom w:val="nil"/>
              <w:right w:val="nil"/>
            </w:tcBorders>
            <w:shd w:val="clear" w:color="auto" w:fill="auto"/>
            <w:noWrap/>
            <w:vAlign w:val="bottom"/>
            <w:hideMark/>
          </w:tcPr>
          <w:p w14:paraId="28A281E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85142</w:t>
            </w:r>
          </w:p>
        </w:tc>
        <w:tc>
          <w:tcPr>
            <w:tcW w:w="652" w:type="pct"/>
            <w:gridSpan w:val="2"/>
            <w:tcBorders>
              <w:top w:val="nil"/>
              <w:left w:val="nil"/>
              <w:bottom w:val="nil"/>
              <w:right w:val="nil"/>
            </w:tcBorders>
            <w:shd w:val="clear" w:color="auto" w:fill="auto"/>
            <w:noWrap/>
            <w:vAlign w:val="bottom"/>
            <w:hideMark/>
          </w:tcPr>
          <w:p w14:paraId="7D5F74A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30776</w:t>
            </w:r>
          </w:p>
        </w:tc>
        <w:tc>
          <w:tcPr>
            <w:tcW w:w="653" w:type="pct"/>
            <w:tcBorders>
              <w:top w:val="nil"/>
              <w:left w:val="nil"/>
              <w:bottom w:val="nil"/>
              <w:right w:val="nil"/>
            </w:tcBorders>
            <w:shd w:val="clear" w:color="auto" w:fill="auto"/>
            <w:noWrap/>
            <w:vAlign w:val="bottom"/>
            <w:hideMark/>
          </w:tcPr>
          <w:p w14:paraId="520A37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5326</w:t>
            </w:r>
          </w:p>
        </w:tc>
        <w:tc>
          <w:tcPr>
            <w:tcW w:w="652" w:type="pct"/>
            <w:gridSpan w:val="2"/>
            <w:tcBorders>
              <w:top w:val="nil"/>
              <w:left w:val="nil"/>
              <w:bottom w:val="nil"/>
              <w:right w:val="nil"/>
            </w:tcBorders>
            <w:shd w:val="clear" w:color="auto" w:fill="auto"/>
            <w:noWrap/>
            <w:vAlign w:val="bottom"/>
            <w:hideMark/>
          </w:tcPr>
          <w:p w14:paraId="6CF7831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746</w:t>
            </w:r>
          </w:p>
        </w:tc>
        <w:tc>
          <w:tcPr>
            <w:tcW w:w="653" w:type="pct"/>
            <w:tcBorders>
              <w:top w:val="nil"/>
              <w:left w:val="nil"/>
              <w:bottom w:val="nil"/>
              <w:right w:val="nil"/>
            </w:tcBorders>
            <w:shd w:val="clear" w:color="auto" w:fill="auto"/>
            <w:noWrap/>
            <w:vAlign w:val="bottom"/>
            <w:hideMark/>
          </w:tcPr>
          <w:p w14:paraId="6E6E1E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91</w:t>
            </w:r>
          </w:p>
        </w:tc>
        <w:tc>
          <w:tcPr>
            <w:tcW w:w="652" w:type="pct"/>
            <w:gridSpan w:val="2"/>
            <w:tcBorders>
              <w:top w:val="nil"/>
              <w:left w:val="nil"/>
              <w:bottom w:val="nil"/>
              <w:right w:val="nil"/>
            </w:tcBorders>
            <w:shd w:val="clear" w:color="auto" w:fill="auto"/>
            <w:noWrap/>
            <w:vAlign w:val="bottom"/>
            <w:hideMark/>
          </w:tcPr>
          <w:p w14:paraId="1191C6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2088C2F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43E0B10C" w14:textId="77777777" w:rsidTr="0092016A">
        <w:trPr>
          <w:trHeight w:val="310"/>
        </w:trPr>
        <w:tc>
          <w:tcPr>
            <w:tcW w:w="433" w:type="pct"/>
            <w:tcBorders>
              <w:top w:val="nil"/>
              <w:left w:val="nil"/>
              <w:bottom w:val="nil"/>
              <w:right w:val="nil"/>
            </w:tcBorders>
            <w:shd w:val="clear" w:color="auto" w:fill="auto"/>
            <w:noWrap/>
            <w:vAlign w:val="center"/>
            <w:hideMark/>
          </w:tcPr>
          <w:p w14:paraId="27F53C2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2009</w:t>
            </w:r>
          </w:p>
        </w:tc>
        <w:tc>
          <w:tcPr>
            <w:tcW w:w="652" w:type="pct"/>
            <w:tcBorders>
              <w:top w:val="nil"/>
              <w:left w:val="nil"/>
              <w:bottom w:val="nil"/>
              <w:right w:val="nil"/>
            </w:tcBorders>
            <w:shd w:val="clear" w:color="auto" w:fill="auto"/>
            <w:noWrap/>
            <w:vAlign w:val="bottom"/>
            <w:hideMark/>
          </w:tcPr>
          <w:p w14:paraId="061284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83044</w:t>
            </w:r>
          </w:p>
        </w:tc>
        <w:tc>
          <w:tcPr>
            <w:tcW w:w="652" w:type="pct"/>
            <w:gridSpan w:val="2"/>
            <w:tcBorders>
              <w:top w:val="nil"/>
              <w:left w:val="nil"/>
              <w:bottom w:val="nil"/>
              <w:right w:val="nil"/>
            </w:tcBorders>
            <w:shd w:val="clear" w:color="auto" w:fill="auto"/>
            <w:noWrap/>
            <w:vAlign w:val="bottom"/>
            <w:hideMark/>
          </w:tcPr>
          <w:p w14:paraId="0F76FF1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30795</w:t>
            </w:r>
          </w:p>
        </w:tc>
        <w:tc>
          <w:tcPr>
            <w:tcW w:w="653" w:type="pct"/>
            <w:tcBorders>
              <w:top w:val="nil"/>
              <w:left w:val="nil"/>
              <w:bottom w:val="nil"/>
              <w:right w:val="nil"/>
            </w:tcBorders>
            <w:shd w:val="clear" w:color="auto" w:fill="auto"/>
            <w:noWrap/>
            <w:vAlign w:val="bottom"/>
            <w:hideMark/>
          </w:tcPr>
          <w:p w14:paraId="6325C1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5368</w:t>
            </w:r>
          </w:p>
        </w:tc>
        <w:tc>
          <w:tcPr>
            <w:tcW w:w="652" w:type="pct"/>
            <w:gridSpan w:val="2"/>
            <w:tcBorders>
              <w:top w:val="nil"/>
              <w:left w:val="nil"/>
              <w:bottom w:val="nil"/>
              <w:right w:val="nil"/>
            </w:tcBorders>
            <w:shd w:val="clear" w:color="auto" w:fill="auto"/>
            <w:noWrap/>
            <w:vAlign w:val="bottom"/>
            <w:hideMark/>
          </w:tcPr>
          <w:p w14:paraId="3A72585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660</w:t>
            </w:r>
          </w:p>
        </w:tc>
        <w:tc>
          <w:tcPr>
            <w:tcW w:w="653" w:type="pct"/>
            <w:tcBorders>
              <w:top w:val="nil"/>
              <w:left w:val="nil"/>
              <w:bottom w:val="nil"/>
              <w:right w:val="nil"/>
            </w:tcBorders>
            <w:shd w:val="clear" w:color="auto" w:fill="auto"/>
            <w:noWrap/>
            <w:vAlign w:val="bottom"/>
            <w:hideMark/>
          </w:tcPr>
          <w:p w14:paraId="4FB3B0A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w:t>
            </w:r>
          </w:p>
        </w:tc>
        <w:tc>
          <w:tcPr>
            <w:tcW w:w="652" w:type="pct"/>
            <w:gridSpan w:val="2"/>
            <w:tcBorders>
              <w:top w:val="nil"/>
              <w:left w:val="nil"/>
              <w:bottom w:val="nil"/>
              <w:right w:val="nil"/>
            </w:tcBorders>
            <w:shd w:val="clear" w:color="auto" w:fill="auto"/>
            <w:noWrap/>
            <w:vAlign w:val="bottom"/>
            <w:hideMark/>
          </w:tcPr>
          <w:p w14:paraId="3B8D1F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300ED3D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D183073" w14:textId="77777777" w:rsidTr="0092016A">
        <w:trPr>
          <w:trHeight w:val="310"/>
        </w:trPr>
        <w:tc>
          <w:tcPr>
            <w:tcW w:w="433" w:type="pct"/>
            <w:tcBorders>
              <w:top w:val="nil"/>
              <w:left w:val="nil"/>
              <w:bottom w:val="nil"/>
              <w:right w:val="nil"/>
            </w:tcBorders>
            <w:shd w:val="clear" w:color="auto" w:fill="auto"/>
            <w:noWrap/>
            <w:vAlign w:val="center"/>
            <w:hideMark/>
          </w:tcPr>
          <w:p w14:paraId="1DF4F51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2010</w:t>
            </w:r>
          </w:p>
        </w:tc>
        <w:tc>
          <w:tcPr>
            <w:tcW w:w="652" w:type="pct"/>
            <w:tcBorders>
              <w:top w:val="nil"/>
              <w:left w:val="nil"/>
              <w:bottom w:val="nil"/>
              <w:right w:val="nil"/>
            </w:tcBorders>
            <w:shd w:val="clear" w:color="auto" w:fill="auto"/>
            <w:noWrap/>
            <w:vAlign w:val="bottom"/>
            <w:hideMark/>
          </w:tcPr>
          <w:p w14:paraId="596A99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80447</w:t>
            </w:r>
          </w:p>
        </w:tc>
        <w:tc>
          <w:tcPr>
            <w:tcW w:w="652" w:type="pct"/>
            <w:gridSpan w:val="2"/>
            <w:tcBorders>
              <w:top w:val="nil"/>
              <w:left w:val="nil"/>
              <w:bottom w:val="nil"/>
              <w:right w:val="nil"/>
            </w:tcBorders>
            <w:shd w:val="clear" w:color="auto" w:fill="auto"/>
            <w:noWrap/>
            <w:vAlign w:val="bottom"/>
            <w:hideMark/>
          </w:tcPr>
          <w:p w14:paraId="69A17E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30722</w:t>
            </w:r>
          </w:p>
        </w:tc>
        <w:tc>
          <w:tcPr>
            <w:tcW w:w="653" w:type="pct"/>
            <w:tcBorders>
              <w:top w:val="nil"/>
              <w:left w:val="nil"/>
              <w:bottom w:val="nil"/>
              <w:right w:val="nil"/>
            </w:tcBorders>
            <w:shd w:val="clear" w:color="auto" w:fill="auto"/>
            <w:noWrap/>
            <w:vAlign w:val="bottom"/>
            <w:hideMark/>
          </w:tcPr>
          <w:p w14:paraId="7372A8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5365</w:t>
            </w:r>
          </w:p>
        </w:tc>
        <w:tc>
          <w:tcPr>
            <w:tcW w:w="652" w:type="pct"/>
            <w:gridSpan w:val="2"/>
            <w:tcBorders>
              <w:top w:val="nil"/>
              <w:left w:val="nil"/>
              <w:bottom w:val="nil"/>
              <w:right w:val="nil"/>
            </w:tcBorders>
            <w:shd w:val="clear" w:color="auto" w:fill="auto"/>
            <w:noWrap/>
            <w:vAlign w:val="bottom"/>
            <w:hideMark/>
          </w:tcPr>
          <w:p w14:paraId="10BD689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774</w:t>
            </w:r>
          </w:p>
        </w:tc>
        <w:tc>
          <w:tcPr>
            <w:tcW w:w="653" w:type="pct"/>
            <w:tcBorders>
              <w:top w:val="nil"/>
              <w:left w:val="nil"/>
              <w:bottom w:val="nil"/>
              <w:right w:val="nil"/>
            </w:tcBorders>
            <w:shd w:val="clear" w:color="auto" w:fill="auto"/>
            <w:noWrap/>
            <w:vAlign w:val="bottom"/>
            <w:hideMark/>
          </w:tcPr>
          <w:p w14:paraId="4D6117E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w:t>
            </w:r>
          </w:p>
        </w:tc>
        <w:tc>
          <w:tcPr>
            <w:tcW w:w="652" w:type="pct"/>
            <w:gridSpan w:val="2"/>
            <w:tcBorders>
              <w:top w:val="nil"/>
              <w:left w:val="nil"/>
              <w:bottom w:val="nil"/>
              <w:right w:val="nil"/>
            </w:tcBorders>
            <w:shd w:val="clear" w:color="auto" w:fill="auto"/>
            <w:noWrap/>
            <w:vAlign w:val="bottom"/>
            <w:hideMark/>
          </w:tcPr>
          <w:p w14:paraId="20DDFC1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F1CC0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D8DC1B9" w14:textId="77777777" w:rsidTr="0092016A">
        <w:trPr>
          <w:trHeight w:val="310"/>
        </w:trPr>
        <w:tc>
          <w:tcPr>
            <w:tcW w:w="433" w:type="pct"/>
            <w:tcBorders>
              <w:top w:val="nil"/>
              <w:left w:val="nil"/>
              <w:bottom w:val="nil"/>
              <w:right w:val="nil"/>
            </w:tcBorders>
            <w:shd w:val="clear" w:color="auto" w:fill="auto"/>
            <w:noWrap/>
            <w:vAlign w:val="center"/>
            <w:hideMark/>
          </w:tcPr>
          <w:p w14:paraId="7407547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2011</w:t>
            </w:r>
          </w:p>
        </w:tc>
        <w:tc>
          <w:tcPr>
            <w:tcW w:w="652" w:type="pct"/>
            <w:tcBorders>
              <w:top w:val="nil"/>
              <w:left w:val="nil"/>
              <w:bottom w:val="nil"/>
              <w:right w:val="nil"/>
            </w:tcBorders>
            <w:shd w:val="clear" w:color="auto" w:fill="auto"/>
            <w:noWrap/>
            <w:vAlign w:val="bottom"/>
            <w:hideMark/>
          </w:tcPr>
          <w:p w14:paraId="584024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79212</w:t>
            </w:r>
          </w:p>
        </w:tc>
        <w:tc>
          <w:tcPr>
            <w:tcW w:w="652" w:type="pct"/>
            <w:gridSpan w:val="2"/>
            <w:tcBorders>
              <w:top w:val="nil"/>
              <w:left w:val="nil"/>
              <w:bottom w:val="nil"/>
              <w:right w:val="nil"/>
            </w:tcBorders>
            <w:shd w:val="clear" w:color="auto" w:fill="auto"/>
            <w:noWrap/>
            <w:vAlign w:val="bottom"/>
            <w:hideMark/>
          </w:tcPr>
          <w:p w14:paraId="2FD4C3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30696</w:t>
            </w:r>
          </w:p>
        </w:tc>
        <w:tc>
          <w:tcPr>
            <w:tcW w:w="653" w:type="pct"/>
            <w:tcBorders>
              <w:top w:val="nil"/>
              <w:left w:val="nil"/>
              <w:bottom w:val="nil"/>
              <w:right w:val="nil"/>
            </w:tcBorders>
            <w:shd w:val="clear" w:color="auto" w:fill="auto"/>
            <w:noWrap/>
            <w:vAlign w:val="bottom"/>
            <w:hideMark/>
          </w:tcPr>
          <w:p w14:paraId="106882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5322</w:t>
            </w:r>
          </w:p>
        </w:tc>
        <w:tc>
          <w:tcPr>
            <w:tcW w:w="652" w:type="pct"/>
            <w:gridSpan w:val="2"/>
            <w:tcBorders>
              <w:top w:val="nil"/>
              <w:left w:val="nil"/>
              <w:bottom w:val="nil"/>
              <w:right w:val="nil"/>
            </w:tcBorders>
            <w:shd w:val="clear" w:color="auto" w:fill="auto"/>
            <w:noWrap/>
            <w:vAlign w:val="bottom"/>
            <w:hideMark/>
          </w:tcPr>
          <w:p w14:paraId="145FE8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728</w:t>
            </w:r>
          </w:p>
        </w:tc>
        <w:tc>
          <w:tcPr>
            <w:tcW w:w="653" w:type="pct"/>
            <w:tcBorders>
              <w:top w:val="nil"/>
              <w:left w:val="nil"/>
              <w:bottom w:val="nil"/>
              <w:right w:val="nil"/>
            </w:tcBorders>
            <w:shd w:val="clear" w:color="auto" w:fill="auto"/>
            <w:noWrap/>
            <w:vAlign w:val="bottom"/>
            <w:hideMark/>
          </w:tcPr>
          <w:p w14:paraId="3E63DE0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w:t>
            </w:r>
          </w:p>
        </w:tc>
        <w:tc>
          <w:tcPr>
            <w:tcW w:w="652" w:type="pct"/>
            <w:gridSpan w:val="2"/>
            <w:tcBorders>
              <w:top w:val="nil"/>
              <w:left w:val="nil"/>
              <w:bottom w:val="nil"/>
              <w:right w:val="nil"/>
            </w:tcBorders>
            <w:shd w:val="clear" w:color="auto" w:fill="auto"/>
            <w:noWrap/>
            <w:vAlign w:val="bottom"/>
            <w:hideMark/>
          </w:tcPr>
          <w:p w14:paraId="184ABE1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066B4DA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122141F9" w14:textId="77777777" w:rsidTr="0092016A">
        <w:trPr>
          <w:trHeight w:val="310"/>
        </w:trPr>
        <w:tc>
          <w:tcPr>
            <w:tcW w:w="433" w:type="pct"/>
            <w:tcBorders>
              <w:top w:val="nil"/>
              <w:left w:val="nil"/>
              <w:bottom w:val="nil"/>
              <w:right w:val="nil"/>
            </w:tcBorders>
            <w:shd w:val="clear" w:color="auto" w:fill="auto"/>
            <w:noWrap/>
            <w:vAlign w:val="center"/>
            <w:hideMark/>
          </w:tcPr>
          <w:p w14:paraId="224DC4C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2012</w:t>
            </w:r>
          </w:p>
        </w:tc>
        <w:tc>
          <w:tcPr>
            <w:tcW w:w="652" w:type="pct"/>
            <w:tcBorders>
              <w:top w:val="nil"/>
              <w:left w:val="nil"/>
              <w:bottom w:val="nil"/>
              <w:right w:val="nil"/>
            </w:tcBorders>
            <w:shd w:val="clear" w:color="auto" w:fill="auto"/>
            <w:noWrap/>
            <w:vAlign w:val="bottom"/>
            <w:hideMark/>
          </w:tcPr>
          <w:p w14:paraId="1C83CA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79056</w:t>
            </w:r>
          </w:p>
        </w:tc>
        <w:tc>
          <w:tcPr>
            <w:tcW w:w="652" w:type="pct"/>
            <w:gridSpan w:val="2"/>
            <w:tcBorders>
              <w:top w:val="nil"/>
              <w:left w:val="nil"/>
              <w:bottom w:val="nil"/>
              <w:right w:val="nil"/>
            </w:tcBorders>
            <w:shd w:val="clear" w:color="auto" w:fill="auto"/>
            <w:noWrap/>
            <w:vAlign w:val="bottom"/>
            <w:hideMark/>
          </w:tcPr>
          <w:p w14:paraId="06F136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30022</w:t>
            </w:r>
          </w:p>
        </w:tc>
        <w:tc>
          <w:tcPr>
            <w:tcW w:w="653" w:type="pct"/>
            <w:tcBorders>
              <w:top w:val="nil"/>
              <w:left w:val="nil"/>
              <w:bottom w:val="nil"/>
              <w:right w:val="nil"/>
            </w:tcBorders>
            <w:shd w:val="clear" w:color="auto" w:fill="auto"/>
            <w:noWrap/>
            <w:vAlign w:val="bottom"/>
            <w:hideMark/>
          </w:tcPr>
          <w:p w14:paraId="6EB1D4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5231</w:t>
            </w:r>
          </w:p>
        </w:tc>
        <w:tc>
          <w:tcPr>
            <w:tcW w:w="652" w:type="pct"/>
            <w:gridSpan w:val="2"/>
            <w:tcBorders>
              <w:top w:val="nil"/>
              <w:left w:val="nil"/>
              <w:bottom w:val="nil"/>
              <w:right w:val="nil"/>
            </w:tcBorders>
            <w:shd w:val="clear" w:color="auto" w:fill="auto"/>
            <w:noWrap/>
            <w:vAlign w:val="bottom"/>
            <w:hideMark/>
          </w:tcPr>
          <w:p w14:paraId="371EE5B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758</w:t>
            </w:r>
          </w:p>
        </w:tc>
        <w:tc>
          <w:tcPr>
            <w:tcW w:w="653" w:type="pct"/>
            <w:tcBorders>
              <w:top w:val="nil"/>
              <w:left w:val="nil"/>
              <w:bottom w:val="nil"/>
              <w:right w:val="nil"/>
            </w:tcBorders>
            <w:shd w:val="clear" w:color="auto" w:fill="auto"/>
            <w:noWrap/>
            <w:vAlign w:val="bottom"/>
            <w:hideMark/>
          </w:tcPr>
          <w:p w14:paraId="375F253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14:paraId="5822E43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4D996E1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7BBBF1A9" w14:textId="77777777" w:rsidTr="0092016A">
        <w:trPr>
          <w:trHeight w:val="310"/>
        </w:trPr>
        <w:tc>
          <w:tcPr>
            <w:tcW w:w="433" w:type="pct"/>
            <w:tcBorders>
              <w:top w:val="nil"/>
              <w:left w:val="nil"/>
              <w:bottom w:val="nil"/>
              <w:right w:val="nil"/>
            </w:tcBorders>
            <w:shd w:val="clear" w:color="auto" w:fill="auto"/>
            <w:noWrap/>
            <w:vAlign w:val="center"/>
            <w:hideMark/>
          </w:tcPr>
          <w:p w14:paraId="20ECAA3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2013</w:t>
            </w:r>
          </w:p>
        </w:tc>
        <w:tc>
          <w:tcPr>
            <w:tcW w:w="652" w:type="pct"/>
            <w:tcBorders>
              <w:top w:val="nil"/>
              <w:left w:val="nil"/>
              <w:bottom w:val="nil"/>
              <w:right w:val="nil"/>
            </w:tcBorders>
            <w:shd w:val="clear" w:color="auto" w:fill="auto"/>
            <w:noWrap/>
            <w:vAlign w:val="bottom"/>
            <w:hideMark/>
          </w:tcPr>
          <w:p w14:paraId="324B327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78097</w:t>
            </w:r>
          </w:p>
        </w:tc>
        <w:tc>
          <w:tcPr>
            <w:tcW w:w="652" w:type="pct"/>
            <w:gridSpan w:val="2"/>
            <w:tcBorders>
              <w:top w:val="nil"/>
              <w:left w:val="nil"/>
              <w:bottom w:val="nil"/>
              <w:right w:val="nil"/>
            </w:tcBorders>
            <w:shd w:val="clear" w:color="auto" w:fill="auto"/>
            <w:noWrap/>
            <w:vAlign w:val="bottom"/>
            <w:hideMark/>
          </w:tcPr>
          <w:p w14:paraId="09DBA5F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29510</w:t>
            </w:r>
          </w:p>
        </w:tc>
        <w:tc>
          <w:tcPr>
            <w:tcW w:w="653" w:type="pct"/>
            <w:tcBorders>
              <w:top w:val="nil"/>
              <w:left w:val="nil"/>
              <w:bottom w:val="nil"/>
              <w:right w:val="nil"/>
            </w:tcBorders>
            <w:shd w:val="clear" w:color="auto" w:fill="auto"/>
            <w:noWrap/>
            <w:vAlign w:val="bottom"/>
            <w:hideMark/>
          </w:tcPr>
          <w:p w14:paraId="4A7AF1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5138</w:t>
            </w:r>
          </w:p>
        </w:tc>
        <w:tc>
          <w:tcPr>
            <w:tcW w:w="652" w:type="pct"/>
            <w:gridSpan w:val="2"/>
            <w:tcBorders>
              <w:top w:val="nil"/>
              <w:left w:val="nil"/>
              <w:bottom w:val="nil"/>
              <w:right w:val="nil"/>
            </w:tcBorders>
            <w:shd w:val="clear" w:color="auto" w:fill="auto"/>
            <w:noWrap/>
            <w:vAlign w:val="bottom"/>
            <w:hideMark/>
          </w:tcPr>
          <w:p w14:paraId="698C2C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w:t>
            </w:r>
          </w:p>
        </w:tc>
        <w:tc>
          <w:tcPr>
            <w:tcW w:w="653" w:type="pct"/>
            <w:tcBorders>
              <w:top w:val="nil"/>
              <w:left w:val="nil"/>
              <w:bottom w:val="nil"/>
              <w:right w:val="nil"/>
            </w:tcBorders>
            <w:shd w:val="clear" w:color="auto" w:fill="auto"/>
            <w:noWrap/>
            <w:vAlign w:val="bottom"/>
            <w:hideMark/>
          </w:tcPr>
          <w:p w14:paraId="4196DE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14:paraId="53E902B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2D1AE47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30410C2C" w14:textId="77777777" w:rsidTr="0092016A">
        <w:trPr>
          <w:trHeight w:val="310"/>
        </w:trPr>
        <w:tc>
          <w:tcPr>
            <w:tcW w:w="433" w:type="pct"/>
            <w:tcBorders>
              <w:top w:val="nil"/>
              <w:left w:val="nil"/>
              <w:bottom w:val="nil"/>
              <w:right w:val="nil"/>
            </w:tcBorders>
            <w:shd w:val="clear" w:color="auto" w:fill="auto"/>
            <w:noWrap/>
            <w:vAlign w:val="center"/>
            <w:hideMark/>
          </w:tcPr>
          <w:p w14:paraId="7432DC5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2014</w:t>
            </w:r>
          </w:p>
        </w:tc>
        <w:tc>
          <w:tcPr>
            <w:tcW w:w="652" w:type="pct"/>
            <w:tcBorders>
              <w:top w:val="nil"/>
              <w:left w:val="nil"/>
              <w:bottom w:val="nil"/>
              <w:right w:val="nil"/>
            </w:tcBorders>
            <w:shd w:val="clear" w:color="auto" w:fill="auto"/>
            <w:noWrap/>
            <w:vAlign w:val="bottom"/>
            <w:hideMark/>
          </w:tcPr>
          <w:p w14:paraId="5E3B46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78997</w:t>
            </w:r>
          </w:p>
        </w:tc>
        <w:tc>
          <w:tcPr>
            <w:tcW w:w="652" w:type="pct"/>
            <w:gridSpan w:val="2"/>
            <w:tcBorders>
              <w:top w:val="nil"/>
              <w:left w:val="nil"/>
              <w:bottom w:val="nil"/>
              <w:right w:val="nil"/>
            </w:tcBorders>
            <w:shd w:val="clear" w:color="auto" w:fill="auto"/>
            <w:noWrap/>
            <w:vAlign w:val="bottom"/>
            <w:hideMark/>
          </w:tcPr>
          <w:p w14:paraId="231706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28759</w:t>
            </w:r>
          </w:p>
        </w:tc>
        <w:tc>
          <w:tcPr>
            <w:tcW w:w="653" w:type="pct"/>
            <w:tcBorders>
              <w:top w:val="nil"/>
              <w:left w:val="nil"/>
              <w:bottom w:val="nil"/>
              <w:right w:val="nil"/>
            </w:tcBorders>
            <w:shd w:val="clear" w:color="auto" w:fill="auto"/>
            <w:noWrap/>
            <w:vAlign w:val="bottom"/>
            <w:hideMark/>
          </w:tcPr>
          <w:p w14:paraId="454FFE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5053</w:t>
            </w:r>
          </w:p>
        </w:tc>
        <w:tc>
          <w:tcPr>
            <w:tcW w:w="652" w:type="pct"/>
            <w:gridSpan w:val="2"/>
            <w:tcBorders>
              <w:top w:val="nil"/>
              <w:left w:val="nil"/>
              <w:bottom w:val="nil"/>
              <w:right w:val="nil"/>
            </w:tcBorders>
            <w:shd w:val="clear" w:color="auto" w:fill="auto"/>
            <w:noWrap/>
            <w:vAlign w:val="bottom"/>
            <w:hideMark/>
          </w:tcPr>
          <w:p w14:paraId="28EA50E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971</w:t>
            </w:r>
          </w:p>
        </w:tc>
        <w:tc>
          <w:tcPr>
            <w:tcW w:w="653" w:type="pct"/>
            <w:tcBorders>
              <w:top w:val="nil"/>
              <w:left w:val="nil"/>
              <w:bottom w:val="nil"/>
              <w:right w:val="nil"/>
            </w:tcBorders>
            <w:shd w:val="clear" w:color="auto" w:fill="auto"/>
            <w:noWrap/>
            <w:vAlign w:val="bottom"/>
            <w:hideMark/>
          </w:tcPr>
          <w:p w14:paraId="402D57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123</w:t>
            </w:r>
          </w:p>
        </w:tc>
        <w:tc>
          <w:tcPr>
            <w:tcW w:w="652" w:type="pct"/>
            <w:gridSpan w:val="2"/>
            <w:tcBorders>
              <w:top w:val="nil"/>
              <w:left w:val="nil"/>
              <w:bottom w:val="nil"/>
              <w:right w:val="nil"/>
            </w:tcBorders>
            <w:shd w:val="clear" w:color="auto" w:fill="auto"/>
            <w:noWrap/>
            <w:vAlign w:val="bottom"/>
            <w:hideMark/>
          </w:tcPr>
          <w:p w14:paraId="2692DB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6AFE138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AE64FAB" w14:textId="77777777" w:rsidTr="0092016A">
        <w:trPr>
          <w:trHeight w:val="310"/>
        </w:trPr>
        <w:tc>
          <w:tcPr>
            <w:tcW w:w="433" w:type="pct"/>
            <w:tcBorders>
              <w:top w:val="nil"/>
              <w:left w:val="nil"/>
              <w:bottom w:val="nil"/>
              <w:right w:val="nil"/>
            </w:tcBorders>
            <w:shd w:val="clear" w:color="auto" w:fill="auto"/>
            <w:noWrap/>
            <w:vAlign w:val="center"/>
            <w:hideMark/>
          </w:tcPr>
          <w:p w14:paraId="4A7CC8E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2015</w:t>
            </w:r>
          </w:p>
        </w:tc>
        <w:tc>
          <w:tcPr>
            <w:tcW w:w="652" w:type="pct"/>
            <w:tcBorders>
              <w:top w:val="nil"/>
              <w:left w:val="nil"/>
              <w:bottom w:val="nil"/>
              <w:right w:val="nil"/>
            </w:tcBorders>
            <w:shd w:val="clear" w:color="auto" w:fill="auto"/>
            <w:noWrap/>
            <w:vAlign w:val="bottom"/>
            <w:hideMark/>
          </w:tcPr>
          <w:p w14:paraId="303331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80374</w:t>
            </w:r>
          </w:p>
        </w:tc>
        <w:tc>
          <w:tcPr>
            <w:tcW w:w="652" w:type="pct"/>
            <w:gridSpan w:val="2"/>
            <w:tcBorders>
              <w:top w:val="nil"/>
              <w:left w:val="nil"/>
              <w:bottom w:val="nil"/>
              <w:right w:val="nil"/>
            </w:tcBorders>
            <w:shd w:val="clear" w:color="auto" w:fill="auto"/>
            <w:noWrap/>
            <w:vAlign w:val="bottom"/>
            <w:hideMark/>
          </w:tcPr>
          <w:p w14:paraId="370CA1C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27947</w:t>
            </w:r>
          </w:p>
        </w:tc>
        <w:tc>
          <w:tcPr>
            <w:tcW w:w="653" w:type="pct"/>
            <w:tcBorders>
              <w:top w:val="nil"/>
              <w:left w:val="nil"/>
              <w:bottom w:val="nil"/>
              <w:right w:val="nil"/>
            </w:tcBorders>
            <w:shd w:val="clear" w:color="auto" w:fill="auto"/>
            <w:noWrap/>
            <w:vAlign w:val="bottom"/>
            <w:hideMark/>
          </w:tcPr>
          <w:p w14:paraId="7AA66B5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14:paraId="5D70B6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1016</w:t>
            </w:r>
          </w:p>
        </w:tc>
        <w:tc>
          <w:tcPr>
            <w:tcW w:w="653" w:type="pct"/>
            <w:tcBorders>
              <w:top w:val="nil"/>
              <w:left w:val="nil"/>
              <w:bottom w:val="nil"/>
              <w:right w:val="nil"/>
            </w:tcBorders>
            <w:shd w:val="clear" w:color="auto" w:fill="auto"/>
            <w:noWrap/>
            <w:vAlign w:val="bottom"/>
            <w:hideMark/>
          </w:tcPr>
          <w:p w14:paraId="481A359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14:paraId="3086E7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426D01A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1038F141" w14:textId="77777777" w:rsidTr="0092016A">
        <w:trPr>
          <w:trHeight w:val="310"/>
        </w:trPr>
        <w:tc>
          <w:tcPr>
            <w:tcW w:w="433" w:type="pct"/>
            <w:tcBorders>
              <w:top w:val="nil"/>
              <w:left w:val="nil"/>
              <w:bottom w:val="nil"/>
              <w:right w:val="nil"/>
            </w:tcBorders>
            <w:shd w:val="clear" w:color="auto" w:fill="auto"/>
            <w:noWrap/>
            <w:vAlign w:val="center"/>
            <w:hideMark/>
          </w:tcPr>
          <w:p w14:paraId="208B3CB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2016</w:t>
            </w:r>
          </w:p>
        </w:tc>
        <w:tc>
          <w:tcPr>
            <w:tcW w:w="652" w:type="pct"/>
            <w:tcBorders>
              <w:top w:val="nil"/>
              <w:left w:val="nil"/>
              <w:bottom w:val="nil"/>
              <w:right w:val="nil"/>
            </w:tcBorders>
            <w:shd w:val="clear" w:color="auto" w:fill="auto"/>
            <w:noWrap/>
            <w:vAlign w:val="bottom"/>
            <w:hideMark/>
          </w:tcPr>
          <w:p w14:paraId="18A44F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83200</w:t>
            </w:r>
          </w:p>
        </w:tc>
        <w:tc>
          <w:tcPr>
            <w:tcW w:w="652" w:type="pct"/>
            <w:gridSpan w:val="2"/>
            <w:tcBorders>
              <w:top w:val="nil"/>
              <w:left w:val="nil"/>
              <w:bottom w:val="nil"/>
              <w:right w:val="nil"/>
            </w:tcBorders>
            <w:shd w:val="clear" w:color="auto" w:fill="auto"/>
            <w:noWrap/>
            <w:vAlign w:val="bottom"/>
            <w:hideMark/>
          </w:tcPr>
          <w:p w14:paraId="729C34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28205</w:t>
            </w:r>
          </w:p>
        </w:tc>
        <w:tc>
          <w:tcPr>
            <w:tcW w:w="653" w:type="pct"/>
            <w:tcBorders>
              <w:top w:val="nil"/>
              <w:left w:val="nil"/>
              <w:bottom w:val="nil"/>
              <w:right w:val="nil"/>
            </w:tcBorders>
            <w:shd w:val="clear" w:color="auto" w:fill="auto"/>
            <w:noWrap/>
            <w:vAlign w:val="bottom"/>
            <w:hideMark/>
          </w:tcPr>
          <w:p w14:paraId="6DA780E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5046</w:t>
            </w:r>
          </w:p>
        </w:tc>
        <w:tc>
          <w:tcPr>
            <w:tcW w:w="652" w:type="pct"/>
            <w:gridSpan w:val="2"/>
            <w:tcBorders>
              <w:top w:val="nil"/>
              <w:left w:val="nil"/>
              <w:bottom w:val="nil"/>
              <w:right w:val="nil"/>
            </w:tcBorders>
            <w:shd w:val="clear" w:color="auto" w:fill="auto"/>
            <w:noWrap/>
            <w:vAlign w:val="bottom"/>
            <w:hideMark/>
          </w:tcPr>
          <w:p w14:paraId="4E07F9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964</w:t>
            </w:r>
          </w:p>
        </w:tc>
        <w:tc>
          <w:tcPr>
            <w:tcW w:w="653" w:type="pct"/>
            <w:tcBorders>
              <w:top w:val="nil"/>
              <w:left w:val="nil"/>
              <w:bottom w:val="nil"/>
              <w:right w:val="nil"/>
            </w:tcBorders>
            <w:shd w:val="clear" w:color="auto" w:fill="auto"/>
            <w:noWrap/>
            <w:vAlign w:val="bottom"/>
            <w:hideMark/>
          </w:tcPr>
          <w:p w14:paraId="22F3D66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14:paraId="7F75795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58BE1B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3B76B8B9" w14:textId="77777777" w:rsidTr="0092016A">
        <w:trPr>
          <w:trHeight w:val="310"/>
        </w:trPr>
        <w:tc>
          <w:tcPr>
            <w:tcW w:w="433" w:type="pct"/>
            <w:tcBorders>
              <w:top w:val="nil"/>
              <w:left w:val="nil"/>
              <w:bottom w:val="nil"/>
              <w:right w:val="nil"/>
            </w:tcBorders>
            <w:shd w:val="clear" w:color="auto" w:fill="auto"/>
            <w:noWrap/>
            <w:vAlign w:val="center"/>
            <w:hideMark/>
          </w:tcPr>
          <w:p w14:paraId="738BF49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2017</w:t>
            </w:r>
          </w:p>
        </w:tc>
        <w:tc>
          <w:tcPr>
            <w:tcW w:w="652" w:type="pct"/>
            <w:tcBorders>
              <w:top w:val="nil"/>
              <w:left w:val="nil"/>
              <w:bottom w:val="nil"/>
              <w:right w:val="nil"/>
            </w:tcBorders>
            <w:shd w:val="clear" w:color="auto" w:fill="auto"/>
            <w:noWrap/>
            <w:vAlign w:val="bottom"/>
            <w:hideMark/>
          </w:tcPr>
          <w:p w14:paraId="5B327A7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86835</w:t>
            </w:r>
          </w:p>
        </w:tc>
        <w:tc>
          <w:tcPr>
            <w:tcW w:w="652" w:type="pct"/>
            <w:gridSpan w:val="2"/>
            <w:tcBorders>
              <w:top w:val="nil"/>
              <w:left w:val="nil"/>
              <w:bottom w:val="nil"/>
              <w:right w:val="nil"/>
            </w:tcBorders>
            <w:shd w:val="clear" w:color="auto" w:fill="auto"/>
            <w:noWrap/>
            <w:vAlign w:val="bottom"/>
            <w:hideMark/>
          </w:tcPr>
          <w:p w14:paraId="3A907F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29785</w:t>
            </w:r>
          </w:p>
        </w:tc>
        <w:tc>
          <w:tcPr>
            <w:tcW w:w="653" w:type="pct"/>
            <w:tcBorders>
              <w:top w:val="nil"/>
              <w:left w:val="nil"/>
              <w:bottom w:val="nil"/>
              <w:right w:val="nil"/>
            </w:tcBorders>
            <w:shd w:val="clear" w:color="auto" w:fill="auto"/>
            <w:noWrap/>
            <w:vAlign w:val="bottom"/>
            <w:hideMark/>
          </w:tcPr>
          <w:p w14:paraId="5487402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5211</w:t>
            </w:r>
          </w:p>
        </w:tc>
        <w:tc>
          <w:tcPr>
            <w:tcW w:w="652" w:type="pct"/>
            <w:gridSpan w:val="2"/>
            <w:tcBorders>
              <w:top w:val="nil"/>
              <w:left w:val="nil"/>
              <w:bottom w:val="nil"/>
              <w:right w:val="nil"/>
            </w:tcBorders>
            <w:shd w:val="clear" w:color="auto" w:fill="auto"/>
            <w:noWrap/>
            <w:vAlign w:val="bottom"/>
            <w:hideMark/>
          </w:tcPr>
          <w:p w14:paraId="63B5928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w:t>
            </w:r>
          </w:p>
        </w:tc>
        <w:tc>
          <w:tcPr>
            <w:tcW w:w="653" w:type="pct"/>
            <w:tcBorders>
              <w:top w:val="nil"/>
              <w:left w:val="nil"/>
              <w:bottom w:val="nil"/>
              <w:right w:val="nil"/>
            </w:tcBorders>
            <w:shd w:val="clear" w:color="auto" w:fill="auto"/>
            <w:noWrap/>
            <w:vAlign w:val="bottom"/>
            <w:hideMark/>
          </w:tcPr>
          <w:p w14:paraId="47C2336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14:paraId="003A0C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4DF497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4EEA9A4" w14:textId="77777777" w:rsidTr="0092016A">
        <w:trPr>
          <w:trHeight w:val="310"/>
        </w:trPr>
        <w:tc>
          <w:tcPr>
            <w:tcW w:w="433" w:type="pct"/>
            <w:tcBorders>
              <w:top w:val="nil"/>
              <w:left w:val="nil"/>
              <w:bottom w:val="nil"/>
              <w:right w:val="nil"/>
            </w:tcBorders>
            <w:shd w:val="clear" w:color="auto" w:fill="auto"/>
            <w:noWrap/>
            <w:vAlign w:val="center"/>
            <w:hideMark/>
          </w:tcPr>
          <w:p w14:paraId="549958D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2018</w:t>
            </w:r>
          </w:p>
        </w:tc>
        <w:tc>
          <w:tcPr>
            <w:tcW w:w="652" w:type="pct"/>
            <w:tcBorders>
              <w:top w:val="nil"/>
              <w:left w:val="nil"/>
              <w:bottom w:val="nil"/>
              <w:right w:val="nil"/>
            </w:tcBorders>
            <w:shd w:val="clear" w:color="auto" w:fill="auto"/>
            <w:noWrap/>
            <w:vAlign w:val="bottom"/>
            <w:hideMark/>
          </w:tcPr>
          <w:p w14:paraId="19F1FC7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89418</w:t>
            </w:r>
          </w:p>
        </w:tc>
        <w:tc>
          <w:tcPr>
            <w:tcW w:w="652" w:type="pct"/>
            <w:gridSpan w:val="2"/>
            <w:tcBorders>
              <w:top w:val="nil"/>
              <w:left w:val="nil"/>
              <w:bottom w:val="nil"/>
              <w:right w:val="nil"/>
            </w:tcBorders>
            <w:shd w:val="clear" w:color="auto" w:fill="auto"/>
            <w:noWrap/>
            <w:vAlign w:val="bottom"/>
            <w:hideMark/>
          </w:tcPr>
          <w:p w14:paraId="736EF1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31661</w:t>
            </w:r>
          </w:p>
        </w:tc>
        <w:tc>
          <w:tcPr>
            <w:tcW w:w="653" w:type="pct"/>
            <w:tcBorders>
              <w:top w:val="nil"/>
              <w:left w:val="nil"/>
              <w:bottom w:val="nil"/>
              <w:right w:val="nil"/>
            </w:tcBorders>
            <w:shd w:val="clear" w:color="auto" w:fill="auto"/>
            <w:noWrap/>
            <w:vAlign w:val="bottom"/>
            <w:hideMark/>
          </w:tcPr>
          <w:p w14:paraId="024191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5455</w:t>
            </w:r>
          </w:p>
        </w:tc>
        <w:tc>
          <w:tcPr>
            <w:tcW w:w="652" w:type="pct"/>
            <w:gridSpan w:val="2"/>
            <w:tcBorders>
              <w:top w:val="nil"/>
              <w:left w:val="nil"/>
              <w:bottom w:val="nil"/>
              <w:right w:val="nil"/>
            </w:tcBorders>
            <w:shd w:val="clear" w:color="auto" w:fill="auto"/>
            <w:noWrap/>
            <w:vAlign w:val="bottom"/>
            <w:hideMark/>
          </w:tcPr>
          <w:p w14:paraId="287A18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783</w:t>
            </w:r>
          </w:p>
        </w:tc>
        <w:tc>
          <w:tcPr>
            <w:tcW w:w="653" w:type="pct"/>
            <w:tcBorders>
              <w:top w:val="nil"/>
              <w:left w:val="nil"/>
              <w:bottom w:val="nil"/>
              <w:right w:val="nil"/>
            </w:tcBorders>
            <w:shd w:val="clear" w:color="auto" w:fill="auto"/>
            <w:noWrap/>
            <w:vAlign w:val="bottom"/>
            <w:hideMark/>
          </w:tcPr>
          <w:p w14:paraId="6F1A3CB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652" w:type="pct"/>
            <w:gridSpan w:val="2"/>
            <w:tcBorders>
              <w:top w:val="nil"/>
              <w:left w:val="nil"/>
              <w:bottom w:val="nil"/>
              <w:right w:val="nil"/>
            </w:tcBorders>
            <w:shd w:val="clear" w:color="auto" w:fill="auto"/>
            <w:noWrap/>
            <w:vAlign w:val="bottom"/>
            <w:hideMark/>
          </w:tcPr>
          <w:p w14:paraId="5C9857C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5B6C4DB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7685654" w14:textId="77777777" w:rsidTr="0092016A">
        <w:trPr>
          <w:trHeight w:val="310"/>
        </w:trPr>
        <w:tc>
          <w:tcPr>
            <w:tcW w:w="433" w:type="pct"/>
            <w:tcBorders>
              <w:top w:val="nil"/>
              <w:left w:val="nil"/>
              <w:bottom w:val="nil"/>
              <w:right w:val="nil"/>
            </w:tcBorders>
            <w:shd w:val="clear" w:color="auto" w:fill="auto"/>
            <w:noWrap/>
            <w:vAlign w:val="center"/>
            <w:hideMark/>
          </w:tcPr>
          <w:p w14:paraId="32EEE6F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2019</w:t>
            </w:r>
          </w:p>
        </w:tc>
        <w:tc>
          <w:tcPr>
            <w:tcW w:w="652" w:type="pct"/>
            <w:tcBorders>
              <w:top w:val="nil"/>
              <w:left w:val="nil"/>
              <w:bottom w:val="nil"/>
              <w:right w:val="nil"/>
            </w:tcBorders>
            <w:shd w:val="clear" w:color="auto" w:fill="auto"/>
            <w:noWrap/>
            <w:vAlign w:val="bottom"/>
            <w:hideMark/>
          </w:tcPr>
          <w:p w14:paraId="121EC11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89617</w:t>
            </w:r>
          </w:p>
        </w:tc>
        <w:tc>
          <w:tcPr>
            <w:tcW w:w="652" w:type="pct"/>
            <w:gridSpan w:val="2"/>
            <w:tcBorders>
              <w:top w:val="nil"/>
              <w:left w:val="nil"/>
              <w:bottom w:val="nil"/>
              <w:right w:val="nil"/>
            </w:tcBorders>
            <w:shd w:val="clear" w:color="auto" w:fill="auto"/>
            <w:noWrap/>
            <w:vAlign w:val="bottom"/>
            <w:hideMark/>
          </w:tcPr>
          <w:p w14:paraId="40E317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33761</w:t>
            </w:r>
          </w:p>
        </w:tc>
        <w:tc>
          <w:tcPr>
            <w:tcW w:w="653" w:type="pct"/>
            <w:tcBorders>
              <w:top w:val="nil"/>
              <w:left w:val="nil"/>
              <w:bottom w:val="nil"/>
              <w:right w:val="nil"/>
            </w:tcBorders>
            <w:shd w:val="clear" w:color="auto" w:fill="auto"/>
            <w:noWrap/>
            <w:vAlign w:val="bottom"/>
            <w:hideMark/>
          </w:tcPr>
          <w:p w14:paraId="6319C7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5713</w:t>
            </w:r>
          </w:p>
        </w:tc>
        <w:tc>
          <w:tcPr>
            <w:tcW w:w="652" w:type="pct"/>
            <w:gridSpan w:val="2"/>
            <w:tcBorders>
              <w:top w:val="nil"/>
              <w:left w:val="nil"/>
              <w:bottom w:val="nil"/>
              <w:right w:val="nil"/>
            </w:tcBorders>
            <w:shd w:val="clear" w:color="auto" w:fill="auto"/>
            <w:noWrap/>
            <w:vAlign w:val="bottom"/>
            <w:hideMark/>
          </w:tcPr>
          <w:p w14:paraId="6EFDA82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739</w:t>
            </w:r>
          </w:p>
        </w:tc>
        <w:tc>
          <w:tcPr>
            <w:tcW w:w="653" w:type="pct"/>
            <w:tcBorders>
              <w:top w:val="nil"/>
              <w:left w:val="nil"/>
              <w:bottom w:val="nil"/>
              <w:right w:val="nil"/>
            </w:tcBorders>
            <w:shd w:val="clear" w:color="auto" w:fill="auto"/>
            <w:noWrap/>
            <w:vAlign w:val="bottom"/>
            <w:hideMark/>
          </w:tcPr>
          <w:p w14:paraId="1428F26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w:t>
            </w:r>
          </w:p>
        </w:tc>
        <w:tc>
          <w:tcPr>
            <w:tcW w:w="652" w:type="pct"/>
            <w:gridSpan w:val="2"/>
            <w:tcBorders>
              <w:top w:val="nil"/>
              <w:left w:val="nil"/>
              <w:bottom w:val="nil"/>
              <w:right w:val="nil"/>
            </w:tcBorders>
            <w:shd w:val="clear" w:color="auto" w:fill="auto"/>
            <w:noWrap/>
            <w:vAlign w:val="bottom"/>
            <w:hideMark/>
          </w:tcPr>
          <w:p w14:paraId="01E92F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69BD8A1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E92937F" w14:textId="77777777" w:rsidTr="0092016A">
        <w:trPr>
          <w:trHeight w:val="310"/>
        </w:trPr>
        <w:tc>
          <w:tcPr>
            <w:tcW w:w="433" w:type="pct"/>
            <w:tcBorders>
              <w:top w:val="nil"/>
              <w:left w:val="nil"/>
              <w:bottom w:val="nil"/>
              <w:right w:val="nil"/>
            </w:tcBorders>
            <w:shd w:val="clear" w:color="auto" w:fill="auto"/>
            <w:noWrap/>
            <w:vAlign w:val="center"/>
            <w:hideMark/>
          </w:tcPr>
          <w:p w14:paraId="68C48C2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2020</w:t>
            </w:r>
          </w:p>
        </w:tc>
        <w:tc>
          <w:tcPr>
            <w:tcW w:w="652" w:type="pct"/>
            <w:tcBorders>
              <w:top w:val="nil"/>
              <w:left w:val="nil"/>
              <w:bottom w:val="nil"/>
              <w:right w:val="nil"/>
            </w:tcBorders>
            <w:shd w:val="clear" w:color="auto" w:fill="auto"/>
            <w:noWrap/>
            <w:vAlign w:val="bottom"/>
            <w:hideMark/>
          </w:tcPr>
          <w:p w14:paraId="5742E5B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89992</w:t>
            </w:r>
          </w:p>
        </w:tc>
        <w:tc>
          <w:tcPr>
            <w:tcW w:w="652" w:type="pct"/>
            <w:gridSpan w:val="2"/>
            <w:tcBorders>
              <w:top w:val="nil"/>
              <w:left w:val="nil"/>
              <w:bottom w:val="nil"/>
              <w:right w:val="nil"/>
            </w:tcBorders>
            <w:shd w:val="clear" w:color="auto" w:fill="auto"/>
            <w:noWrap/>
            <w:vAlign w:val="bottom"/>
            <w:hideMark/>
          </w:tcPr>
          <w:p w14:paraId="3C7303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35159</w:t>
            </w:r>
          </w:p>
        </w:tc>
        <w:tc>
          <w:tcPr>
            <w:tcW w:w="653" w:type="pct"/>
            <w:tcBorders>
              <w:top w:val="nil"/>
              <w:left w:val="nil"/>
              <w:bottom w:val="nil"/>
              <w:right w:val="nil"/>
            </w:tcBorders>
            <w:shd w:val="clear" w:color="auto" w:fill="auto"/>
            <w:noWrap/>
            <w:vAlign w:val="bottom"/>
            <w:hideMark/>
          </w:tcPr>
          <w:p w14:paraId="234DDE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5896</w:t>
            </w:r>
          </w:p>
        </w:tc>
        <w:tc>
          <w:tcPr>
            <w:tcW w:w="652" w:type="pct"/>
            <w:gridSpan w:val="2"/>
            <w:tcBorders>
              <w:top w:val="nil"/>
              <w:left w:val="nil"/>
              <w:bottom w:val="nil"/>
              <w:right w:val="nil"/>
            </w:tcBorders>
            <w:shd w:val="clear" w:color="auto" w:fill="auto"/>
            <w:noWrap/>
            <w:vAlign w:val="bottom"/>
            <w:hideMark/>
          </w:tcPr>
          <w:p w14:paraId="7D6DA3B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625</w:t>
            </w:r>
          </w:p>
        </w:tc>
        <w:tc>
          <w:tcPr>
            <w:tcW w:w="653" w:type="pct"/>
            <w:tcBorders>
              <w:top w:val="nil"/>
              <w:left w:val="nil"/>
              <w:bottom w:val="nil"/>
              <w:right w:val="nil"/>
            </w:tcBorders>
            <w:shd w:val="clear" w:color="auto" w:fill="auto"/>
            <w:noWrap/>
            <w:vAlign w:val="bottom"/>
            <w:hideMark/>
          </w:tcPr>
          <w:p w14:paraId="722F05E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14:paraId="1102B8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307A4A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348A347F" w14:textId="77777777" w:rsidTr="0092016A">
        <w:trPr>
          <w:trHeight w:val="320"/>
        </w:trPr>
        <w:tc>
          <w:tcPr>
            <w:tcW w:w="433" w:type="pct"/>
            <w:tcBorders>
              <w:top w:val="nil"/>
              <w:left w:val="nil"/>
              <w:bottom w:val="single" w:sz="8" w:space="0" w:color="auto"/>
              <w:right w:val="nil"/>
            </w:tcBorders>
            <w:shd w:val="clear" w:color="auto" w:fill="auto"/>
            <w:noWrap/>
            <w:vAlign w:val="center"/>
            <w:hideMark/>
          </w:tcPr>
          <w:p w14:paraId="3831509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2021</w:t>
            </w:r>
          </w:p>
        </w:tc>
        <w:tc>
          <w:tcPr>
            <w:tcW w:w="652" w:type="pct"/>
            <w:tcBorders>
              <w:top w:val="nil"/>
              <w:left w:val="nil"/>
              <w:bottom w:val="single" w:sz="8" w:space="0" w:color="auto"/>
              <w:right w:val="nil"/>
            </w:tcBorders>
            <w:shd w:val="clear" w:color="auto" w:fill="auto"/>
            <w:noWrap/>
            <w:vAlign w:val="bottom"/>
            <w:hideMark/>
          </w:tcPr>
          <w:p w14:paraId="56EEA3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88755</w:t>
            </w:r>
          </w:p>
        </w:tc>
        <w:tc>
          <w:tcPr>
            <w:tcW w:w="652" w:type="pct"/>
            <w:gridSpan w:val="2"/>
            <w:tcBorders>
              <w:top w:val="nil"/>
              <w:left w:val="nil"/>
              <w:bottom w:val="single" w:sz="8" w:space="0" w:color="auto"/>
              <w:right w:val="nil"/>
            </w:tcBorders>
            <w:shd w:val="clear" w:color="auto" w:fill="auto"/>
            <w:noWrap/>
            <w:vAlign w:val="bottom"/>
            <w:hideMark/>
          </w:tcPr>
          <w:p w14:paraId="1BFB9C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35778</w:t>
            </w:r>
          </w:p>
        </w:tc>
        <w:tc>
          <w:tcPr>
            <w:tcW w:w="653" w:type="pct"/>
            <w:tcBorders>
              <w:top w:val="nil"/>
              <w:left w:val="nil"/>
              <w:bottom w:val="single" w:sz="8" w:space="0" w:color="auto"/>
              <w:right w:val="nil"/>
            </w:tcBorders>
            <w:shd w:val="clear" w:color="auto" w:fill="auto"/>
            <w:noWrap/>
            <w:vAlign w:val="bottom"/>
            <w:hideMark/>
          </w:tcPr>
          <w:p w14:paraId="1E9CED2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6009</w:t>
            </w:r>
          </w:p>
        </w:tc>
        <w:tc>
          <w:tcPr>
            <w:tcW w:w="652" w:type="pct"/>
            <w:gridSpan w:val="2"/>
            <w:tcBorders>
              <w:top w:val="nil"/>
              <w:left w:val="nil"/>
              <w:bottom w:val="single" w:sz="8" w:space="0" w:color="auto"/>
              <w:right w:val="nil"/>
            </w:tcBorders>
            <w:shd w:val="clear" w:color="auto" w:fill="auto"/>
            <w:noWrap/>
            <w:vAlign w:val="bottom"/>
            <w:hideMark/>
          </w:tcPr>
          <w:p w14:paraId="0543487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633</w:t>
            </w:r>
          </w:p>
        </w:tc>
        <w:tc>
          <w:tcPr>
            <w:tcW w:w="653" w:type="pct"/>
            <w:tcBorders>
              <w:top w:val="nil"/>
              <w:left w:val="nil"/>
              <w:bottom w:val="single" w:sz="8" w:space="0" w:color="auto"/>
              <w:right w:val="nil"/>
            </w:tcBorders>
            <w:shd w:val="clear" w:color="auto" w:fill="auto"/>
            <w:noWrap/>
            <w:vAlign w:val="bottom"/>
            <w:hideMark/>
          </w:tcPr>
          <w:p w14:paraId="013EC4E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122</w:t>
            </w:r>
          </w:p>
        </w:tc>
        <w:tc>
          <w:tcPr>
            <w:tcW w:w="652" w:type="pct"/>
            <w:gridSpan w:val="2"/>
            <w:tcBorders>
              <w:top w:val="nil"/>
              <w:left w:val="nil"/>
              <w:bottom w:val="single" w:sz="8" w:space="0" w:color="auto"/>
              <w:right w:val="nil"/>
            </w:tcBorders>
            <w:shd w:val="clear" w:color="auto" w:fill="auto"/>
            <w:noWrap/>
            <w:vAlign w:val="bottom"/>
            <w:hideMark/>
          </w:tcPr>
          <w:p w14:paraId="6014D8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single" w:sz="8" w:space="0" w:color="auto"/>
              <w:right w:val="nil"/>
            </w:tcBorders>
            <w:shd w:val="clear" w:color="auto" w:fill="auto"/>
            <w:noWrap/>
            <w:vAlign w:val="bottom"/>
            <w:hideMark/>
          </w:tcPr>
          <w:p w14:paraId="1ABF361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bl>
    <w:p w14:paraId="350CAB74" w14:textId="77777777" w:rsidR="00B500D7" w:rsidRDefault="00B500D7" w:rsidP="00161630">
      <w:pPr>
        <w:pStyle w:val="a0"/>
      </w:pPr>
    </w:p>
    <w:p w14:paraId="421A4746" w14:textId="77777777" w:rsidR="0092016A" w:rsidRDefault="0092016A" w:rsidP="0092016A">
      <w:pPr>
        <w:rPr>
          <w:rFonts w:ascii="Times New Roman" w:hAnsi="Times New Roman" w:cs="Times New Roman"/>
        </w:rPr>
      </w:pPr>
      <w:r w:rsidRPr="005C669A">
        <w:rPr>
          <w:rFonts w:ascii="Times New Roman" w:hAnsi="Times New Roman" w:cs="Times New Roman"/>
        </w:rPr>
        <w:t>Table 1</w:t>
      </w:r>
      <w:r>
        <w:rPr>
          <w:rFonts w:ascii="Times New Roman" w:hAnsi="Times New Roman" w:cs="Times New Roman"/>
        </w:rPr>
        <w:t>0</w:t>
      </w:r>
      <w:r w:rsidRPr="005C669A">
        <w:rPr>
          <w:rFonts w:ascii="Times New Roman" w:hAnsi="Times New Roman" w:cs="Times New Roman"/>
        </w:rPr>
        <w:t xml:space="preserve">. Estimated biological reference points derived from the Stock Synthesis base case model for North Pacific </w:t>
      </w:r>
      <w:r>
        <w:rPr>
          <w:rFonts w:ascii="Times New Roman" w:hAnsi="Times New Roman" w:cs="Times New Roman"/>
        </w:rPr>
        <w:t>swordfish</w:t>
      </w:r>
      <w:r w:rsidRPr="005C669A">
        <w:rPr>
          <w:rFonts w:ascii="Times New Roman" w:hAnsi="Times New Roman" w:cs="Times New Roman"/>
        </w:rPr>
        <w:t xml:space="preserve"> where F is the instantaneous annual fishing mortality rate, SPR is the annual spawning potential ratio, </w:t>
      </w:r>
      <w:commentRangeStart w:id="299"/>
      <w:r w:rsidRPr="005C669A">
        <w:rPr>
          <w:rFonts w:ascii="Times New Roman" w:hAnsi="Times New Roman" w:cs="Times New Roman"/>
        </w:rPr>
        <w:t xml:space="preserve">SSB </w:t>
      </w:r>
      <w:commentRangeEnd w:id="299"/>
      <w:r w:rsidR="003F7672">
        <w:rPr>
          <w:rStyle w:val="af1"/>
        </w:rPr>
        <w:commentReference w:id="299"/>
      </w:r>
      <w:r w:rsidRPr="005C669A">
        <w:rPr>
          <w:rFonts w:ascii="Times New Roman" w:hAnsi="Times New Roman" w:cs="Times New Roman"/>
        </w:rPr>
        <w:t>is spawning stock biomass, and SSB</w:t>
      </w:r>
      <w:r w:rsidRPr="005C669A">
        <w:rPr>
          <w:rFonts w:ascii="Times New Roman" w:hAnsi="Times New Roman" w:cs="Times New Roman"/>
          <w:vertAlign w:val="subscript"/>
        </w:rPr>
        <w:t>(F=0)</w:t>
      </w:r>
      <w:r w:rsidRPr="005C669A">
        <w:rPr>
          <w:rFonts w:ascii="Times New Roman" w:hAnsi="Times New Roman" w:cs="Times New Roman"/>
        </w:rPr>
        <w:t xml:space="preserve"> indicates the average </w:t>
      </w:r>
      <w:r>
        <w:rPr>
          <w:rFonts w:ascii="Times New Roman" w:hAnsi="Times New Roman" w:cs="Times New Roman"/>
        </w:rPr>
        <w:t>5</w:t>
      </w:r>
      <w:r w:rsidRPr="005C669A">
        <w:rPr>
          <w:rFonts w:ascii="Times New Roman" w:hAnsi="Times New Roman" w:cs="Times New Roman"/>
        </w:rPr>
        <w:t>-year SSB</w:t>
      </w:r>
      <w:r w:rsidRPr="005C669A">
        <w:rPr>
          <w:rFonts w:ascii="Times New Roman" w:hAnsi="Times New Roman" w:cs="Times New Roman"/>
          <w:vertAlign w:val="subscript"/>
        </w:rPr>
        <w:t>0</w:t>
      </w:r>
      <w:r w:rsidRPr="005C669A">
        <w:rPr>
          <w:rFonts w:ascii="Times New Roman" w:hAnsi="Times New Roman" w:cs="Times New Roman"/>
        </w:rPr>
        <w:t xml:space="preserve"> estimate</w:t>
      </w:r>
      <w:r>
        <w:rPr>
          <w:rFonts w:ascii="Times New Roman" w:hAnsi="Times New Roman" w:cs="Times New Roman"/>
        </w:rPr>
        <w:t>,</w:t>
      </w:r>
      <w:r w:rsidRPr="005C669A">
        <w:rPr>
          <w:rFonts w:ascii="Times New Roman" w:hAnsi="Times New Roman" w:cs="Times New Roman"/>
        </w:rPr>
        <w:t xml:space="preserve"> 20%SSB</w:t>
      </w:r>
      <w:r w:rsidRPr="005C669A">
        <w:rPr>
          <w:rFonts w:ascii="Times New Roman" w:hAnsi="Times New Roman" w:cs="Times New Roman"/>
        </w:rPr>
        <w:softHyphen/>
      </w:r>
      <w:r w:rsidRPr="005C669A">
        <w:rPr>
          <w:rFonts w:ascii="Times New Roman" w:hAnsi="Times New Roman" w:cs="Times New Roman"/>
          <w:vertAlign w:val="subscript"/>
        </w:rPr>
        <w:t>(F=0)</w:t>
      </w:r>
      <w:r w:rsidRPr="005C669A">
        <w:rPr>
          <w:rFonts w:ascii="Times New Roman" w:hAnsi="Times New Roman" w:cs="Times New Roman"/>
        </w:rPr>
        <w:t xml:space="preserve"> is the associated reference point</w:t>
      </w:r>
      <w:r>
        <w:rPr>
          <w:rFonts w:ascii="Times New Roman" w:hAnsi="Times New Roman" w:cs="Times New Roman"/>
        </w:rPr>
        <w:t>, and MSY is the maximum sustainable yield reference point</w:t>
      </w:r>
      <w:r w:rsidRPr="005C669A">
        <w:rPr>
          <w:rFonts w:ascii="Times New Roman" w:hAnsi="Times New Roman" w:cs="Times New Roman"/>
        </w:rPr>
        <w:t>.</w:t>
      </w:r>
    </w:p>
    <w:tbl>
      <w:tblPr>
        <w:tblW w:w="4280" w:type="dxa"/>
        <w:jc w:val="center"/>
        <w:tblLook w:val="04A0" w:firstRow="1" w:lastRow="0" w:firstColumn="1" w:lastColumn="0" w:noHBand="0" w:noVBand="1"/>
      </w:tblPr>
      <w:tblGrid>
        <w:gridCol w:w="2820"/>
        <w:gridCol w:w="1460"/>
      </w:tblGrid>
      <w:tr w:rsidR="0092016A" w:rsidRPr="0092016A" w14:paraId="153FB52E" w14:textId="77777777" w:rsidTr="0092016A">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52D22DF" w14:textId="77777777"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2F9F81B4" w14:textId="77777777"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Estimate</w:t>
            </w:r>
          </w:p>
        </w:tc>
      </w:tr>
      <w:tr w:rsidR="0092016A" w:rsidRPr="0092016A" w14:paraId="60677222"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816509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20%SSB(F=0)</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1B1DC6F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0.53</w:t>
            </w:r>
          </w:p>
        </w:tc>
      </w:tr>
      <w:tr w:rsidR="0092016A" w:rsidRPr="0092016A" w14:paraId="4C3BB833"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B927237"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MSY</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3C34AF7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0.63</w:t>
            </w:r>
          </w:p>
        </w:tc>
      </w:tr>
      <w:tr w:rsidR="0092016A" w:rsidRPr="0092016A" w14:paraId="7F4E20DC"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A166C2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proofErr w:type="gramStart"/>
            <w:r w:rsidRPr="0092016A">
              <w:rPr>
                <w:rFonts w:ascii="Times New Roman" w:eastAsia="Times New Roman" w:hAnsi="Times New Roman" w:cs="Times New Roman"/>
                <w:color w:val="000000"/>
                <w:vertAlign w:val="subscript"/>
              </w:rPr>
              <w:t xml:space="preserve">2020 </w:t>
            </w:r>
            <w:r w:rsidRPr="0092016A">
              <w:rPr>
                <w:rFonts w:ascii="Times New Roman" w:eastAsia="Times New Roman" w:hAnsi="Times New Roman" w:cs="Times New Roman"/>
                <w:color w:val="000000"/>
              </w:rPr>
              <w:t xml:space="preserve"> (</w:t>
            </w:r>
            <w:proofErr w:type="gramEnd"/>
            <w:r w:rsidRPr="0092016A">
              <w:rPr>
                <w:rFonts w:ascii="Times New Roman" w:eastAsia="Times New Roman" w:hAnsi="Times New Roman" w:cs="Times New Roman"/>
                <w:color w:val="000000"/>
              </w:rPr>
              <w:t>age 1-10)</w:t>
            </w:r>
          </w:p>
        </w:tc>
        <w:tc>
          <w:tcPr>
            <w:tcW w:w="1460" w:type="dxa"/>
            <w:tcBorders>
              <w:top w:val="nil"/>
              <w:left w:val="nil"/>
              <w:bottom w:val="single" w:sz="8" w:space="0" w:color="auto"/>
              <w:right w:val="single" w:sz="8" w:space="0" w:color="auto"/>
            </w:tcBorders>
            <w:shd w:val="clear" w:color="auto" w:fill="auto"/>
            <w:vAlign w:val="center"/>
            <w:hideMark/>
          </w:tcPr>
          <w:p w14:paraId="3940A03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0.58</w:t>
            </w:r>
          </w:p>
        </w:tc>
      </w:tr>
      <w:tr w:rsidR="0092016A" w:rsidRPr="0092016A" w14:paraId="199BDFC0"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34F867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CE573E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0.68</w:t>
            </w:r>
          </w:p>
        </w:tc>
      </w:tr>
      <w:tr w:rsidR="0092016A" w:rsidRPr="0092016A" w14:paraId="632AC448"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BE38E2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33D08FD6"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18,600 mt</w:t>
            </w:r>
          </w:p>
        </w:tc>
      </w:tr>
      <w:tr w:rsidR="0092016A" w:rsidRPr="0092016A" w14:paraId="2F15057E"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AB8D931"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20%SSB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2071213E"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3,720 mt</w:t>
            </w:r>
          </w:p>
        </w:tc>
      </w:tr>
      <w:tr w:rsidR="0092016A" w:rsidRPr="0092016A" w14:paraId="5469FEFD"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4806E91"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5E1E8891"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2,920 mt</w:t>
            </w:r>
          </w:p>
        </w:tc>
      </w:tr>
      <w:tr w:rsidR="0092016A" w:rsidRPr="0092016A" w14:paraId="0728A0E0"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168015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0E08EAE9"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1,696 mt</w:t>
            </w:r>
          </w:p>
        </w:tc>
      </w:tr>
      <w:tr w:rsidR="0092016A" w:rsidRPr="0092016A" w14:paraId="64D1347C"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CB0612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558B8745"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1,359 mt</w:t>
            </w:r>
          </w:p>
        </w:tc>
      </w:tr>
      <w:tr w:rsidR="0092016A" w:rsidRPr="0092016A" w14:paraId="3EC5A30F"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8D771C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0C33EAD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14,814 mt</w:t>
            </w:r>
          </w:p>
        </w:tc>
      </w:tr>
      <w:tr w:rsidR="0092016A" w:rsidRPr="0092016A" w14:paraId="6B70129C"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F0D459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7B32EB0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14,924 mt</w:t>
            </w:r>
          </w:p>
        </w:tc>
      </w:tr>
      <w:tr w:rsidR="0092016A" w:rsidRPr="0092016A" w14:paraId="4B61F58B"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586D03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5FEE1329"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10,653 mt</w:t>
            </w:r>
          </w:p>
        </w:tc>
      </w:tr>
      <w:tr w:rsidR="0092016A" w:rsidRPr="0092016A" w14:paraId="2C6BB30F"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815B3AF"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439B006A"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22%</w:t>
            </w:r>
          </w:p>
        </w:tc>
      </w:tr>
      <w:tr w:rsidR="0092016A" w:rsidRPr="0092016A" w14:paraId="2FD19832"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AC1040A"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19C4D95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19%</w:t>
            </w:r>
          </w:p>
        </w:tc>
      </w:tr>
      <w:tr w:rsidR="0092016A" w:rsidRPr="0092016A" w14:paraId="3390A9C9"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6C8909B"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27604701"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44%</w:t>
            </w:r>
          </w:p>
        </w:tc>
      </w:tr>
      <w:tr w:rsidR="0092016A" w:rsidRPr="0092016A" w14:paraId="23AA192F"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FCE553E"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39A90178"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43%</w:t>
            </w:r>
          </w:p>
        </w:tc>
      </w:tr>
    </w:tbl>
    <w:p w14:paraId="4F94E994" w14:textId="77777777" w:rsidR="0092016A" w:rsidRPr="005C669A" w:rsidRDefault="0092016A" w:rsidP="0092016A">
      <w:pPr>
        <w:rPr>
          <w:rFonts w:ascii="Times New Roman" w:hAnsi="Times New Roman" w:cs="Times New Roman"/>
        </w:rPr>
      </w:pPr>
      <w:r>
        <w:rPr>
          <w:rFonts w:ascii="Times New Roman" w:hAnsi="Times New Roman" w:cs="Times New Roman"/>
        </w:rPr>
        <w:t>Table 11</w:t>
      </w:r>
      <w:r w:rsidRPr="005C669A">
        <w:rPr>
          <w:rFonts w:ascii="Times New Roman" w:hAnsi="Times New Roman" w:cs="Times New Roman"/>
        </w:rPr>
        <w:t>. Complete list of sensitivity runs conducted for the 202</w:t>
      </w:r>
      <w:r>
        <w:rPr>
          <w:rFonts w:ascii="Times New Roman" w:hAnsi="Times New Roman" w:cs="Times New Roman"/>
        </w:rPr>
        <w:t>3</w:t>
      </w:r>
      <w:r w:rsidRPr="005C669A">
        <w:rPr>
          <w:rFonts w:ascii="Times New Roman" w:hAnsi="Times New Roman" w:cs="Times New Roman"/>
        </w:rPr>
        <w:t xml:space="preserve"> stock assessment of North Pacific </w:t>
      </w:r>
      <w:r>
        <w:rPr>
          <w:rFonts w:ascii="Times New Roman" w:hAnsi="Times New Roman" w:cs="Times New Roman"/>
        </w:rPr>
        <w:t>swordfish</w:t>
      </w:r>
      <w:r w:rsidRPr="005C669A">
        <w:rPr>
          <w:rFonts w:ascii="Times New Roman" w:hAnsi="Times New Roman" w:cs="Times New Roman"/>
        </w:rPr>
        <w:t>.</w:t>
      </w:r>
    </w:p>
    <w:tbl>
      <w:tblPr>
        <w:tblW w:w="5000" w:type="pct"/>
        <w:tblLook w:val="04A0" w:firstRow="1" w:lastRow="0" w:firstColumn="1" w:lastColumn="0" w:noHBand="0" w:noVBand="1"/>
      </w:tblPr>
      <w:tblGrid>
        <w:gridCol w:w="650"/>
        <w:gridCol w:w="2403"/>
        <w:gridCol w:w="236"/>
        <w:gridCol w:w="6071"/>
      </w:tblGrid>
      <w:tr w:rsidR="0092016A" w:rsidRPr="0092016A" w14:paraId="06CA1673" w14:textId="77777777" w:rsidTr="0092016A">
        <w:trPr>
          <w:trHeight w:val="360"/>
        </w:trPr>
        <w:tc>
          <w:tcPr>
            <w:tcW w:w="347" w:type="pct"/>
            <w:tcBorders>
              <w:top w:val="single" w:sz="8" w:space="0" w:color="auto"/>
              <w:left w:val="nil"/>
              <w:bottom w:val="nil"/>
              <w:right w:val="nil"/>
            </w:tcBorders>
            <w:shd w:val="clear" w:color="auto" w:fill="auto"/>
            <w:vAlign w:val="center"/>
            <w:hideMark/>
          </w:tcPr>
          <w:p w14:paraId="1ED1B3E0"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RUN</w:t>
            </w:r>
          </w:p>
        </w:tc>
        <w:tc>
          <w:tcPr>
            <w:tcW w:w="1284" w:type="pct"/>
            <w:tcBorders>
              <w:top w:val="single" w:sz="8" w:space="0" w:color="auto"/>
              <w:left w:val="nil"/>
              <w:bottom w:val="nil"/>
              <w:right w:val="nil"/>
            </w:tcBorders>
            <w:shd w:val="clear" w:color="auto" w:fill="auto"/>
            <w:vAlign w:val="center"/>
            <w:hideMark/>
          </w:tcPr>
          <w:p w14:paraId="6DEE5B6F"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NAME</w:t>
            </w:r>
          </w:p>
        </w:tc>
        <w:tc>
          <w:tcPr>
            <w:tcW w:w="3369" w:type="pct"/>
            <w:gridSpan w:val="2"/>
            <w:tcBorders>
              <w:top w:val="single" w:sz="8" w:space="0" w:color="auto"/>
              <w:left w:val="nil"/>
              <w:bottom w:val="single" w:sz="8" w:space="0" w:color="auto"/>
              <w:right w:val="nil"/>
            </w:tcBorders>
            <w:shd w:val="clear" w:color="auto" w:fill="auto"/>
            <w:vAlign w:val="center"/>
            <w:hideMark/>
          </w:tcPr>
          <w:p w14:paraId="6C36A0F7" w14:textId="77777777" w:rsidR="0092016A" w:rsidRPr="0092016A" w:rsidRDefault="0092016A" w:rsidP="0092016A">
            <w:pPr>
              <w:spacing w:after="0"/>
              <w:jc w:val="center"/>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DESCRIPTION</w:t>
            </w:r>
          </w:p>
        </w:tc>
      </w:tr>
      <w:tr w:rsidR="0092016A" w:rsidRPr="0092016A" w14:paraId="57E3A214"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noWrap/>
            <w:vAlign w:val="center"/>
            <w:hideMark/>
          </w:tcPr>
          <w:p w14:paraId="11CBF0DA"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Natural Mortality</w:t>
            </w:r>
          </w:p>
        </w:tc>
      </w:tr>
      <w:tr w:rsidR="0092016A" w:rsidRPr="0092016A" w14:paraId="6FBCE1B0" w14:textId="77777777" w:rsidTr="0092016A">
        <w:trPr>
          <w:trHeight w:val="360"/>
        </w:trPr>
        <w:tc>
          <w:tcPr>
            <w:tcW w:w="347" w:type="pct"/>
            <w:tcBorders>
              <w:top w:val="nil"/>
              <w:left w:val="nil"/>
              <w:bottom w:val="nil"/>
              <w:right w:val="nil"/>
            </w:tcBorders>
            <w:shd w:val="clear" w:color="auto" w:fill="auto"/>
            <w:vAlign w:val="center"/>
            <w:hideMark/>
          </w:tcPr>
          <w:p w14:paraId="52CDACA9"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w:t>
            </w:r>
          </w:p>
        </w:tc>
        <w:tc>
          <w:tcPr>
            <w:tcW w:w="1284" w:type="pct"/>
            <w:tcBorders>
              <w:top w:val="nil"/>
              <w:left w:val="nil"/>
              <w:bottom w:val="nil"/>
              <w:right w:val="nil"/>
            </w:tcBorders>
            <w:shd w:val="clear" w:color="auto" w:fill="auto"/>
            <w:vAlign w:val="center"/>
            <w:hideMark/>
          </w:tcPr>
          <w:p w14:paraId="3765AF9A"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base_case_highM</w:t>
            </w:r>
            <w:proofErr w:type="spellEnd"/>
          </w:p>
        </w:tc>
        <w:tc>
          <w:tcPr>
            <w:tcW w:w="3369" w:type="pct"/>
            <w:gridSpan w:val="2"/>
            <w:tcBorders>
              <w:top w:val="nil"/>
              <w:left w:val="nil"/>
              <w:bottom w:val="nil"/>
              <w:right w:val="nil"/>
            </w:tcBorders>
            <w:shd w:val="clear" w:color="auto" w:fill="auto"/>
            <w:vAlign w:val="center"/>
            <w:hideMark/>
          </w:tcPr>
          <w:p w14:paraId="530E897A" w14:textId="77777777"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natural mortality rates are 10% lower than in the base case </w:t>
            </w:r>
          </w:p>
        </w:tc>
      </w:tr>
      <w:tr w:rsidR="0092016A" w:rsidRPr="0092016A" w14:paraId="36978620"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3C2B0B02"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2</w:t>
            </w:r>
          </w:p>
        </w:tc>
        <w:tc>
          <w:tcPr>
            <w:tcW w:w="1284" w:type="pct"/>
            <w:tcBorders>
              <w:top w:val="nil"/>
              <w:left w:val="nil"/>
              <w:bottom w:val="single" w:sz="8" w:space="0" w:color="auto"/>
              <w:right w:val="nil"/>
            </w:tcBorders>
            <w:shd w:val="clear" w:color="auto" w:fill="auto"/>
            <w:vAlign w:val="center"/>
            <w:hideMark/>
          </w:tcPr>
          <w:p w14:paraId="5A521F1F"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base_case_lowM</w:t>
            </w:r>
            <w:proofErr w:type="spellEnd"/>
          </w:p>
        </w:tc>
        <w:tc>
          <w:tcPr>
            <w:tcW w:w="3369" w:type="pct"/>
            <w:gridSpan w:val="2"/>
            <w:tcBorders>
              <w:top w:val="nil"/>
              <w:left w:val="nil"/>
              <w:bottom w:val="nil"/>
              <w:right w:val="nil"/>
            </w:tcBorders>
            <w:shd w:val="clear" w:color="auto" w:fill="auto"/>
            <w:vAlign w:val="center"/>
            <w:hideMark/>
          </w:tcPr>
          <w:p w14:paraId="1B80C879" w14:textId="77777777"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natural mortality rates are 10% higher than in the base case</w:t>
            </w:r>
          </w:p>
        </w:tc>
      </w:tr>
      <w:tr w:rsidR="0092016A" w:rsidRPr="0092016A" w14:paraId="4319F758"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6E014DFE"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Stock-Recruitment Steepness</w:t>
            </w:r>
          </w:p>
        </w:tc>
      </w:tr>
      <w:tr w:rsidR="0092016A" w:rsidRPr="0092016A" w14:paraId="7DE6DA47" w14:textId="77777777" w:rsidTr="0092016A">
        <w:trPr>
          <w:trHeight w:val="360"/>
        </w:trPr>
        <w:tc>
          <w:tcPr>
            <w:tcW w:w="347" w:type="pct"/>
            <w:tcBorders>
              <w:top w:val="nil"/>
              <w:left w:val="nil"/>
              <w:bottom w:val="nil"/>
              <w:right w:val="nil"/>
            </w:tcBorders>
            <w:shd w:val="clear" w:color="auto" w:fill="auto"/>
            <w:vAlign w:val="center"/>
            <w:hideMark/>
          </w:tcPr>
          <w:p w14:paraId="5632BE5D"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3</w:t>
            </w:r>
          </w:p>
        </w:tc>
        <w:tc>
          <w:tcPr>
            <w:tcW w:w="1284" w:type="pct"/>
            <w:tcBorders>
              <w:top w:val="nil"/>
              <w:left w:val="nil"/>
              <w:bottom w:val="nil"/>
              <w:right w:val="nil"/>
            </w:tcBorders>
            <w:shd w:val="clear" w:color="auto" w:fill="auto"/>
            <w:vAlign w:val="center"/>
            <w:hideMark/>
          </w:tcPr>
          <w:p w14:paraId="73BDD5F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base_case_h070</w:t>
            </w:r>
          </w:p>
        </w:tc>
        <w:tc>
          <w:tcPr>
            <w:tcW w:w="3369" w:type="pct"/>
            <w:gridSpan w:val="2"/>
            <w:tcBorders>
              <w:top w:val="nil"/>
              <w:left w:val="nil"/>
              <w:bottom w:val="nil"/>
              <w:right w:val="nil"/>
            </w:tcBorders>
            <w:shd w:val="clear" w:color="auto" w:fill="auto"/>
            <w:vAlign w:val="center"/>
            <w:hideMark/>
          </w:tcPr>
          <w:p w14:paraId="54C753C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h=0.70</w:t>
            </w:r>
          </w:p>
        </w:tc>
      </w:tr>
      <w:tr w:rsidR="0092016A" w:rsidRPr="0092016A" w14:paraId="513FC726" w14:textId="77777777" w:rsidTr="0092016A">
        <w:trPr>
          <w:trHeight w:val="360"/>
        </w:trPr>
        <w:tc>
          <w:tcPr>
            <w:tcW w:w="347" w:type="pct"/>
            <w:tcBorders>
              <w:top w:val="nil"/>
              <w:left w:val="nil"/>
              <w:bottom w:val="nil"/>
              <w:right w:val="nil"/>
            </w:tcBorders>
            <w:shd w:val="clear" w:color="auto" w:fill="auto"/>
            <w:vAlign w:val="center"/>
            <w:hideMark/>
          </w:tcPr>
          <w:p w14:paraId="1C50CAD5"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4</w:t>
            </w:r>
          </w:p>
        </w:tc>
        <w:tc>
          <w:tcPr>
            <w:tcW w:w="1284" w:type="pct"/>
            <w:tcBorders>
              <w:top w:val="nil"/>
              <w:left w:val="nil"/>
              <w:bottom w:val="nil"/>
              <w:right w:val="nil"/>
            </w:tcBorders>
            <w:shd w:val="clear" w:color="auto" w:fill="auto"/>
            <w:vAlign w:val="center"/>
            <w:hideMark/>
          </w:tcPr>
          <w:p w14:paraId="62821CB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base_case_h081</w:t>
            </w:r>
          </w:p>
        </w:tc>
        <w:tc>
          <w:tcPr>
            <w:tcW w:w="3369" w:type="pct"/>
            <w:gridSpan w:val="2"/>
            <w:tcBorders>
              <w:top w:val="nil"/>
              <w:left w:val="nil"/>
              <w:bottom w:val="nil"/>
              <w:right w:val="nil"/>
            </w:tcBorders>
            <w:shd w:val="clear" w:color="auto" w:fill="auto"/>
            <w:vAlign w:val="center"/>
            <w:hideMark/>
          </w:tcPr>
          <w:p w14:paraId="3494F31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h=0.81</w:t>
            </w:r>
          </w:p>
        </w:tc>
      </w:tr>
      <w:tr w:rsidR="0092016A" w:rsidRPr="0092016A" w14:paraId="3B254717"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16C7E34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5</w:t>
            </w:r>
          </w:p>
        </w:tc>
        <w:tc>
          <w:tcPr>
            <w:tcW w:w="1284" w:type="pct"/>
            <w:tcBorders>
              <w:top w:val="nil"/>
              <w:left w:val="nil"/>
              <w:bottom w:val="single" w:sz="8" w:space="0" w:color="auto"/>
              <w:right w:val="nil"/>
            </w:tcBorders>
            <w:shd w:val="clear" w:color="auto" w:fill="auto"/>
            <w:vAlign w:val="center"/>
            <w:hideMark/>
          </w:tcPr>
          <w:p w14:paraId="0D6813C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base_case_h099</w:t>
            </w:r>
          </w:p>
        </w:tc>
        <w:tc>
          <w:tcPr>
            <w:tcW w:w="3369" w:type="pct"/>
            <w:gridSpan w:val="2"/>
            <w:tcBorders>
              <w:top w:val="nil"/>
              <w:left w:val="nil"/>
              <w:bottom w:val="nil"/>
              <w:right w:val="nil"/>
            </w:tcBorders>
            <w:shd w:val="clear" w:color="auto" w:fill="auto"/>
            <w:vAlign w:val="center"/>
            <w:hideMark/>
          </w:tcPr>
          <w:p w14:paraId="6CCACCF2"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higher steepness with h=0.99 </w:t>
            </w:r>
          </w:p>
        </w:tc>
      </w:tr>
      <w:tr w:rsidR="0092016A" w:rsidRPr="0092016A" w14:paraId="4AA9E2D1"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20251BD8"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Growth Curves</w:t>
            </w:r>
          </w:p>
        </w:tc>
      </w:tr>
      <w:tr w:rsidR="0092016A" w:rsidRPr="0092016A" w14:paraId="5B811A3C" w14:textId="77777777" w:rsidTr="0092016A">
        <w:trPr>
          <w:trHeight w:val="360"/>
        </w:trPr>
        <w:tc>
          <w:tcPr>
            <w:tcW w:w="347" w:type="pct"/>
            <w:tcBorders>
              <w:top w:val="nil"/>
              <w:left w:val="nil"/>
              <w:bottom w:val="nil"/>
              <w:right w:val="nil"/>
            </w:tcBorders>
            <w:shd w:val="clear" w:color="auto" w:fill="auto"/>
            <w:vAlign w:val="center"/>
            <w:hideMark/>
          </w:tcPr>
          <w:p w14:paraId="726F525A"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6</w:t>
            </w:r>
          </w:p>
        </w:tc>
        <w:tc>
          <w:tcPr>
            <w:tcW w:w="1284" w:type="pct"/>
            <w:tcBorders>
              <w:top w:val="nil"/>
              <w:left w:val="nil"/>
              <w:bottom w:val="nil"/>
              <w:right w:val="nil"/>
            </w:tcBorders>
            <w:shd w:val="clear" w:color="auto" w:fill="auto"/>
            <w:vAlign w:val="center"/>
            <w:hideMark/>
          </w:tcPr>
          <w:p w14:paraId="33B72C26"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base_case_large_Amax</w:t>
            </w:r>
            <w:proofErr w:type="spellEnd"/>
            <w:r w:rsidRPr="0092016A">
              <w:rPr>
                <w:rFonts w:ascii="Times New Roman" w:eastAsia="Times New Roman" w:hAnsi="Times New Roman" w:cs="Times New Roman"/>
                <w:color w:val="000000"/>
                <w:sz w:val="20"/>
                <w:szCs w:val="20"/>
              </w:rPr>
              <w:t xml:space="preserve"> </w:t>
            </w:r>
          </w:p>
        </w:tc>
        <w:tc>
          <w:tcPr>
            <w:tcW w:w="3369" w:type="pct"/>
            <w:gridSpan w:val="2"/>
            <w:tcBorders>
              <w:top w:val="nil"/>
              <w:left w:val="nil"/>
              <w:bottom w:val="nil"/>
              <w:right w:val="nil"/>
            </w:tcBorders>
            <w:shd w:val="clear" w:color="auto" w:fill="auto"/>
            <w:vAlign w:val="center"/>
            <w:hideMark/>
          </w:tcPr>
          <w:p w14:paraId="1525858C"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 with a 10% larger maximum size for each sex. </w:t>
            </w:r>
          </w:p>
        </w:tc>
      </w:tr>
      <w:tr w:rsidR="0092016A" w:rsidRPr="0092016A" w14:paraId="2CAE7A62"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02D8497D"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7</w:t>
            </w:r>
          </w:p>
        </w:tc>
        <w:tc>
          <w:tcPr>
            <w:tcW w:w="1284" w:type="pct"/>
            <w:tcBorders>
              <w:top w:val="nil"/>
              <w:left w:val="nil"/>
              <w:bottom w:val="single" w:sz="8" w:space="0" w:color="auto"/>
              <w:right w:val="nil"/>
            </w:tcBorders>
            <w:shd w:val="clear" w:color="auto" w:fill="auto"/>
            <w:vAlign w:val="center"/>
            <w:hideMark/>
          </w:tcPr>
          <w:p w14:paraId="3E880425"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base_case_Sun_Growth</w:t>
            </w:r>
            <w:proofErr w:type="spellEnd"/>
            <w:r w:rsidRPr="0092016A">
              <w:rPr>
                <w:rFonts w:ascii="Times New Roman" w:eastAsia="Times New Roman" w:hAnsi="Times New Roman" w:cs="Times New Roman"/>
                <w:color w:val="000000"/>
                <w:sz w:val="20"/>
                <w:szCs w:val="20"/>
              </w:rPr>
              <w:t xml:space="preserve"> </w:t>
            </w:r>
          </w:p>
        </w:tc>
        <w:tc>
          <w:tcPr>
            <w:tcW w:w="3369" w:type="pct"/>
            <w:gridSpan w:val="2"/>
            <w:tcBorders>
              <w:top w:val="nil"/>
              <w:left w:val="nil"/>
              <w:bottom w:val="single" w:sz="8" w:space="0" w:color="auto"/>
              <w:right w:val="nil"/>
            </w:tcBorders>
            <w:shd w:val="clear" w:color="auto" w:fill="auto"/>
            <w:vAlign w:val="center"/>
            <w:hideMark/>
          </w:tcPr>
          <w:p w14:paraId="0313E11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curves using growth parameters from Sun et al. (2002) </w:t>
            </w:r>
          </w:p>
        </w:tc>
      </w:tr>
      <w:tr w:rsidR="0092016A" w:rsidRPr="0092016A" w14:paraId="731A6287"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3C99CB55"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Maturity Ogive</w:t>
            </w:r>
          </w:p>
        </w:tc>
      </w:tr>
      <w:tr w:rsidR="0092016A" w:rsidRPr="0092016A" w14:paraId="600797E7" w14:textId="77777777" w:rsidTr="0092016A">
        <w:trPr>
          <w:trHeight w:val="360"/>
        </w:trPr>
        <w:tc>
          <w:tcPr>
            <w:tcW w:w="347" w:type="pct"/>
            <w:tcBorders>
              <w:top w:val="nil"/>
              <w:left w:val="nil"/>
              <w:bottom w:val="nil"/>
              <w:right w:val="nil"/>
            </w:tcBorders>
            <w:shd w:val="clear" w:color="auto" w:fill="auto"/>
            <w:vAlign w:val="center"/>
            <w:hideMark/>
          </w:tcPr>
          <w:p w14:paraId="5642CF6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8</w:t>
            </w:r>
          </w:p>
        </w:tc>
        <w:tc>
          <w:tcPr>
            <w:tcW w:w="1284" w:type="pct"/>
            <w:tcBorders>
              <w:top w:val="nil"/>
              <w:left w:val="nil"/>
              <w:bottom w:val="nil"/>
              <w:right w:val="nil"/>
            </w:tcBorders>
            <w:shd w:val="clear" w:color="auto" w:fill="auto"/>
            <w:vAlign w:val="center"/>
            <w:hideMark/>
          </w:tcPr>
          <w:p w14:paraId="5C1B6DB8"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base_case_high_L50</w:t>
            </w:r>
          </w:p>
        </w:tc>
        <w:tc>
          <w:tcPr>
            <w:tcW w:w="3369" w:type="pct"/>
            <w:gridSpan w:val="2"/>
            <w:tcBorders>
              <w:top w:val="nil"/>
              <w:left w:val="nil"/>
              <w:bottom w:val="nil"/>
              <w:right w:val="nil"/>
            </w:tcBorders>
            <w:shd w:val="clear" w:color="auto" w:fill="auto"/>
            <w:vAlign w:val="center"/>
            <w:hideMark/>
          </w:tcPr>
          <w:p w14:paraId="234D1AB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higher than base case</w:t>
            </w:r>
          </w:p>
        </w:tc>
      </w:tr>
      <w:tr w:rsidR="0092016A" w:rsidRPr="0092016A" w14:paraId="60082CB9" w14:textId="77777777" w:rsidTr="0092016A">
        <w:trPr>
          <w:trHeight w:val="360"/>
        </w:trPr>
        <w:tc>
          <w:tcPr>
            <w:tcW w:w="347" w:type="pct"/>
            <w:tcBorders>
              <w:top w:val="nil"/>
              <w:left w:val="nil"/>
              <w:bottom w:val="nil"/>
              <w:right w:val="nil"/>
            </w:tcBorders>
            <w:shd w:val="clear" w:color="auto" w:fill="auto"/>
            <w:vAlign w:val="center"/>
            <w:hideMark/>
          </w:tcPr>
          <w:p w14:paraId="1E5B718E"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9</w:t>
            </w:r>
          </w:p>
        </w:tc>
        <w:tc>
          <w:tcPr>
            <w:tcW w:w="1284" w:type="pct"/>
            <w:tcBorders>
              <w:top w:val="nil"/>
              <w:left w:val="nil"/>
              <w:bottom w:val="nil"/>
              <w:right w:val="nil"/>
            </w:tcBorders>
            <w:shd w:val="clear" w:color="auto" w:fill="auto"/>
            <w:vAlign w:val="center"/>
            <w:hideMark/>
          </w:tcPr>
          <w:p w14:paraId="352018F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base_case_low_L50</w:t>
            </w:r>
          </w:p>
        </w:tc>
        <w:tc>
          <w:tcPr>
            <w:tcW w:w="3369" w:type="pct"/>
            <w:gridSpan w:val="2"/>
            <w:tcBorders>
              <w:top w:val="nil"/>
              <w:left w:val="nil"/>
              <w:bottom w:val="nil"/>
              <w:right w:val="nil"/>
            </w:tcBorders>
            <w:shd w:val="clear" w:color="auto" w:fill="auto"/>
            <w:vAlign w:val="center"/>
            <w:hideMark/>
          </w:tcPr>
          <w:p w14:paraId="2B6BC242"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lower than base case</w:t>
            </w:r>
          </w:p>
        </w:tc>
      </w:tr>
      <w:tr w:rsidR="0092016A" w:rsidRPr="0092016A" w14:paraId="7B2274B6"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34A8B1BD"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10</w:t>
            </w:r>
          </w:p>
        </w:tc>
        <w:tc>
          <w:tcPr>
            <w:tcW w:w="1284" w:type="pct"/>
            <w:tcBorders>
              <w:top w:val="nil"/>
              <w:left w:val="nil"/>
              <w:bottom w:val="single" w:sz="8" w:space="0" w:color="auto"/>
              <w:right w:val="nil"/>
            </w:tcBorders>
            <w:shd w:val="clear" w:color="auto" w:fill="auto"/>
            <w:vAlign w:val="center"/>
            <w:hideMark/>
          </w:tcPr>
          <w:p w14:paraId="46B7752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base_case_Wang2003</w:t>
            </w:r>
          </w:p>
        </w:tc>
        <w:tc>
          <w:tcPr>
            <w:tcW w:w="3369" w:type="pct"/>
            <w:gridSpan w:val="2"/>
            <w:tcBorders>
              <w:top w:val="nil"/>
              <w:left w:val="nil"/>
              <w:bottom w:val="single" w:sz="8" w:space="0" w:color="auto"/>
              <w:right w:val="nil"/>
            </w:tcBorders>
            <w:shd w:val="clear" w:color="auto" w:fill="auto"/>
            <w:vAlign w:val="center"/>
            <w:hideMark/>
          </w:tcPr>
          <w:p w14:paraId="07163CA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maturity ogives with converted L50 from Wang et al. (2003) </w:t>
            </w:r>
          </w:p>
        </w:tc>
      </w:tr>
      <w:tr w:rsidR="0092016A" w:rsidRPr="0092016A" w14:paraId="1D9034F3"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73E46F56"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catch assumption</w:t>
            </w:r>
          </w:p>
        </w:tc>
      </w:tr>
      <w:tr w:rsidR="0092016A" w:rsidRPr="0092016A" w14:paraId="7EF41C96" w14:textId="77777777" w:rsidTr="0092016A">
        <w:trPr>
          <w:trHeight w:val="360"/>
        </w:trPr>
        <w:tc>
          <w:tcPr>
            <w:tcW w:w="347" w:type="pct"/>
            <w:tcBorders>
              <w:top w:val="nil"/>
              <w:left w:val="nil"/>
              <w:bottom w:val="nil"/>
              <w:right w:val="nil"/>
            </w:tcBorders>
            <w:shd w:val="clear" w:color="auto" w:fill="auto"/>
            <w:vAlign w:val="center"/>
            <w:hideMark/>
          </w:tcPr>
          <w:p w14:paraId="404C07B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11</w:t>
            </w:r>
          </w:p>
        </w:tc>
        <w:tc>
          <w:tcPr>
            <w:tcW w:w="1284" w:type="pct"/>
            <w:tcBorders>
              <w:top w:val="nil"/>
              <w:left w:val="nil"/>
              <w:bottom w:val="nil"/>
              <w:right w:val="nil"/>
            </w:tcBorders>
            <w:shd w:val="clear" w:color="auto" w:fill="auto"/>
            <w:vAlign w:val="center"/>
            <w:hideMark/>
          </w:tcPr>
          <w:p w14:paraId="3FD21070"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Drop_VNCN_catch</w:t>
            </w:r>
            <w:proofErr w:type="spellEnd"/>
          </w:p>
        </w:tc>
        <w:tc>
          <w:tcPr>
            <w:tcW w:w="3369" w:type="pct"/>
            <w:gridSpan w:val="2"/>
            <w:tcBorders>
              <w:top w:val="nil"/>
              <w:left w:val="nil"/>
              <w:bottom w:val="nil"/>
              <w:right w:val="nil"/>
            </w:tcBorders>
            <w:shd w:val="clear" w:color="auto" w:fill="auto"/>
            <w:vAlign w:val="center"/>
            <w:hideMark/>
          </w:tcPr>
          <w:p w14:paraId="78CD81A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Drop the Vanuatu and Chinese catch</w:t>
            </w:r>
          </w:p>
        </w:tc>
      </w:tr>
      <w:tr w:rsidR="0092016A" w:rsidRPr="0092016A" w14:paraId="416634D9" w14:textId="77777777" w:rsidTr="0092016A">
        <w:trPr>
          <w:trHeight w:val="360"/>
        </w:trPr>
        <w:tc>
          <w:tcPr>
            <w:tcW w:w="347" w:type="pct"/>
            <w:tcBorders>
              <w:top w:val="nil"/>
              <w:left w:val="nil"/>
              <w:bottom w:val="nil"/>
              <w:right w:val="nil"/>
            </w:tcBorders>
            <w:shd w:val="clear" w:color="auto" w:fill="auto"/>
            <w:vAlign w:val="center"/>
            <w:hideMark/>
          </w:tcPr>
          <w:p w14:paraId="75F9B1C8"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12</w:t>
            </w:r>
          </w:p>
        </w:tc>
        <w:tc>
          <w:tcPr>
            <w:tcW w:w="1284" w:type="pct"/>
            <w:tcBorders>
              <w:top w:val="nil"/>
              <w:left w:val="nil"/>
              <w:bottom w:val="nil"/>
              <w:right w:val="nil"/>
            </w:tcBorders>
            <w:shd w:val="clear" w:color="auto" w:fill="auto"/>
            <w:vAlign w:val="center"/>
            <w:hideMark/>
          </w:tcPr>
          <w:p w14:paraId="07263946"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NP_all_catch</w:t>
            </w:r>
            <w:proofErr w:type="spellEnd"/>
          </w:p>
        </w:tc>
        <w:tc>
          <w:tcPr>
            <w:tcW w:w="3369" w:type="pct"/>
            <w:gridSpan w:val="2"/>
            <w:tcBorders>
              <w:top w:val="nil"/>
              <w:left w:val="nil"/>
              <w:bottom w:val="nil"/>
              <w:right w:val="nil"/>
            </w:tcBorders>
            <w:shd w:val="clear" w:color="auto" w:fill="auto"/>
            <w:vAlign w:val="center"/>
            <w:hideMark/>
          </w:tcPr>
          <w:p w14:paraId="606FF065"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catches in North Pacific Ocean</w:t>
            </w:r>
          </w:p>
        </w:tc>
      </w:tr>
      <w:tr w:rsidR="0092016A" w:rsidRPr="0092016A" w14:paraId="1566C3B1"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090640BA"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13</w:t>
            </w:r>
          </w:p>
        </w:tc>
        <w:tc>
          <w:tcPr>
            <w:tcW w:w="1284" w:type="pct"/>
            <w:tcBorders>
              <w:top w:val="nil"/>
              <w:left w:val="nil"/>
              <w:bottom w:val="single" w:sz="8" w:space="0" w:color="auto"/>
              <w:right w:val="nil"/>
            </w:tcBorders>
            <w:shd w:val="clear" w:color="auto" w:fill="auto"/>
            <w:vAlign w:val="center"/>
            <w:hideMark/>
          </w:tcPr>
          <w:p w14:paraId="4FEDD585" w14:textId="77777777" w:rsidR="0092016A" w:rsidRPr="0092016A" w:rsidRDefault="0092016A" w:rsidP="0092016A">
            <w:pPr>
              <w:spacing w:after="0"/>
              <w:rPr>
                <w:rFonts w:ascii="Times New Roman" w:eastAsia="Times New Roman" w:hAnsi="Times New Roman" w:cs="Times New Roman"/>
                <w:color w:val="000000"/>
                <w:sz w:val="20"/>
                <w:szCs w:val="20"/>
              </w:rPr>
            </w:pPr>
            <w:proofErr w:type="gramStart"/>
            <w:r w:rsidRPr="0092016A">
              <w:rPr>
                <w:rFonts w:ascii="Times New Roman" w:eastAsia="Times New Roman" w:hAnsi="Times New Roman" w:cs="Times New Roman"/>
                <w:color w:val="000000"/>
                <w:sz w:val="20"/>
                <w:szCs w:val="20"/>
              </w:rPr>
              <w:t>Orphan  catch</w:t>
            </w:r>
            <w:proofErr w:type="gramEnd"/>
          </w:p>
        </w:tc>
        <w:tc>
          <w:tcPr>
            <w:tcW w:w="3369" w:type="pct"/>
            <w:gridSpan w:val="2"/>
            <w:tcBorders>
              <w:top w:val="nil"/>
              <w:left w:val="nil"/>
              <w:bottom w:val="nil"/>
              <w:right w:val="nil"/>
            </w:tcBorders>
            <w:shd w:val="clear" w:color="auto" w:fill="auto"/>
            <w:vAlign w:val="center"/>
            <w:hideMark/>
          </w:tcPr>
          <w:p w14:paraId="722520C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the catch of unclaimed area between 3 Pacific sword fish stocks</w:t>
            </w:r>
          </w:p>
        </w:tc>
      </w:tr>
      <w:tr w:rsidR="0092016A" w:rsidRPr="0092016A" w14:paraId="73A8F269"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226E11AE"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model setting assumption</w:t>
            </w:r>
          </w:p>
        </w:tc>
      </w:tr>
      <w:tr w:rsidR="0092016A" w:rsidRPr="0092016A" w14:paraId="52E72E01" w14:textId="77777777" w:rsidTr="0092016A">
        <w:trPr>
          <w:trHeight w:val="360"/>
        </w:trPr>
        <w:tc>
          <w:tcPr>
            <w:tcW w:w="347" w:type="pct"/>
            <w:tcBorders>
              <w:top w:val="nil"/>
              <w:left w:val="nil"/>
              <w:bottom w:val="nil"/>
              <w:right w:val="nil"/>
            </w:tcBorders>
            <w:shd w:val="clear" w:color="auto" w:fill="auto"/>
            <w:vAlign w:val="center"/>
            <w:hideMark/>
          </w:tcPr>
          <w:p w14:paraId="33689AC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14</w:t>
            </w:r>
          </w:p>
        </w:tc>
        <w:tc>
          <w:tcPr>
            <w:tcW w:w="1284" w:type="pct"/>
            <w:tcBorders>
              <w:top w:val="nil"/>
              <w:left w:val="nil"/>
              <w:bottom w:val="nil"/>
              <w:right w:val="nil"/>
            </w:tcBorders>
            <w:shd w:val="clear" w:color="auto" w:fill="auto"/>
            <w:vAlign w:val="center"/>
            <w:hideMark/>
          </w:tcPr>
          <w:p w14:paraId="4F07C9FF" w14:textId="77777777" w:rsidR="0092016A" w:rsidRPr="0092016A" w:rsidRDefault="0092016A" w:rsidP="0092016A">
            <w:pPr>
              <w:spacing w:after="0"/>
              <w:rPr>
                <w:rFonts w:ascii="Times New Roman" w:eastAsia="Times New Roman" w:hAnsi="Times New Roman" w:cs="Times New Roman"/>
                <w:color w:val="000000"/>
                <w:sz w:val="20"/>
                <w:szCs w:val="20"/>
              </w:rPr>
            </w:pPr>
            <w:proofErr w:type="gramStart"/>
            <w:r w:rsidRPr="0092016A">
              <w:rPr>
                <w:rFonts w:ascii="Times New Roman" w:eastAsia="Times New Roman" w:hAnsi="Times New Roman" w:cs="Times New Roman"/>
                <w:color w:val="000000"/>
                <w:sz w:val="20"/>
                <w:szCs w:val="20"/>
              </w:rPr>
              <w:t>Change  Amin</w:t>
            </w:r>
            <w:proofErr w:type="gramEnd"/>
            <w:r w:rsidRPr="0092016A">
              <w:rPr>
                <w:rFonts w:ascii="Times New Roman" w:eastAsia="Times New Roman" w:hAnsi="Times New Roman" w:cs="Times New Roman"/>
                <w:color w:val="000000"/>
                <w:sz w:val="20"/>
                <w:szCs w:val="20"/>
              </w:rPr>
              <w:t xml:space="preserve"> to 1.0</w:t>
            </w:r>
          </w:p>
        </w:tc>
        <w:tc>
          <w:tcPr>
            <w:tcW w:w="3369" w:type="pct"/>
            <w:gridSpan w:val="2"/>
            <w:tcBorders>
              <w:top w:val="nil"/>
              <w:left w:val="nil"/>
              <w:bottom w:val="nil"/>
              <w:right w:val="nil"/>
            </w:tcBorders>
            <w:shd w:val="clear" w:color="auto" w:fill="auto"/>
            <w:vAlign w:val="center"/>
            <w:hideMark/>
          </w:tcPr>
          <w:p w14:paraId="78DD0A75"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setting of Amin</w:t>
            </w:r>
          </w:p>
        </w:tc>
      </w:tr>
      <w:tr w:rsidR="0092016A" w:rsidRPr="0092016A" w14:paraId="214E53FC" w14:textId="77777777" w:rsidTr="0092016A">
        <w:trPr>
          <w:trHeight w:val="360"/>
        </w:trPr>
        <w:tc>
          <w:tcPr>
            <w:tcW w:w="347" w:type="pct"/>
            <w:tcBorders>
              <w:top w:val="nil"/>
              <w:left w:val="nil"/>
              <w:bottom w:val="nil"/>
              <w:right w:val="nil"/>
            </w:tcBorders>
            <w:shd w:val="clear" w:color="auto" w:fill="auto"/>
            <w:vAlign w:val="center"/>
            <w:hideMark/>
          </w:tcPr>
          <w:p w14:paraId="09DCADD0"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15</w:t>
            </w:r>
          </w:p>
        </w:tc>
        <w:tc>
          <w:tcPr>
            <w:tcW w:w="1284" w:type="pct"/>
            <w:tcBorders>
              <w:top w:val="nil"/>
              <w:left w:val="nil"/>
              <w:bottom w:val="nil"/>
              <w:right w:val="nil"/>
            </w:tcBorders>
            <w:shd w:val="clear" w:color="auto" w:fill="auto"/>
            <w:vAlign w:val="center"/>
            <w:hideMark/>
          </w:tcPr>
          <w:p w14:paraId="7204C90B"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Fit to S6</w:t>
            </w:r>
          </w:p>
        </w:tc>
        <w:tc>
          <w:tcPr>
            <w:tcW w:w="3369" w:type="pct"/>
            <w:gridSpan w:val="2"/>
            <w:tcBorders>
              <w:top w:val="nil"/>
              <w:left w:val="nil"/>
              <w:bottom w:val="nil"/>
              <w:right w:val="nil"/>
            </w:tcBorders>
            <w:shd w:val="clear" w:color="auto" w:fill="auto"/>
            <w:vAlign w:val="center"/>
            <w:hideMark/>
          </w:tcPr>
          <w:p w14:paraId="3CA1ABF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Lambda of US Deep CPUE change to 0 </w:t>
            </w:r>
          </w:p>
        </w:tc>
      </w:tr>
      <w:tr w:rsidR="0092016A" w:rsidRPr="0092016A" w14:paraId="630A5BA7" w14:textId="77777777" w:rsidTr="0092016A">
        <w:trPr>
          <w:trHeight w:val="360"/>
        </w:trPr>
        <w:tc>
          <w:tcPr>
            <w:tcW w:w="347" w:type="pct"/>
            <w:tcBorders>
              <w:top w:val="nil"/>
              <w:left w:val="nil"/>
              <w:bottom w:val="nil"/>
              <w:right w:val="nil"/>
            </w:tcBorders>
            <w:shd w:val="clear" w:color="auto" w:fill="auto"/>
            <w:vAlign w:val="center"/>
            <w:hideMark/>
          </w:tcPr>
          <w:p w14:paraId="54F8A1B1"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16</w:t>
            </w:r>
          </w:p>
        </w:tc>
        <w:tc>
          <w:tcPr>
            <w:tcW w:w="1284" w:type="pct"/>
            <w:tcBorders>
              <w:top w:val="nil"/>
              <w:left w:val="nil"/>
              <w:bottom w:val="nil"/>
              <w:right w:val="nil"/>
            </w:tcBorders>
            <w:shd w:val="clear" w:color="auto" w:fill="auto"/>
            <w:vAlign w:val="center"/>
            <w:hideMark/>
          </w:tcPr>
          <w:p w14:paraId="615FF78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TW</w:t>
            </w:r>
          </w:p>
        </w:tc>
        <w:tc>
          <w:tcPr>
            <w:tcW w:w="3369" w:type="pct"/>
            <w:gridSpan w:val="2"/>
            <w:tcBorders>
              <w:top w:val="nil"/>
              <w:left w:val="nil"/>
              <w:bottom w:val="nil"/>
              <w:right w:val="nil"/>
            </w:tcBorders>
            <w:shd w:val="clear" w:color="auto" w:fill="auto"/>
            <w:vAlign w:val="center"/>
            <w:hideMark/>
          </w:tcPr>
          <w:p w14:paraId="39A7523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Taiwanese to double normal</w:t>
            </w:r>
          </w:p>
        </w:tc>
      </w:tr>
      <w:tr w:rsidR="0092016A" w:rsidRPr="0092016A" w14:paraId="62191721" w14:textId="77777777" w:rsidTr="0092016A">
        <w:trPr>
          <w:trHeight w:val="360"/>
        </w:trPr>
        <w:tc>
          <w:tcPr>
            <w:tcW w:w="347" w:type="pct"/>
            <w:tcBorders>
              <w:top w:val="nil"/>
              <w:left w:val="nil"/>
              <w:bottom w:val="nil"/>
              <w:right w:val="nil"/>
            </w:tcBorders>
            <w:shd w:val="clear" w:color="auto" w:fill="auto"/>
            <w:vAlign w:val="center"/>
            <w:hideMark/>
          </w:tcPr>
          <w:p w14:paraId="1F6AF4AE"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17</w:t>
            </w:r>
          </w:p>
        </w:tc>
        <w:tc>
          <w:tcPr>
            <w:tcW w:w="1284" w:type="pct"/>
            <w:tcBorders>
              <w:top w:val="nil"/>
              <w:left w:val="nil"/>
              <w:bottom w:val="nil"/>
              <w:right w:val="nil"/>
            </w:tcBorders>
            <w:shd w:val="clear" w:color="auto" w:fill="auto"/>
            <w:vAlign w:val="center"/>
            <w:hideMark/>
          </w:tcPr>
          <w:p w14:paraId="653976F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Add F9 of size data</w:t>
            </w:r>
          </w:p>
        </w:tc>
        <w:tc>
          <w:tcPr>
            <w:tcW w:w="3369" w:type="pct"/>
            <w:gridSpan w:val="2"/>
            <w:tcBorders>
              <w:top w:val="nil"/>
              <w:left w:val="nil"/>
              <w:bottom w:val="nil"/>
              <w:right w:val="nil"/>
            </w:tcBorders>
            <w:shd w:val="clear" w:color="auto" w:fill="auto"/>
            <w:vAlign w:val="center"/>
            <w:hideMark/>
          </w:tcPr>
          <w:p w14:paraId="68961E6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Add the size data of US Deep LL </w:t>
            </w:r>
          </w:p>
        </w:tc>
      </w:tr>
      <w:tr w:rsidR="0092016A" w:rsidRPr="0092016A" w14:paraId="3BDB6CA3" w14:textId="77777777" w:rsidTr="0092016A">
        <w:trPr>
          <w:trHeight w:val="360"/>
        </w:trPr>
        <w:tc>
          <w:tcPr>
            <w:tcW w:w="347" w:type="pct"/>
            <w:tcBorders>
              <w:top w:val="nil"/>
              <w:left w:val="nil"/>
              <w:bottom w:val="nil"/>
              <w:right w:val="nil"/>
            </w:tcBorders>
            <w:shd w:val="clear" w:color="auto" w:fill="auto"/>
            <w:vAlign w:val="center"/>
            <w:hideMark/>
          </w:tcPr>
          <w:p w14:paraId="7799324A"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18a</w:t>
            </w:r>
          </w:p>
        </w:tc>
        <w:tc>
          <w:tcPr>
            <w:tcW w:w="1284" w:type="pct"/>
            <w:tcBorders>
              <w:top w:val="nil"/>
              <w:left w:val="nil"/>
              <w:bottom w:val="nil"/>
              <w:right w:val="nil"/>
            </w:tcBorders>
            <w:shd w:val="clear" w:color="auto" w:fill="auto"/>
            <w:vAlign w:val="center"/>
            <w:hideMark/>
          </w:tcPr>
          <w:p w14:paraId="4B2B30E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S1 and S2</w:t>
            </w:r>
          </w:p>
        </w:tc>
        <w:tc>
          <w:tcPr>
            <w:tcW w:w="3369" w:type="pct"/>
            <w:gridSpan w:val="2"/>
            <w:tcBorders>
              <w:top w:val="nil"/>
              <w:left w:val="nil"/>
              <w:bottom w:val="nil"/>
              <w:right w:val="nil"/>
            </w:tcBorders>
            <w:shd w:val="clear" w:color="auto" w:fill="auto"/>
            <w:vAlign w:val="center"/>
            <w:hideMark/>
          </w:tcPr>
          <w:p w14:paraId="52FFD6AC"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S1 and S2 CPUE indices</w:t>
            </w:r>
          </w:p>
        </w:tc>
      </w:tr>
      <w:tr w:rsidR="0092016A" w:rsidRPr="0092016A" w14:paraId="6F4064EF" w14:textId="77777777" w:rsidTr="0092016A">
        <w:trPr>
          <w:trHeight w:val="360"/>
        </w:trPr>
        <w:tc>
          <w:tcPr>
            <w:tcW w:w="347" w:type="pct"/>
            <w:tcBorders>
              <w:top w:val="nil"/>
              <w:left w:val="nil"/>
              <w:bottom w:val="nil"/>
              <w:right w:val="nil"/>
            </w:tcBorders>
            <w:shd w:val="clear" w:color="auto" w:fill="auto"/>
            <w:vAlign w:val="center"/>
            <w:hideMark/>
          </w:tcPr>
          <w:p w14:paraId="6BE36F1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18b</w:t>
            </w:r>
          </w:p>
        </w:tc>
        <w:tc>
          <w:tcPr>
            <w:tcW w:w="1284" w:type="pct"/>
            <w:tcBorders>
              <w:top w:val="nil"/>
              <w:left w:val="nil"/>
              <w:bottom w:val="nil"/>
              <w:right w:val="nil"/>
            </w:tcBorders>
            <w:shd w:val="clear" w:color="auto" w:fill="auto"/>
            <w:vAlign w:val="center"/>
            <w:hideMark/>
          </w:tcPr>
          <w:p w14:paraId="0F2AE42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S3 and S4</w:t>
            </w:r>
          </w:p>
        </w:tc>
        <w:tc>
          <w:tcPr>
            <w:tcW w:w="3369" w:type="pct"/>
            <w:gridSpan w:val="2"/>
            <w:tcBorders>
              <w:top w:val="nil"/>
              <w:left w:val="nil"/>
              <w:bottom w:val="nil"/>
              <w:right w:val="nil"/>
            </w:tcBorders>
            <w:shd w:val="clear" w:color="auto" w:fill="auto"/>
            <w:vAlign w:val="center"/>
            <w:hideMark/>
          </w:tcPr>
          <w:p w14:paraId="7B7FC1F2"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S3 and S4 CPUE indices</w:t>
            </w:r>
          </w:p>
        </w:tc>
      </w:tr>
      <w:tr w:rsidR="0092016A" w:rsidRPr="0092016A" w14:paraId="409938F3" w14:textId="77777777" w:rsidTr="0092016A">
        <w:trPr>
          <w:trHeight w:val="360"/>
        </w:trPr>
        <w:tc>
          <w:tcPr>
            <w:tcW w:w="347" w:type="pct"/>
            <w:tcBorders>
              <w:top w:val="nil"/>
              <w:left w:val="nil"/>
              <w:bottom w:val="nil"/>
              <w:right w:val="nil"/>
            </w:tcBorders>
            <w:shd w:val="clear" w:color="auto" w:fill="auto"/>
            <w:vAlign w:val="center"/>
            <w:hideMark/>
          </w:tcPr>
          <w:p w14:paraId="146D2721"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18c</w:t>
            </w:r>
          </w:p>
        </w:tc>
        <w:tc>
          <w:tcPr>
            <w:tcW w:w="1284" w:type="pct"/>
            <w:tcBorders>
              <w:top w:val="nil"/>
              <w:left w:val="nil"/>
              <w:bottom w:val="nil"/>
              <w:right w:val="nil"/>
            </w:tcBorders>
            <w:shd w:val="clear" w:color="auto" w:fill="auto"/>
            <w:vAlign w:val="center"/>
            <w:hideMark/>
          </w:tcPr>
          <w:p w14:paraId="3A82CBAB"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S5 only</w:t>
            </w:r>
          </w:p>
        </w:tc>
        <w:tc>
          <w:tcPr>
            <w:tcW w:w="126" w:type="pct"/>
            <w:tcBorders>
              <w:top w:val="nil"/>
              <w:left w:val="nil"/>
              <w:bottom w:val="nil"/>
              <w:right w:val="nil"/>
            </w:tcBorders>
            <w:shd w:val="clear" w:color="auto" w:fill="auto"/>
            <w:vAlign w:val="center"/>
            <w:hideMark/>
          </w:tcPr>
          <w:p w14:paraId="46CC3F2E"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24A09C4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on S5 CPUE index</w:t>
            </w:r>
          </w:p>
        </w:tc>
      </w:tr>
      <w:tr w:rsidR="0092016A" w:rsidRPr="0092016A" w14:paraId="6559D433" w14:textId="77777777" w:rsidTr="0092016A">
        <w:trPr>
          <w:trHeight w:val="360"/>
        </w:trPr>
        <w:tc>
          <w:tcPr>
            <w:tcW w:w="347" w:type="pct"/>
            <w:tcBorders>
              <w:top w:val="nil"/>
              <w:left w:val="nil"/>
              <w:bottom w:val="nil"/>
              <w:right w:val="nil"/>
            </w:tcBorders>
            <w:shd w:val="clear" w:color="auto" w:fill="auto"/>
            <w:vAlign w:val="center"/>
            <w:hideMark/>
          </w:tcPr>
          <w:p w14:paraId="512A893C"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18d</w:t>
            </w:r>
          </w:p>
        </w:tc>
        <w:tc>
          <w:tcPr>
            <w:tcW w:w="1284" w:type="pct"/>
            <w:tcBorders>
              <w:top w:val="nil"/>
              <w:left w:val="nil"/>
              <w:bottom w:val="nil"/>
              <w:right w:val="nil"/>
            </w:tcBorders>
            <w:shd w:val="clear" w:color="auto" w:fill="auto"/>
            <w:vAlign w:val="center"/>
            <w:hideMark/>
          </w:tcPr>
          <w:p w14:paraId="67DF9D2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only</w:t>
            </w:r>
          </w:p>
        </w:tc>
        <w:tc>
          <w:tcPr>
            <w:tcW w:w="126" w:type="pct"/>
            <w:tcBorders>
              <w:top w:val="nil"/>
              <w:left w:val="nil"/>
              <w:bottom w:val="nil"/>
              <w:right w:val="nil"/>
            </w:tcBorders>
            <w:shd w:val="clear" w:color="auto" w:fill="auto"/>
            <w:vAlign w:val="center"/>
            <w:hideMark/>
          </w:tcPr>
          <w:p w14:paraId="089D09FC"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0B94C518"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CPUE index</w:t>
            </w:r>
          </w:p>
        </w:tc>
      </w:tr>
      <w:tr w:rsidR="0092016A" w:rsidRPr="0092016A" w14:paraId="4A0B1785" w14:textId="77777777" w:rsidTr="0092016A">
        <w:trPr>
          <w:trHeight w:val="360"/>
        </w:trPr>
        <w:tc>
          <w:tcPr>
            <w:tcW w:w="347" w:type="pct"/>
            <w:tcBorders>
              <w:top w:val="nil"/>
              <w:left w:val="nil"/>
              <w:bottom w:val="nil"/>
              <w:right w:val="nil"/>
            </w:tcBorders>
            <w:shd w:val="clear" w:color="auto" w:fill="auto"/>
            <w:vAlign w:val="center"/>
            <w:hideMark/>
          </w:tcPr>
          <w:p w14:paraId="422EA85B"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18e</w:t>
            </w:r>
          </w:p>
        </w:tc>
        <w:tc>
          <w:tcPr>
            <w:tcW w:w="1284" w:type="pct"/>
            <w:tcBorders>
              <w:top w:val="nil"/>
              <w:left w:val="nil"/>
              <w:bottom w:val="nil"/>
              <w:right w:val="nil"/>
            </w:tcBorders>
            <w:shd w:val="clear" w:color="auto" w:fill="auto"/>
            <w:vAlign w:val="center"/>
            <w:hideMark/>
          </w:tcPr>
          <w:p w14:paraId="12FD8041"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S8 only</w:t>
            </w:r>
          </w:p>
        </w:tc>
        <w:tc>
          <w:tcPr>
            <w:tcW w:w="126" w:type="pct"/>
            <w:tcBorders>
              <w:top w:val="nil"/>
              <w:left w:val="nil"/>
              <w:bottom w:val="nil"/>
              <w:right w:val="nil"/>
            </w:tcBorders>
            <w:shd w:val="clear" w:color="auto" w:fill="auto"/>
            <w:vAlign w:val="center"/>
            <w:hideMark/>
          </w:tcPr>
          <w:p w14:paraId="222E053F"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5A8C0E3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S8 CPUE index</w:t>
            </w:r>
          </w:p>
        </w:tc>
      </w:tr>
      <w:tr w:rsidR="0092016A" w:rsidRPr="0092016A" w14:paraId="6F13C19B" w14:textId="77777777" w:rsidTr="0092016A">
        <w:trPr>
          <w:trHeight w:val="360"/>
        </w:trPr>
        <w:tc>
          <w:tcPr>
            <w:tcW w:w="347" w:type="pct"/>
            <w:tcBorders>
              <w:top w:val="nil"/>
              <w:left w:val="nil"/>
              <w:bottom w:val="nil"/>
              <w:right w:val="nil"/>
            </w:tcBorders>
            <w:shd w:val="clear" w:color="auto" w:fill="auto"/>
            <w:vAlign w:val="center"/>
            <w:hideMark/>
          </w:tcPr>
          <w:p w14:paraId="26922F98"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18f</w:t>
            </w:r>
          </w:p>
        </w:tc>
        <w:tc>
          <w:tcPr>
            <w:tcW w:w="1284" w:type="pct"/>
            <w:tcBorders>
              <w:top w:val="nil"/>
              <w:left w:val="nil"/>
              <w:bottom w:val="nil"/>
              <w:right w:val="nil"/>
            </w:tcBorders>
            <w:shd w:val="clear" w:color="auto" w:fill="auto"/>
            <w:vAlign w:val="center"/>
            <w:hideMark/>
          </w:tcPr>
          <w:p w14:paraId="5138B1BC"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and S8</w:t>
            </w:r>
          </w:p>
        </w:tc>
        <w:tc>
          <w:tcPr>
            <w:tcW w:w="126" w:type="pct"/>
            <w:tcBorders>
              <w:top w:val="nil"/>
              <w:left w:val="nil"/>
              <w:bottom w:val="nil"/>
              <w:right w:val="nil"/>
            </w:tcBorders>
            <w:shd w:val="clear" w:color="auto" w:fill="auto"/>
            <w:vAlign w:val="center"/>
            <w:hideMark/>
          </w:tcPr>
          <w:p w14:paraId="07075922"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3FF32D0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and S8 CPUE indices</w:t>
            </w:r>
          </w:p>
        </w:tc>
      </w:tr>
      <w:tr w:rsidR="0092016A" w:rsidRPr="0092016A" w14:paraId="5AC1A305"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63F74381"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19</w:t>
            </w:r>
          </w:p>
        </w:tc>
        <w:tc>
          <w:tcPr>
            <w:tcW w:w="1284" w:type="pct"/>
            <w:tcBorders>
              <w:top w:val="nil"/>
              <w:left w:val="nil"/>
              <w:bottom w:val="single" w:sz="8" w:space="0" w:color="auto"/>
              <w:right w:val="nil"/>
            </w:tcBorders>
            <w:shd w:val="clear" w:color="auto" w:fill="auto"/>
            <w:vAlign w:val="center"/>
            <w:hideMark/>
          </w:tcPr>
          <w:p w14:paraId="1FE590CB"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All CPUE scenario</w:t>
            </w:r>
          </w:p>
        </w:tc>
        <w:tc>
          <w:tcPr>
            <w:tcW w:w="3369" w:type="pct"/>
            <w:gridSpan w:val="2"/>
            <w:tcBorders>
              <w:top w:val="nil"/>
              <w:left w:val="nil"/>
              <w:bottom w:val="single" w:sz="8" w:space="0" w:color="auto"/>
              <w:right w:val="nil"/>
            </w:tcBorders>
            <w:shd w:val="clear" w:color="auto" w:fill="auto"/>
            <w:vAlign w:val="center"/>
            <w:hideMark/>
          </w:tcPr>
          <w:p w14:paraId="44F088EC"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CPUEs including the dropped CPUE</w:t>
            </w:r>
          </w:p>
        </w:tc>
      </w:tr>
    </w:tbl>
    <w:p w14:paraId="5197D620" w14:textId="77777777" w:rsidR="0092016A" w:rsidRPr="005C669A" w:rsidRDefault="0092016A" w:rsidP="0092016A">
      <w:pPr>
        <w:rPr>
          <w:rFonts w:ascii="Times New Roman" w:hAnsi="Times New Roman" w:cs="Times New Roman"/>
        </w:rPr>
      </w:pPr>
    </w:p>
    <w:p w14:paraId="48FE6543" w14:textId="77777777" w:rsidR="0092016A" w:rsidRDefault="0092016A">
      <w:r>
        <w:br w:type="page"/>
      </w:r>
    </w:p>
    <w:p w14:paraId="627F9ACC" w14:textId="77777777" w:rsidR="0092016A" w:rsidRDefault="0092016A" w:rsidP="0092016A">
      <w:pPr>
        <w:rPr>
          <w:rFonts w:ascii="Times New Roman" w:hAnsi="Times New Roman" w:cs="Times New Roman"/>
        </w:rPr>
      </w:pPr>
      <w:r w:rsidRPr="005C669A">
        <w:rPr>
          <w:rFonts w:ascii="Times New Roman" w:hAnsi="Times New Roman" w:cs="Times New Roman"/>
        </w:rPr>
        <w:t>Table 1</w:t>
      </w:r>
      <w:r>
        <w:rPr>
          <w:rFonts w:ascii="Times New Roman" w:hAnsi="Times New Roman" w:cs="Times New Roman"/>
        </w:rPr>
        <w:t>2</w:t>
      </w:r>
      <w:r w:rsidRPr="005C669A">
        <w:rPr>
          <w:rFonts w:ascii="Times New Roman" w:hAnsi="Times New Roman" w:cs="Times New Roman"/>
        </w:rPr>
        <w:t xml:space="preserve">. Projected median values of North Pacific </w:t>
      </w:r>
      <w:r>
        <w:rPr>
          <w:rFonts w:ascii="Times New Roman" w:hAnsi="Times New Roman" w:cs="Times New Roman"/>
        </w:rPr>
        <w:t>swordfish</w:t>
      </w:r>
      <w:r w:rsidRPr="005C669A">
        <w:rPr>
          <w:rFonts w:ascii="Times New Roman" w:hAnsi="Times New Roman" w:cs="Times New Roman"/>
        </w:rPr>
        <w:t xml:space="preserve"> spawning stock</w:t>
      </w:r>
      <w:r>
        <w:rPr>
          <w:rFonts w:ascii="Times New Roman" w:hAnsi="Times New Roman" w:cs="Times New Roman"/>
        </w:rPr>
        <w:t xml:space="preserve"> biomass (SSB, mt) and catch (mt) in 2022</w:t>
      </w:r>
      <w:r w:rsidRPr="005C669A">
        <w:rPr>
          <w:rFonts w:ascii="Times New Roman" w:hAnsi="Times New Roman" w:cs="Times New Roman"/>
        </w:rPr>
        <w:t>-20</w:t>
      </w:r>
      <w:r>
        <w:rPr>
          <w:rFonts w:ascii="Times New Roman" w:hAnsi="Times New Roman" w:cs="Times New Roman"/>
        </w:rPr>
        <w:t>31</w:t>
      </w:r>
      <w:r w:rsidRPr="005C669A">
        <w:rPr>
          <w:rFonts w:ascii="Times New Roman" w:hAnsi="Times New Roman" w:cs="Times New Roman"/>
        </w:rPr>
        <w:t xml:space="preserve">. </w:t>
      </w:r>
    </w:p>
    <w:tbl>
      <w:tblPr>
        <w:tblW w:w="5000" w:type="pct"/>
        <w:tblLayout w:type="fixed"/>
        <w:tblLook w:val="04A0" w:firstRow="1" w:lastRow="0" w:firstColumn="1" w:lastColumn="0" w:noHBand="0" w:noVBand="1"/>
      </w:tblPr>
      <w:tblGrid>
        <w:gridCol w:w="1457"/>
        <w:gridCol w:w="802"/>
        <w:gridCol w:w="782"/>
        <w:gridCol w:w="782"/>
        <w:gridCol w:w="782"/>
        <w:gridCol w:w="782"/>
        <w:gridCol w:w="782"/>
        <w:gridCol w:w="782"/>
        <w:gridCol w:w="782"/>
        <w:gridCol w:w="856"/>
        <w:gridCol w:w="771"/>
      </w:tblGrid>
      <w:tr w:rsidR="00AA68F8" w:rsidRPr="00AA68F8" w14:paraId="2B83751A" w14:textId="77777777" w:rsidTr="00AA68F8">
        <w:trPr>
          <w:trHeight w:val="300"/>
        </w:trPr>
        <w:tc>
          <w:tcPr>
            <w:tcW w:w="778" w:type="pct"/>
            <w:tcBorders>
              <w:top w:val="single" w:sz="8" w:space="0" w:color="auto"/>
              <w:left w:val="nil"/>
              <w:bottom w:val="single" w:sz="8" w:space="0" w:color="auto"/>
              <w:right w:val="nil"/>
            </w:tcBorders>
            <w:shd w:val="clear" w:color="auto" w:fill="auto"/>
            <w:noWrap/>
            <w:vAlign w:val="center"/>
            <w:hideMark/>
          </w:tcPr>
          <w:p w14:paraId="54626DAF"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14:paraId="5F16A9CA"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7" w:type="pct"/>
            <w:tcBorders>
              <w:top w:val="single" w:sz="8" w:space="0" w:color="auto"/>
              <w:left w:val="nil"/>
              <w:bottom w:val="single" w:sz="8" w:space="0" w:color="auto"/>
              <w:right w:val="nil"/>
            </w:tcBorders>
            <w:shd w:val="clear" w:color="auto" w:fill="auto"/>
            <w:noWrap/>
            <w:vAlign w:val="center"/>
            <w:hideMark/>
          </w:tcPr>
          <w:p w14:paraId="037C94B6"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14:paraId="5D61B3ED"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14:paraId="08407294"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14:paraId="2B784553"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14:paraId="4008456A"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14:paraId="185BB932"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14:paraId="11DC63CC"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14:paraId="4EED382A"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3" w:type="pct"/>
            <w:tcBorders>
              <w:top w:val="single" w:sz="8" w:space="0" w:color="auto"/>
              <w:left w:val="nil"/>
              <w:bottom w:val="single" w:sz="8" w:space="0" w:color="auto"/>
              <w:right w:val="nil"/>
            </w:tcBorders>
            <w:shd w:val="clear" w:color="auto" w:fill="auto"/>
            <w:noWrap/>
            <w:vAlign w:val="center"/>
            <w:hideMark/>
          </w:tcPr>
          <w:p w14:paraId="7D907FCA"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AA68F8" w:rsidRPr="00AA68F8" w14:paraId="6A173C21"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6D301EB7" w14:textId="77777777" w:rsidR="00AA68F8" w:rsidRPr="00AA68F8" w:rsidRDefault="00AA68F8" w:rsidP="00AA68F8">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AA68F8" w:rsidRPr="00AA68F8" w14:paraId="0F151056" w14:textId="77777777" w:rsidTr="00AA68F8">
        <w:trPr>
          <w:trHeight w:val="245"/>
        </w:trPr>
        <w:tc>
          <w:tcPr>
            <w:tcW w:w="778" w:type="pct"/>
            <w:tcBorders>
              <w:top w:val="nil"/>
              <w:left w:val="nil"/>
              <w:bottom w:val="nil"/>
              <w:right w:val="nil"/>
            </w:tcBorders>
            <w:shd w:val="clear" w:color="auto" w:fill="auto"/>
            <w:noWrap/>
            <w:vAlign w:val="center"/>
            <w:hideMark/>
          </w:tcPr>
          <w:p w14:paraId="186A9C53"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CFBE9E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7" w:type="pct"/>
            <w:tcBorders>
              <w:top w:val="nil"/>
              <w:left w:val="nil"/>
              <w:bottom w:val="nil"/>
              <w:right w:val="nil"/>
            </w:tcBorders>
            <w:shd w:val="clear" w:color="auto" w:fill="auto"/>
            <w:noWrap/>
            <w:vAlign w:val="bottom"/>
            <w:hideMark/>
          </w:tcPr>
          <w:p w14:paraId="774A17C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14:paraId="707E9EE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14:paraId="44A308E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14:paraId="3D99E2B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14:paraId="539C051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14:paraId="237BFF1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14:paraId="66F54CD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14:paraId="6B911B1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3" w:type="pct"/>
            <w:tcBorders>
              <w:top w:val="nil"/>
              <w:left w:val="nil"/>
              <w:bottom w:val="nil"/>
              <w:right w:val="nil"/>
            </w:tcBorders>
            <w:shd w:val="clear" w:color="auto" w:fill="auto"/>
            <w:noWrap/>
            <w:vAlign w:val="bottom"/>
            <w:hideMark/>
          </w:tcPr>
          <w:p w14:paraId="38C8EC1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AA68F8" w:rsidRPr="00AA68F8" w14:paraId="05FDEE1F" w14:textId="77777777" w:rsidTr="00AA68F8">
        <w:trPr>
          <w:trHeight w:val="245"/>
        </w:trPr>
        <w:tc>
          <w:tcPr>
            <w:tcW w:w="778" w:type="pct"/>
            <w:tcBorders>
              <w:top w:val="nil"/>
              <w:left w:val="nil"/>
              <w:bottom w:val="nil"/>
              <w:right w:val="nil"/>
            </w:tcBorders>
            <w:shd w:val="clear" w:color="auto" w:fill="auto"/>
            <w:noWrap/>
            <w:vAlign w:val="center"/>
            <w:hideMark/>
          </w:tcPr>
          <w:p w14:paraId="362063A6"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139B97D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7" w:type="pct"/>
            <w:tcBorders>
              <w:top w:val="nil"/>
              <w:left w:val="nil"/>
              <w:bottom w:val="nil"/>
              <w:right w:val="nil"/>
            </w:tcBorders>
            <w:shd w:val="clear" w:color="auto" w:fill="auto"/>
            <w:noWrap/>
            <w:vAlign w:val="bottom"/>
            <w:hideMark/>
          </w:tcPr>
          <w:p w14:paraId="531C15D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14:paraId="777E24E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14:paraId="3D59B4C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14:paraId="3579765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14:paraId="0FBD89A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14:paraId="7555846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14:paraId="6CC670D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14:paraId="13E3ABC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3" w:type="pct"/>
            <w:tcBorders>
              <w:top w:val="nil"/>
              <w:left w:val="nil"/>
              <w:bottom w:val="nil"/>
              <w:right w:val="nil"/>
            </w:tcBorders>
            <w:shd w:val="clear" w:color="auto" w:fill="auto"/>
            <w:noWrap/>
            <w:vAlign w:val="bottom"/>
            <w:hideMark/>
          </w:tcPr>
          <w:p w14:paraId="204158F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AA68F8" w:rsidRPr="00AA68F8" w14:paraId="40E14E40"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79A4C332"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AA68F8" w:rsidRPr="00AA68F8" w14:paraId="3F9CA597" w14:textId="77777777" w:rsidTr="00AA68F8">
        <w:trPr>
          <w:trHeight w:val="245"/>
        </w:trPr>
        <w:tc>
          <w:tcPr>
            <w:tcW w:w="778" w:type="pct"/>
            <w:tcBorders>
              <w:top w:val="nil"/>
              <w:left w:val="nil"/>
              <w:bottom w:val="nil"/>
              <w:right w:val="nil"/>
            </w:tcBorders>
            <w:shd w:val="clear" w:color="auto" w:fill="auto"/>
            <w:noWrap/>
            <w:vAlign w:val="center"/>
            <w:hideMark/>
          </w:tcPr>
          <w:p w14:paraId="1E83B51C"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3DC7AE1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7" w:type="pct"/>
            <w:tcBorders>
              <w:top w:val="nil"/>
              <w:left w:val="nil"/>
              <w:bottom w:val="nil"/>
              <w:right w:val="nil"/>
            </w:tcBorders>
            <w:shd w:val="clear" w:color="auto" w:fill="auto"/>
            <w:noWrap/>
            <w:vAlign w:val="bottom"/>
            <w:hideMark/>
          </w:tcPr>
          <w:p w14:paraId="306D932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14:paraId="76B3E66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14:paraId="6E9A30E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14:paraId="2C536FD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14:paraId="17F5E45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14:paraId="4F46C78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14:paraId="6960AC8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14:paraId="3CC6A86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3" w:type="pct"/>
            <w:tcBorders>
              <w:top w:val="nil"/>
              <w:left w:val="nil"/>
              <w:bottom w:val="nil"/>
              <w:right w:val="nil"/>
            </w:tcBorders>
            <w:shd w:val="clear" w:color="auto" w:fill="auto"/>
            <w:noWrap/>
            <w:vAlign w:val="bottom"/>
            <w:hideMark/>
          </w:tcPr>
          <w:p w14:paraId="2C36711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AA68F8" w:rsidRPr="00AA68F8" w14:paraId="5A9FB6E3" w14:textId="77777777" w:rsidTr="00AA68F8">
        <w:trPr>
          <w:trHeight w:val="245"/>
        </w:trPr>
        <w:tc>
          <w:tcPr>
            <w:tcW w:w="778" w:type="pct"/>
            <w:tcBorders>
              <w:top w:val="nil"/>
              <w:left w:val="nil"/>
              <w:bottom w:val="nil"/>
              <w:right w:val="nil"/>
            </w:tcBorders>
            <w:shd w:val="clear" w:color="auto" w:fill="auto"/>
            <w:noWrap/>
            <w:vAlign w:val="center"/>
            <w:hideMark/>
          </w:tcPr>
          <w:p w14:paraId="77897AD4"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703A033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7" w:type="pct"/>
            <w:tcBorders>
              <w:top w:val="nil"/>
              <w:left w:val="nil"/>
              <w:bottom w:val="nil"/>
              <w:right w:val="nil"/>
            </w:tcBorders>
            <w:shd w:val="clear" w:color="auto" w:fill="auto"/>
            <w:noWrap/>
            <w:vAlign w:val="bottom"/>
            <w:hideMark/>
          </w:tcPr>
          <w:p w14:paraId="7C9A138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14:paraId="3DECAF1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14:paraId="3C06A98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14:paraId="66A175A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14:paraId="5B2B85E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14:paraId="2FBD8B0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14:paraId="158C1CC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14:paraId="3B39F5A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3" w:type="pct"/>
            <w:tcBorders>
              <w:top w:val="nil"/>
              <w:left w:val="nil"/>
              <w:bottom w:val="nil"/>
              <w:right w:val="nil"/>
            </w:tcBorders>
            <w:shd w:val="clear" w:color="auto" w:fill="auto"/>
            <w:noWrap/>
            <w:vAlign w:val="bottom"/>
            <w:hideMark/>
          </w:tcPr>
          <w:p w14:paraId="3993152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AA68F8" w:rsidRPr="00AA68F8" w14:paraId="4A5893B3"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3C37F902"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AA68F8" w:rsidRPr="00AA68F8" w14:paraId="35CC688D" w14:textId="77777777" w:rsidTr="00AA68F8">
        <w:trPr>
          <w:trHeight w:val="245"/>
        </w:trPr>
        <w:tc>
          <w:tcPr>
            <w:tcW w:w="778" w:type="pct"/>
            <w:tcBorders>
              <w:top w:val="nil"/>
              <w:left w:val="nil"/>
              <w:bottom w:val="nil"/>
              <w:right w:val="nil"/>
            </w:tcBorders>
            <w:shd w:val="clear" w:color="auto" w:fill="auto"/>
            <w:noWrap/>
            <w:vAlign w:val="center"/>
            <w:hideMark/>
          </w:tcPr>
          <w:p w14:paraId="432708ED"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B8E503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7" w:type="pct"/>
            <w:tcBorders>
              <w:top w:val="nil"/>
              <w:left w:val="nil"/>
              <w:bottom w:val="nil"/>
              <w:right w:val="nil"/>
            </w:tcBorders>
            <w:shd w:val="clear" w:color="auto" w:fill="auto"/>
            <w:noWrap/>
            <w:vAlign w:val="bottom"/>
            <w:hideMark/>
          </w:tcPr>
          <w:p w14:paraId="2DA7A82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14:paraId="13EA515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14:paraId="1F3F051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14:paraId="4FB2393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14:paraId="0348C26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14:paraId="1955B1D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14:paraId="0794849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14:paraId="67AE51A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3" w:type="pct"/>
            <w:tcBorders>
              <w:top w:val="nil"/>
              <w:left w:val="nil"/>
              <w:bottom w:val="nil"/>
              <w:right w:val="nil"/>
            </w:tcBorders>
            <w:shd w:val="clear" w:color="auto" w:fill="auto"/>
            <w:noWrap/>
            <w:vAlign w:val="bottom"/>
            <w:hideMark/>
          </w:tcPr>
          <w:p w14:paraId="257FE04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AA68F8" w:rsidRPr="00AA68F8" w14:paraId="036CE0DB" w14:textId="77777777" w:rsidTr="00AA68F8">
        <w:trPr>
          <w:trHeight w:val="245"/>
        </w:trPr>
        <w:tc>
          <w:tcPr>
            <w:tcW w:w="778" w:type="pct"/>
            <w:tcBorders>
              <w:top w:val="nil"/>
              <w:left w:val="nil"/>
              <w:bottom w:val="nil"/>
              <w:right w:val="nil"/>
            </w:tcBorders>
            <w:shd w:val="clear" w:color="auto" w:fill="auto"/>
            <w:noWrap/>
            <w:vAlign w:val="center"/>
            <w:hideMark/>
          </w:tcPr>
          <w:p w14:paraId="7DD3B1C0"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3D570C5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7" w:type="pct"/>
            <w:tcBorders>
              <w:top w:val="nil"/>
              <w:left w:val="nil"/>
              <w:bottom w:val="nil"/>
              <w:right w:val="nil"/>
            </w:tcBorders>
            <w:shd w:val="clear" w:color="auto" w:fill="auto"/>
            <w:noWrap/>
            <w:vAlign w:val="bottom"/>
            <w:hideMark/>
          </w:tcPr>
          <w:p w14:paraId="4F81F7C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14:paraId="480B0BF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14:paraId="6AD6126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14:paraId="318D3BA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14:paraId="1235888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14:paraId="2AC2576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14:paraId="7C9F565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14:paraId="07C03E9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3" w:type="pct"/>
            <w:tcBorders>
              <w:top w:val="nil"/>
              <w:left w:val="nil"/>
              <w:bottom w:val="nil"/>
              <w:right w:val="nil"/>
            </w:tcBorders>
            <w:shd w:val="clear" w:color="auto" w:fill="auto"/>
            <w:noWrap/>
            <w:vAlign w:val="bottom"/>
            <w:hideMark/>
          </w:tcPr>
          <w:p w14:paraId="752E11C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AA68F8" w:rsidRPr="00AA68F8" w14:paraId="6B517D0C"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02FAD1DB"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AA68F8" w:rsidRPr="00AA68F8" w14:paraId="330A24CC" w14:textId="77777777" w:rsidTr="00AA68F8">
        <w:trPr>
          <w:trHeight w:val="245"/>
        </w:trPr>
        <w:tc>
          <w:tcPr>
            <w:tcW w:w="778" w:type="pct"/>
            <w:tcBorders>
              <w:top w:val="nil"/>
              <w:left w:val="nil"/>
              <w:bottom w:val="nil"/>
              <w:right w:val="nil"/>
            </w:tcBorders>
            <w:shd w:val="clear" w:color="auto" w:fill="auto"/>
            <w:noWrap/>
            <w:vAlign w:val="center"/>
            <w:hideMark/>
          </w:tcPr>
          <w:p w14:paraId="303721EF"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E1D9FD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7" w:type="pct"/>
            <w:tcBorders>
              <w:top w:val="nil"/>
              <w:left w:val="nil"/>
              <w:bottom w:val="nil"/>
              <w:right w:val="nil"/>
            </w:tcBorders>
            <w:shd w:val="clear" w:color="auto" w:fill="auto"/>
            <w:noWrap/>
            <w:vAlign w:val="bottom"/>
            <w:hideMark/>
          </w:tcPr>
          <w:p w14:paraId="618B03E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14:paraId="2D20AEB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14:paraId="59DBBCD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14:paraId="5DE8181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14:paraId="2BF1D71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14:paraId="77D677C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14:paraId="79BE245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14:paraId="0E854B5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3" w:type="pct"/>
            <w:tcBorders>
              <w:top w:val="nil"/>
              <w:left w:val="nil"/>
              <w:bottom w:val="nil"/>
              <w:right w:val="nil"/>
            </w:tcBorders>
            <w:shd w:val="clear" w:color="auto" w:fill="auto"/>
            <w:noWrap/>
            <w:vAlign w:val="bottom"/>
            <w:hideMark/>
          </w:tcPr>
          <w:p w14:paraId="2AA9115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30,473 </w:t>
            </w:r>
          </w:p>
        </w:tc>
      </w:tr>
      <w:tr w:rsidR="00AA68F8" w:rsidRPr="00AA68F8" w14:paraId="476AA310" w14:textId="77777777" w:rsidTr="00AA68F8">
        <w:trPr>
          <w:trHeight w:val="245"/>
        </w:trPr>
        <w:tc>
          <w:tcPr>
            <w:tcW w:w="778" w:type="pct"/>
            <w:tcBorders>
              <w:top w:val="nil"/>
              <w:left w:val="nil"/>
              <w:bottom w:val="nil"/>
              <w:right w:val="nil"/>
            </w:tcBorders>
            <w:shd w:val="clear" w:color="auto" w:fill="auto"/>
            <w:noWrap/>
            <w:vAlign w:val="center"/>
            <w:hideMark/>
          </w:tcPr>
          <w:p w14:paraId="27326DD1"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54ABBE3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7" w:type="pct"/>
            <w:tcBorders>
              <w:top w:val="nil"/>
              <w:left w:val="nil"/>
              <w:bottom w:val="nil"/>
              <w:right w:val="nil"/>
            </w:tcBorders>
            <w:shd w:val="clear" w:color="auto" w:fill="auto"/>
            <w:noWrap/>
            <w:vAlign w:val="bottom"/>
            <w:hideMark/>
          </w:tcPr>
          <w:p w14:paraId="5BAE502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14:paraId="4944C24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14:paraId="6DDDF1C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14:paraId="76919D9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14:paraId="4B58519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14:paraId="163F320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14:paraId="116EE90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14:paraId="66EF352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3" w:type="pct"/>
            <w:tcBorders>
              <w:top w:val="nil"/>
              <w:left w:val="nil"/>
              <w:bottom w:val="nil"/>
              <w:right w:val="nil"/>
            </w:tcBorders>
            <w:shd w:val="clear" w:color="auto" w:fill="auto"/>
            <w:noWrap/>
            <w:vAlign w:val="bottom"/>
            <w:hideMark/>
          </w:tcPr>
          <w:p w14:paraId="01D79B3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AA68F8" w:rsidRPr="00AA68F8" w14:paraId="1C1AF8DB"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60FE6FFC"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w:t>
            </w:r>
            <w:proofErr w:type="spellStart"/>
            <w:r w:rsidRPr="00AA68F8">
              <w:rPr>
                <w:rFonts w:ascii="Times New Roman" w:eastAsia="Times New Roman" w:hAnsi="Times New Roman" w:cs="Times New Roman"/>
                <w:b/>
                <w:bCs/>
                <w:sz w:val="20"/>
                <w:szCs w:val="20"/>
                <w:u w:val="single"/>
              </w:rPr>
              <w:t>F</w:t>
            </w:r>
            <w:r w:rsidRPr="00AA68F8">
              <w:rPr>
                <w:rFonts w:ascii="Times New Roman" w:eastAsia="Times New Roman" w:hAnsi="Times New Roman" w:cs="Times New Roman"/>
                <w:b/>
                <w:bCs/>
                <w:sz w:val="20"/>
                <w:szCs w:val="20"/>
                <w:u w:val="single"/>
                <w:vertAlign w:val="subscript"/>
              </w:rPr>
              <w:t>Status</w:t>
            </w:r>
            <w:proofErr w:type="spellEnd"/>
            <w:r w:rsidRPr="00AA68F8">
              <w:rPr>
                <w:rFonts w:ascii="Times New Roman" w:eastAsia="Times New Roman" w:hAnsi="Times New Roman" w:cs="Times New Roman"/>
                <w:b/>
                <w:bCs/>
                <w:sz w:val="20"/>
                <w:szCs w:val="20"/>
                <w:u w:val="single"/>
                <w:vertAlign w:val="subscript"/>
              </w:rPr>
              <w:t xml:space="preserve">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AA68F8" w:rsidRPr="00AA68F8" w14:paraId="7F327369" w14:textId="77777777" w:rsidTr="00AA68F8">
        <w:trPr>
          <w:trHeight w:val="245"/>
        </w:trPr>
        <w:tc>
          <w:tcPr>
            <w:tcW w:w="778" w:type="pct"/>
            <w:tcBorders>
              <w:top w:val="nil"/>
              <w:left w:val="nil"/>
              <w:bottom w:val="nil"/>
              <w:right w:val="nil"/>
            </w:tcBorders>
            <w:shd w:val="clear" w:color="auto" w:fill="auto"/>
            <w:noWrap/>
            <w:vAlign w:val="center"/>
            <w:hideMark/>
          </w:tcPr>
          <w:p w14:paraId="51C9A906"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0661F4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7" w:type="pct"/>
            <w:tcBorders>
              <w:top w:val="nil"/>
              <w:left w:val="nil"/>
              <w:bottom w:val="nil"/>
              <w:right w:val="nil"/>
            </w:tcBorders>
            <w:shd w:val="clear" w:color="auto" w:fill="auto"/>
            <w:noWrap/>
            <w:vAlign w:val="bottom"/>
            <w:hideMark/>
          </w:tcPr>
          <w:p w14:paraId="28C9AC7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14:paraId="5BE9753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14:paraId="2642BD1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14:paraId="695CC35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14:paraId="26BFC6D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14:paraId="263BE9D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14:paraId="6386BEB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14:paraId="4350262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3" w:type="pct"/>
            <w:tcBorders>
              <w:top w:val="nil"/>
              <w:left w:val="nil"/>
              <w:bottom w:val="nil"/>
              <w:right w:val="nil"/>
            </w:tcBorders>
            <w:shd w:val="clear" w:color="auto" w:fill="auto"/>
            <w:noWrap/>
            <w:vAlign w:val="bottom"/>
            <w:hideMark/>
          </w:tcPr>
          <w:p w14:paraId="74D3DF8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AA68F8" w:rsidRPr="00AA68F8" w14:paraId="182CE4A4" w14:textId="77777777" w:rsidTr="00AA68F8">
        <w:trPr>
          <w:trHeight w:val="245"/>
        </w:trPr>
        <w:tc>
          <w:tcPr>
            <w:tcW w:w="778" w:type="pct"/>
            <w:tcBorders>
              <w:top w:val="nil"/>
              <w:left w:val="nil"/>
              <w:bottom w:val="single" w:sz="8" w:space="0" w:color="auto"/>
              <w:right w:val="nil"/>
            </w:tcBorders>
            <w:shd w:val="clear" w:color="auto" w:fill="auto"/>
            <w:noWrap/>
            <w:vAlign w:val="center"/>
            <w:hideMark/>
          </w:tcPr>
          <w:p w14:paraId="4D8286A5"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14:paraId="2374396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7" w:type="pct"/>
            <w:tcBorders>
              <w:top w:val="nil"/>
              <w:left w:val="nil"/>
              <w:bottom w:val="single" w:sz="8" w:space="0" w:color="auto"/>
              <w:right w:val="nil"/>
            </w:tcBorders>
            <w:shd w:val="clear" w:color="auto" w:fill="auto"/>
            <w:noWrap/>
            <w:vAlign w:val="bottom"/>
            <w:hideMark/>
          </w:tcPr>
          <w:p w14:paraId="3CCA75D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14:paraId="3E16872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14:paraId="014BADC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14:paraId="4F5741A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14:paraId="617E75A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14:paraId="4B73EEF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14:paraId="39A26FA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14:paraId="27A1A31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3" w:type="pct"/>
            <w:tcBorders>
              <w:top w:val="nil"/>
              <w:left w:val="nil"/>
              <w:bottom w:val="single" w:sz="8" w:space="0" w:color="auto"/>
              <w:right w:val="nil"/>
            </w:tcBorders>
            <w:shd w:val="clear" w:color="auto" w:fill="auto"/>
            <w:noWrap/>
            <w:vAlign w:val="bottom"/>
            <w:hideMark/>
          </w:tcPr>
          <w:p w14:paraId="7EFBAD1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14:paraId="0D4C1690" w14:textId="77777777" w:rsidR="0092016A" w:rsidRPr="005C669A" w:rsidRDefault="0092016A" w:rsidP="0092016A">
      <w:pPr>
        <w:rPr>
          <w:rFonts w:ascii="Times New Roman" w:hAnsi="Times New Roman" w:cs="Times New Roman"/>
        </w:rPr>
      </w:pPr>
    </w:p>
    <w:p w14:paraId="3B0A4185" w14:textId="77777777" w:rsidR="00AA68F8" w:rsidRDefault="00AA68F8">
      <w:r>
        <w:br w:type="page"/>
      </w:r>
    </w:p>
    <w:p w14:paraId="13804F6E" w14:textId="77777777" w:rsidR="0092016A" w:rsidRPr="00161630" w:rsidRDefault="0092016A" w:rsidP="00161630">
      <w:pPr>
        <w:pStyle w:val="a0"/>
      </w:pPr>
    </w:p>
    <w:p w14:paraId="3C73E6B5" w14:textId="77777777" w:rsidR="00EB2A87" w:rsidRDefault="00161630">
      <w:pPr>
        <w:pStyle w:val="2"/>
      </w:pPr>
      <w:bookmarkStart w:id="300" w:name="figures"/>
      <w:bookmarkEnd w:id="291"/>
      <w:r>
        <w:t>Figures</w:t>
      </w:r>
    </w:p>
    <w:tbl>
      <w:tblPr>
        <w:tblStyle w:val="Table"/>
        <w:tblW w:w="5000" w:type="pct"/>
        <w:tblLook w:val="0000" w:firstRow="0" w:lastRow="0" w:firstColumn="0" w:lastColumn="0" w:noHBand="0" w:noVBand="0"/>
      </w:tblPr>
      <w:tblGrid>
        <w:gridCol w:w="9360"/>
      </w:tblGrid>
      <w:tr w:rsidR="00EB2A87" w14:paraId="2BA60359" w14:textId="77777777">
        <w:tc>
          <w:tcPr>
            <w:tcW w:w="0" w:type="auto"/>
          </w:tcPr>
          <w:p w14:paraId="45668CFD" w14:textId="77777777" w:rsidR="00EB2A87" w:rsidRDefault="00161630">
            <w:pPr>
              <w:pStyle w:val="Figure"/>
              <w:jc w:val="center"/>
            </w:pPr>
            <w:bookmarkStart w:id="301" w:name="fig-stockareas2"/>
            <w:r>
              <w:rPr>
                <w:noProof/>
              </w:rPr>
              <w:drawing>
                <wp:inline distT="0" distB="0" distL="0" distR="0" wp14:anchorId="56B614AF" wp14:editId="2244582A">
                  <wp:extent cx="5334000" cy="300037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2023_SWO_stock_boundary.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14:paraId="0A3B9A95" w14:textId="77777777" w:rsidR="00EB2A87" w:rsidRDefault="00161630">
            <w:pPr>
              <w:pStyle w:val="ImageCaption"/>
              <w:spacing w:before="200"/>
            </w:pPr>
            <w:r>
              <w:t xml:space="preserve">Figure 1: Western and Central North Pacific Ocean and </w:t>
            </w:r>
            <w:proofErr w:type="gramStart"/>
            <w:r>
              <w:t>North Eastern</w:t>
            </w:r>
            <w:proofErr w:type="gramEnd"/>
            <w:r>
              <w:t xml:space="preserve"> Pacific Ocean swordfish stock boundaries for the 2023 North Pacific swordfish assessment. Spatial structure is treated implicitly using fleets as areas.</w:t>
            </w:r>
          </w:p>
        </w:tc>
        <w:bookmarkEnd w:id="301"/>
      </w:tr>
    </w:tbl>
    <w:p w14:paraId="1ADB302C"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70CFD135" w14:textId="77777777">
        <w:tc>
          <w:tcPr>
            <w:tcW w:w="0" w:type="auto"/>
          </w:tcPr>
          <w:p w14:paraId="65D3BC5B" w14:textId="77777777" w:rsidR="00EB2A87" w:rsidRDefault="00161630">
            <w:pPr>
              <w:pStyle w:val="Figure"/>
              <w:jc w:val="center"/>
            </w:pPr>
            <w:bookmarkStart w:id="302" w:name="fig-dataplot"/>
            <w:r>
              <w:rPr>
                <w:noProof/>
              </w:rPr>
              <w:drawing>
                <wp:inline distT="0" distB="0" distL="0" distR="0" wp14:anchorId="32F70DE3" wp14:editId="4ADC9402">
                  <wp:extent cx="5334000" cy="333375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BILLWG_SAR_files/figure-docx/fig-dataplot-1.png"/>
                          <pic:cNvPicPr>
                            <a:picLocks noChangeAspect="1" noChangeArrowheads="1"/>
                          </pic:cNvPicPr>
                        </pic:nvPicPr>
                        <pic:blipFill>
                          <a:blip r:embed="rId20"/>
                          <a:stretch>
                            <a:fillRect/>
                          </a:stretch>
                        </pic:blipFill>
                        <pic:spPr bwMode="auto">
                          <a:xfrm>
                            <a:off x="0" y="0"/>
                            <a:ext cx="5334000" cy="3333750"/>
                          </a:xfrm>
                          <a:prstGeom prst="rect">
                            <a:avLst/>
                          </a:prstGeom>
                          <a:noFill/>
                          <a:ln w="9525">
                            <a:noFill/>
                            <a:headEnd/>
                            <a:tailEnd/>
                          </a:ln>
                        </pic:spPr>
                      </pic:pic>
                    </a:graphicData>
                  </a:graphic>
                </wp:inline>
              </w:drawing>
            </w:r>
          </w:p>
          <w:p w14:paraId="06EDEDFE" w14:textId="77777777" w:rsidR="00EB2A87" w:rsidRDefault="00161630">
            <w:pPr>
              <w:pStyle w:val="ImageCaption"/>
              <w:spacing w:before="200"/>
            </w:pPr>
            <w:r>
              <w:t>Figure 2: Catch, CPUE index, and size composition data included in the 2023 NP swordfish stock assessment. The size of the bubble indicates the relative number of observations available.</w:t>
            </w:r>
          </w:p>
        </w:tc>
        <w:bookmarkEnd w:id="302"/>
      </w:tr>
    </w:tbl>
    <w:p w14:paraId="6F99D756"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571A1891" w14:textId="77777777">
        <w:tc>
          <w:tcPr>
            <w:tcW w:w="0" w:type="auto"/>
          </w:tcPr>
          <w:p w14:paraId="7BE6EC75" w14:textId="77777777" w:rsidR="00EB2A87" w:rsidRDefault="00161630">
            <w:pPr>
              <w:pStyle w:val="Figure"/>
              <w:jc w:val="center"/>
            </w:pPr>
            <w:bookmarkStart w:id="303" w:name="fig-catchbyfleet"/>
            <w:r>
              <w:rPr>
                <w:noProof/>
              </w:rPr>
              <w:drawing>
                <wp:inline distT="0" distB="0" distL="0" distR="0" wp14:anchorId="0B26E2B4" wp14:editId="6DD3BBED">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BILLWG_SAR_files/figure-docx/fig-catchbyfleet-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650A4C32" w14:textId="77777777" w:rsidR="00EB2A87" w:rsidRDefault="00161630">
            <w:pPr>
              <w:pStyle w:val="ImageCaption"/>
              <w:spacing w:before="200"/>
            </w:pPr>
            <w:r>
              <w:t>Figure 3: Total annual catch of the North Pacific swordfish by all fisheries harvesting the stock during 1975-2021. See Table 1 for the reference code for each fishery.</w:t>
            </w:r>
          </w:p>
        </w:tc>
        <w:bookmarkEnd w:id="303"/>
      </w:tr>
    </w:tbl>
    <w:p w14:paraId="1F2D5CED"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68EB7695" w14:textId="77777777">
        <w:tc>
          <w:tcPr>
            <w:tcW w:w="0" w:type="auto"/>
          </w:tcPr>
          <w:p w14:paraId="2A52B94E" w14:textId="77777777" w:rsidR="00EB2A87" w:rsidRDefault="00161630">
            <w:pPr>
              <w:pStyle w:val="Figure"/>
              <w:jc w:val="center"/>
            </w:pPr>
            <w:bookmarkStart w:id="304" w:name="fig-FLRsmoother"/>
            <w:r>
              <w:rPr>
                <w:noProof/>
              </w:rPr>
              <w:drawing>
                <wp:inline distT="0" distB="0" distL="0" distR="0" wp14:anchorId="6EDD5733" wp14:editId="3C673324">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BILLWG_SAR_files/figure-docx/fig-FLRsmoother-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429BAA92" w14:textId="77777777" w:rsidR="00EB2A87" w:rsidRDefault="00161630">
            <w:pPr>
              <w:pStyle w:val="ImageCaption"/>
              <w:spacing w:before="200"/>
            </w:pPr>
            <w:r>
              <w:t>Figure 4: Plot of CPUE index by fleet with a simple loess smoother fit to each time series. This provides information on the general trend of the indices considered for inclusion in the model and identifies potential conflict between indices.</w:t>
            </w:r>
          </w:p>
        </w:tc>
        <w:bookmarkEnd w:id="304"/>
      </w:tr>
    </w:tbl>
    <w:p w14:paraId="2C312046"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40BF22F6" w14:textId="77777777">
        <w:tc>
          <w:tcPr>
            <w:tcW w:w="0" w:type="auto"/>
          </w:tcPr>
          <w:p w14:paraId="73AFF7B7" w14:textId="77777777" w:rsidR="00EB2A87" w:rsidRDefault="00161630">
            <w:pPr>
              <w:jc w:val="center"/>
            </w:pPr>
            <w:r>
              <w:rPr>
                <w:noProof/>
              </w:rPr>
              <w:drawing>
                <wp:inline distT="0" distB="0" distL="0" distR="0" wp14:anchorId="5E21D068" wp14:editId="524507F0">
                  <wp:extent cx="5334000" cy="53340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Final%20Base-case/plots/comp_lendat__page1_multi-fleet_comparison.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tc>
      </w:tr>
    </w:tbl>
    <w:p w14:paraId="7FAD1E64" w14:textId="77777777"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9360"/>
      </w:tblGrid>
      <w:tr w:rsidR="00EB2A87" w14:paraId="0A5EFD66" w14:textId="77777777">
        <w:tc>
          <w:tcPr>
            <w:tcW w:w="0" w:type="auto"/>
          </w:tcPr>
          <w:p w14:paraId="2F73D92A" w14:textId="77777777" w:rsidR="00EB2A87" w:rsidRDefault="00161630">
            <w:pPr>
              <w:jc w:val="center"/>
            </w:pPr>
            <w:r>
              <w:rPr>
                <w:noProof/>
              </w:rPr>
              <w:drawing>
                <wp:inline distT="0" distB="0" distL="0" distR="0" wp14:anchorId="3D4E5A14" wp14:editId="01E28D95">
                  <wp:extent cx="5334000" cy="1105382"/>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Final%20Base-case/plots/comp_lendat__page2_multi-fleet_comparison.png"/>
                          <pic:cNvPicPr>
                            <a:picLocks noChangeAspect="1" noChangeArrowheads="1"/>
                          </pic:cNvPicPr>
                        </pic:nvPicPr>
                        <pic:blipFill rotWithShape="1">
                          <a:blip r:embed="rId24"/>
                          <a:srcRect b="79277"/>
                          <a:stretch/>
                        </pic:blipFill>
                        <pic:spPr bwMode="auto">
                          <a:xfrm>
                            <a:off x="0" y="0"/>
                            <a:ext cx="5334000" cy="11053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92BDD0F" w14:textId="77777777" w:rsidR="00EB2A87" w:rsidRDefault="00161630">
      <w:pPr>
        <w:pStyle w:val="ImageCaption"/>
        <w:spacing w:before="200"/>
      </w:pPr>
      <w:r>
        <w:t>Figure 5: Length Composition data available in 5cm size bins for the 2023 North Pacific swordfish (Xiphias gladius) stock assessment.</w:t>
      </w:r>
    </w:p>
    <w:p w14:paraId="22CC92B2"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6CCBC3EC" w14:textId="77777777">
        <w:tc>
          <w:tcPr>
            <w:tcW w:w="0" w:type="auto"/>
          </w:tcPr>
          <w:p w14:paraId="1D246F16" w14:textId="77777777" w:rsidR="00EB2A87" w:rsidRDefault="00161630">
            <w:pPr>
              <w:pStyle w:val="Figure"/>
              <w:jc w:val="center"/>
            </w:pPr>
            <w:r>
              <w:rPr>
                <w:noProof/>
              </w:rPr>
              <w:drawing>
                <wp:inline distT="0" distB="0" distL="0" distR="0" wp14:anchorId="6B5E3836" wp14:editId="189F5A78">
                  <wp:extent cx="5334000" cy="5334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nal%20Base-case/plots/comp_lenfit__aggregated_across_time.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19C67038" w14:textId="77777777" w:rsidR="00EB2A87" w:rsidRDefault="00161630">
            <w:pPr>
              <w:pStyle w:val="ImageCaption"/>
              <w:spacing w:before="200"/>
            </w:pPr>
            <w:r>
              <w:t>Figure 6: Aggregated Size comp data (grey) and model fit (green)</w:t>
            </w:r>
          </w:p>
        </w:tc>
      </w:tr>
    </w:tbl>
    <w:p w14:paraId="60281BAF"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073903E4" w14:textId="77777777">
        <w:tc>
          <w:tcPr>
            <w:tcW w:w="0" w:type="auto"/>
          </w:tcPr>
          <w:p w14:paraId="7DBAF897" w14:textId="77777777" w:rsidR="00EB2A87" w:rsidRDefault="00161630">
            <w:pPr>
              <w:pStyle w:val="Figure"/>
              <w:jc w:val="center"/>
            </w:pPr>
            <w:bookmarkStart w:id="305" w:name="fig-F1TVSelec"/>
            <w:r>
              <w:rPr>
                <w:noProof/>
              </w:rPr>
              <w:drawing>
                <wp:inline distT="0" distB="0" distL="0" distR="0" wp14:anchorId="345E78E6" wp14:editId="2750D816">
                  <wp:extent cx="5334000" cy="328246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Final%20Base-case/plots/sel03_len_timevary_surf_flt1sex1.png"/>
                          <pic:cNvPicPr>
                            <a:picLocks noChangeAspect="1" noChangeArrowheads="1"/>
                          </pic:cNvPicPr>
                        </pic:nvPicPr>
                        <pic:blipFill>
                          <a:blip r:embed="rId26"/>
                          <a:stretch>
                            <a:fillRect/>
                          </a:stretch>
                        </pic:blipFill>
                        <pic:spPr bwMode="auto">
                          <a:xfrm>
                            <a:off x="0" y="0"/>
                            <a:ext cx="5334000" cy="3282461"/>
                          </a:xfrm>
                          <a:prstGeom prst="rect">
                            <a:avLst/>
                          </a:prstGeom>
                          <a:noFill/>
                          <a:ln w="9525">
                            <a:noFill/>
                            <a:headEnd/>
                            <a:tailEnd/>
                          </a:ln>
                        </pic:spPr>
                      </pic:pic>
                    </a:graphicData>
                  </a:graphic>
                </wp:inline>
              </w:drawing>
            </w:r>
          </w:p>
          <w:p w14:paraId="08DFA7E7" w14:textId="77777777" w:rsidR="00EB2A87" w:rsidRDefault="00161630">
            <w:pPr>
              <w:pStyle w:val="ImageCaption"/>
              <w:spacing w:before="200"/>
            </w:pPr>
            <w:r>
              <w:t xml:space="preserve">Figure 7: Time-varying </w:t>
            </w:r>
            <w:proofErr w:type="spellStart"/>
            <w:r>
              <w:t>selelctivity</w:t>
            </w:r>
            <w:proofErr w:type="spellEnd"/>
            <w:r>
              <w:t xml:space="preserve"> estimated for F01 Japanese LL Area 1 Late.</w:t>
            </w:r>
          </w:p>
        </w:tc>
        <w:bookmarkEnd w:id="305"/>
      </w:tr>
    </w:tbl>
    <w:p w14:paraId="3156F36F"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415B210E" w14:textId="77777777">
        <w:tc>
          <w:tcPr>
            <w:tcW w:w="0" w:type="auto"/>
          </w:tcPr>
          <w:p w14:paraId="6FC5A63D" w14:textId="77777777" w:rsidR="00EB2A87" w:rsidRDefault="00161630">
            <w:pPr>
              <w:pStyle w:val="Figure"/>
              <w:jc w:val="center"/>
            </w:pPr>
            <w:bookmarkStart w:id="306" w:name="fig-F2TVSelec"/>
            <w:r>
              <w:rPr>
                <w:noProof/>
              </w:rPr>
              <w:drawing>
                <wp:inline distT="0" distB="0" distL="0" distR="0" wp14:anchorId="637E973C" wp14:editId="0A7CD16F">
                  <wp:extent cx="5334000" cy="328246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Final%20Base-case/plots/sel03_len_timevary_surf_flt2sex1.png"/>
                          <pic:cNvPicPr>
                            <a:picLocks noChangeAspect="1" noChangeArrowheads="1"/>
                          </pic:cNvPicPr>
                        </pic:nvPicPr>
                        <pic:blipFill>
                          <a:blip r:embed="rId27"/>
                          <a:stretch>
                            <a:fillRect/>
                          </a:stretch>
                        </pic:blipFill>
                        <pic:spPr bwMode="auto">
                          <a:xfrm>
                            <a:off x="0" y="0"/>
                            <a:ext cx="5334000" cy="3282461"/>
                          </a:xfrm>
                          <a:prstGeom prst="rect">
                            <a:avLst/>
                          </a:prstGeom>
                          <a:noFill/>
                          <a:ln w="9525">
                            <a:noFill/>
                            <a:headEnd/>
                            <a:tailEnd/>
                          </a:ln>
                        </pic:spPr>
                      </pic:pic>
                    </a:graphicData>
                  </a:graphic>
                </wp:inline>
              </w:drawing>
            </w:r>
          </w:p>
          <w:p w14:paraId="0C8765DA" w14:textId="77777777" w:rsidR="00EB2A87" w:rsidRDefault="00161630">
            <w:pPr>
              <w:pStyle w:val="ImageCaption"/>
              <w:spacing w:before="200"/>
            </w:pPr>
            <w:r>
              <w:t>Figure 8: Time-varying selectivity estimated for F02 Chinese Taipei LL late.</w:t>
            </w:r>
          </w:p>
        </w:tc>
        <w:bookmarkEnd w:id="306"/>
      </w:tr>
    </w:tbl>
    <w:p w14:paraId="600FED27" w14:textId="77777777" w:rsidR="00EB2A87" w:rsidRDefault="00161630">
      <w:pPr>
        <w:pStyle w:val="a0"/>
      </w:pPr>
      <w:r>
        <w:t xml:space="preserve"> </w:t>
      </w:r>
    </w:p>
    <w:tbl>
      <w:tblPr>
        <w:tblStyle w:val="Table"/>
        <w:tblW w:w="4995" w:type="pct"/>
        <w:tblLook w:val="0000" w:firstRow="0" w:lastRow="0" w:firstColumn="0" w:lastColumn="0" w:noHBand="0" w:noVBand="0"/>
      </w:tblPr>
      <w:tblGrid>
        <w:gridCol w:w="4313"/>
        <w:gridCol w:w="222"/>
        <w:gridCol w:w="4825"/>
      </w:tblGrid>
      <w:tr w:rsidR="00EB2A87" w14:paraId="1936CCD2" w14:textId="77777777">
        <w:tc>
          <w:tcPr>
            <w:tcW w:w="0" w:type="auto"/>
          </w:tcPr>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97"/>
            </w:tblGrid>
            <w:tr w:rsidR="00EB2A87" w14:paraId="0C3D7BBB" w14:textId="77777777" w:rsidTr="008F34ED">
              <w:tc>
                <w:tcPr>
                  <w:tcW w:w="0" w:type="auto"/>
                </w:tcPr>
                <w:p w14:paraId="5E09CD8E" w14:textId="77777777" w:rsidR="00EB2A87" w:rsidRDefault="00161630" w:rsidP="00724C18">
                  <w:pPr>
                    <w:pStyle w:val="Figure"/>
                  </w:pPr>
                  <w:r>
                    <w:rPr>
                      <w:noProof/>
                    </w:rPr>
                    <w:drawing>
                      <wp:inline distT="0" distB="0" distL="0" distR="0" wp14:anchorId="717B53BB" wp14:editId="234826EB">
                        <wp:extent cx="2523281" cy="1753565"/>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Final%20Base-case/plots/sel09_len_flt3sex1.png"/>
                                <pic:cNvPicPr>
                                  <a:picLocks noChangeAspect="1" noChangeArrowheads="1"/>
                                </pic:cNvPicPr>
                              </pic:nvPicPr>
                              <pic:blipFill>
                                <a:blip r:embed="rId28"/>
                                <a:stretch>
                                  <a:fillRect/>
                                </a:stretch>
                              </pic:blipFill>
                              <pic:spPr bwMode="auto">
                                <a:xfrm>
                                  <a:off x="0" y="0"/>
                                  <a:ext cx="2532961" cy="1760292"/>
                                </a:xfrm>
                                <a:prstGeom prst="rect">
                                  <a:avLst/>
                                </a:prstGeom>
                                <a:noFill/>
                                <a:ln w="9525">
                                  <a:noFill/>
                                  <a:headEnd/>
                                  <a:tailEnd/>
                                </a:ln>
                              </pic:spPr>
                            </pic:pic>
                          </a:graphicData>
                        </a:graphic>
                      </wp:inline>
                    </w:drawing>
                  </w:r>
                </w:p>
                <w:p w14:paraId="391F9901" w14:textId="77777777" w:rsidR="00EB2A87" w:rsidRDefault="00161630">
                  <w:pPr>
                    <w:pStyle w:val="ImageCaption"/>
                    <w:spacing w:before="200"/>
                  </w:pPr>
                  <w:r>
                    <w:t>F03_US_WCNPO_LL_shallow_late</w:t>
                  </w:r>
                </w:p>
              </w:tc>
            </w:tr>
          </w:tbl>
          <w:p w14:paraId="2DC06989" w14:textId="77777777" w:rsidR="00EB2A87" w:rsidRDefault="00EB2A87"/>
        </w:tc>
        <w:tc>
          <w:tcPr>
            <w:tcW w:w="0" w:type="auto"/>
          </w:tcPr>
          <w:p w14:paraId="499D73E0" w14:textId="77777777" w:rsidR="00EB2A87" w:rsidRDefault="00161630">
            <w:pPr>
              <w:jc w:val="center"/>
            </w:pPr>
            <w:r>
              <w:t xml:space="preserve"> </w:t>
            </w:r>
          </w:p>
        </w:tc>
        <w:tc>
          <w:tcPr>
            <w:tcW w:w="0" w:type="auto"/>
          </w:tcPr>
          <w:tbl>
            <w:tblPr>
              <w:tblStyle w:val="af"/>
              <w:tblW w:w="4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13"/>
            </w:tblGrid>
            <w:tr w:rsidR="00EB2A87" w14:paraId="617869F4" w14:textId="77777777" w:rsidTr="008F34ED">
              <w:trPr>
                <w:trHeight w:val="2976"/>
              </w:trPr>
              <w:tc>
                <w:tcPr>
                  <w:tcW w:w="0" w:type="auto"/>
                </w:tcPr>
                <w:p w14:paraId="387340AD" w14:textId="77777777" w:rsidR="00EB2A87" w:rsidRDefault="00161630" w:rsidP="00724C18">
                  <w:pPr>
                    <w:pStyle w:val="Figure"/>
                  </w:pPr>
                  <w:r>
                    <w:rPr>
                      <w:noProof/>
                    </w:rPr>
                    <w:drawing>
                      <wp:inline distT="0" distB="0" distL="0" distR="0" wp14:anchorId="2209D41F" wp14:editId="6E1B7F6D">
                        <wp:extent cx="2436470" cy="1649393"/>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nal%20Base-case/plots/sel09_len_flt4sex1.png"/>
                                <pic:cNvPicPr>
                                  <a:picLocks noChangeAspect="1" noChangeArrowheads="1"/>
                                </pic:cNvPicPr>
                              </pic:nvPicPr>
                              <pic:blipFill>
                                <a:blip r:embed="rId29"/>
                                <a:stretch>
                                  <a:fillRect/>
                                </a:stretch>
                              </pic:blipFill>
                              <pic:spPr bwMode="auto">
                                <a:xfrm>
                                  <a:off x="0" y="0"/>
                                  <a:ext cx="2450817" cy="1659105"/>
                                </a:xfrm>
                                <a:prstGeom prst="rect">
                                  <a:avLst/>
                                </a:prstGeom>
                                <a:noFill/>
                                <a:ln w="9525">
                                  <a:noFill/>
                                  <a:headEnd/>
                                  <a:tailEnd/>
                                </a:ln>
                              </pic:spPr>
                            </pic:pic>
                          </a:graphicData>
                        </a:graphic>
                      </wp:inline>
                    </w:drawing>
                  </w:r>
                </w:p>
                <w:p w14:paraId="388500B1" w14:textId="77777777" w:rsidR="00EB2A87" w:rsidRDefault="00161630">
                  <w:pPr>
                    <w:pStyle w:val="ImageCaption"/>
                    <w:spacing w:before="200"/>
                  </w:pPr>
                  <w:r>
                    <w:t>F04_IATTC</w:t>
                  </w:r>
                </w:p>
              </w:tc>
            </w:tr>
          </w:tbl>
          <w:p w14:paraId="6385A5CE" w14:textId="77777777" w:rsidR="00EB2A87" w:rsidRDefault="00EB2A87"/>
        </w:tc>
      </w:tr>
    </w:tbl>
    <w:p w14:paraId="665C46DD" w14:textId="77777777" w:rsidR="00EB2A87" w:rsidRDefault="00EB2A87">
      <w:pPr>
        <w:framePr w:h="0" w:wrap="auto" w:hAnchor="margin" w:xAlign="right" w:yAlign="top"/>
      </w:pPr>
    </w:p>
    <w:tbl>
      <w:tblPr>
        <w:tblStyle w:val="af"/>
        <w:tblW w:w="4822"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06"/>
        <w:gridCol w:w="4321"/>
      </w:tblGrid>
      <w:tr w:rsidR="00724C18" w14:paraId="5C4C98BC" w14:textId="77777777" w:rsidTr="008F34ED">
        <w:tc>
          <w:tcPr>
            <w:tcW w:w="2436" w:type="pct"/>
          </w:tcPr>
          <w:tbl>
            <w:tblPr>
              <w:tblStyle w:val="Table"/>
              <w:tblW w:w="5000" w:type="pct"/>
              <w:tblLook w:val="0000" w:firstRow="0" w:lastRow="0" w:firstColumn="0" w:lastColumn="0" w:noHBand="0" w:noVBand="0"/>
            </w:tblPr>
            <w:tblGrid>
              <w:gridCol w:w="4490"/>
            </w:tblGrid>
            <w:tr w:rsidR="00724C18" w14:paraId="1D040013" w14:textId="77777777" w:rsidTr="008F34ED">
              <w:tc>
                <w:tcPr>
                  <w:tcW w:w="0" w:type="auto"/>
                </w:tcPr>
                <w:p w14:paraId="7D177D6C" w14:textId="77777777" w:rsidR="00724C18" w:rsidRDefault="00724C18" w:rsidP="00724C18">
                  <w:pPr>
                    <w:pStyle w:val="Figure"/>
                  </w:pPr>
                  <w:r>
                    <w:rPr>
                      <w:noProof/>
                    </w:rPr>
                    <w:drawing>
                      <wp:inline distT="0" distB="0" distL="0" distR="0" wp14:anchorId="2FF47475" wp14:editId="502469B8">
                        <wp:extent cx="2714263" cy="17825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Final%20Base-case/plots/sel09_len_flt6sex1.png"/>
                                <pic:cNvPicPr>
                                  <a:picLocks noChangeAspect="1" noChangeArrowheads="1"/>
                                </pic:cNvPicPr>
                              </pic:nvPicPr>
                              <pic:blipFill>
                                <a:blip r:embed="rId30"/>
                                <a:stretch>
                                  <a:fillRect/>
                                </a:stretch>
                              </pic:blipFill>
                              <pic:spPr bwMode="auto">
                                <a:xfrm>
                                  <a:off x="0" y="0"/>
                                  <a:ext cx="2724248" cy="1789058"/>
                                </a:xfrm>
                                <a:prstGeom prst="rect">
                                  <a:avLst/>
                                </a:prstGeom>
                                <a:noFill/>
                                <a:ln w="9525">
                                  <a:noFill/>
                                  <a:headEnd/>
                                  <a:tailEnd/>
                                </a:ln>
                              </pic:spPr>
                            </pic:pic>
                          </a:graphicData>
                        </a:graphic>
                      </wp:inline>
                    </w:drawing>
                  </w:r>
                </w:p>
                <w:p w14:paraId="0933A315" w14:textId="77777777" w:rsidR="00724C18" w:rsidRDefault="00724C18" w:rsidP="00724C18">
                  <w:pPr>
                    <w:pStyle w:val="ImageCaption"/>
                    <w:spacing w:before="200"/>
                  </w:pPr>
                  <w:r>
                    <w:t xml:space="preserve">F06_JPN_WCNPO_OSDWLL_early_Area1 </w:t>
                  </w:r>
                </w:p>
              </w:tc>
            </w:tr>
          </w:tbl>
          <w:p w14:paraId="3D838928" w14:textId="77777777" w:rsidR="00724C18" w:rsidRDefault="00724C18"/>
        </w:tc>
        <w:tc>
          <w:tcPr>
            <w:tcW w:w="2564" w:type="pct"/>
          </w:tcPr>
          <w:p w14:paraId="7A319C78" w14:textId="77777777" w:rsidR="00724C18" w:rsidRDefault="00724C18" w:rsidP="00724C18">
            <w:r>
              <w:rPr>
                <w:noProof/>
              </w:rPr>
              <w:drawing>
                <wp:inline distT="0" distB="0" distL="0" distR="0" wp14:anchorId="1FF8A10C" wp14:editId="2046FDBD">
                  <wp:extent cx="2563792" cy="1840374"/>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Final%20Base-case/plots/sel09_len_flt7sex1.png"/>
                          <pic:cNvPicPr>
                            <a:picLocks noChangeAspect="1" noChangeArrowheads="1"/>
                          </pic:cNvPicPr>
                        </pic:nvPicPr>
                        <pic:blipFill>
                          <a:blip r:embed="rId31"/>
                          <a:stretch>
                            <a:fillRect/>
                          </a:stretch>
                        </pic:blipFill>
                        <pic:spPr bwMode="auto">
                          <a:xfrm>
                            <a:off x="0" y="0"/>
                            <a:ext cx="2575391" cy="1848700"/>
                          </a:xfrm>
                          <a:prstGeom prst="rect">
                            <a:avLst/>
                          </a:prstGeom>
                          <a:noFill/>
                          <a:ln w="9525">
                            <a:noFill/>
                            <a:headEnd/>
                            <a:tailEnd/>
                          </a:ln>
                        </pic:spPr>
                      </pic:pic>
                    </a:graphicData>
                  </a:graphic>
                </wp:inline>
              </w:drawing>
            </w:r>
            <w:r>
              <w:t xml:space="preserve"> F07_JPN_WCNPO_CODF</w:t>
            </w:r>
          </w:p>
        </w:tc>
      </w:tr>
    </w:tbl>
    <w:p w14:paraId="018C48EE" w14:textId="77777777" w:rsidR="00EB2A87" w:rsidRDefault="00EB2A87">
      <w:pPr>
        <w:framePr w:h="0" w:wrap="auto" w:hAnchor="margin" w:xAlign="right" w:yAlign="top"/>
      </w:pPr>
    </w:p>
    <w:tbl>
      <w:tblPr>
        <w:tblStyle w:val="af"/>
        <w:tblW w:w="243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549"/>
      </w:tblGrid>
      <w:tr w:rsidR="00724C18" w14:paraId="243BF319" w14:textId="77777777" w:rsidTr="00724C18">
        <w:trPr>
          <w:trHeight w:val="2268"/>
        </w:trPr>
        <w:tc>
          <w:tcPr>
            <w:tcW w:w="0" w:type="auto"/>
          </w:tcPr>
          <w:p w14:paraId="7DD683C3" w14:textId="77777777" w:rsidR="00724C18" w:rsidRDefault="00724C18" w:rsidP="00724C18">
            <w:r>
              <w:rPr>
                <w:noProof/>
              </w:rPr>
              <w:drawing>
                <wp:inline distT="0" distB="0" distL="0" distR="0" wp14:anchorId="5E80EDDC" wp14:editId="13320597">
                  <wp:extent cx="2691114" cy="1794076"/>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Final%20Base-case/plots/sel09_len_flt8sex1.png"/>
                          <pic:cNvPicPr>
                            <a:picLocks noChangeAspect="1" noChangeArrowheads="1"/>
                          </pic:cNvPicPr>
                        </pic:nvPicPr>
                        <pic:blipFill>
                          <a:blip r:embed="rId32"/>
                          <a:stretch>
                            <a:fillRect/>
                          </a:stretch>
                        </pic:blipFill>
                        <pic:spPr bwMode="auto">
                          <a:xfrm>
                            <a:off x="0" y="0"/>
                            <a:ext cx="2710231" cy="1806821"/>
                          </a:xfrm>
                          <a:prstGeom prst="rect">
                            <a:avLst/>
                          </a:prstGeom>
                          <a:noFill/>
                          <a:ln w="9525">
                            <a:noFill/>
                            <a:headEnd/>
                            <a:tailEnd/>
                          </a:ln>
                        </pic:spPr>
                      </pic:pic>
                    </a:graphicData>
                  </a:graphic>
                </wp:inline>
              </w:drawing>
            </w:r>
            <w:r>
              <w:t xml:space="preserve"> </w:t>
            </w:r>
          </w:p>
          <w:p w14:paraId="2989BD9D" w14:textId="77777777" w:rsidR="00724C18" w:rsidRDefault="00724C18" w:rsidP="00724C18">
            <w:r>
              <w:t>F08_US_WCNPO_LL_shallow_early</w:t>
            </w:r>
          </w:p>
        </w:tc>
      </w:tr>
    </w:tbl>
    <w:p w14:paraId="2AE9CF5D" w14:textId="77777777" w:rsidR="00EB2A87" w:rsidRDefault="00161630">
      <w:pPr>
        <w:pStyle w:val="ImageCaption"/>
        <w:spacing w:before="200"/>
      </w:pPr>
      <w:r>
        <w:t>Figure 9: Selectivity estimates for each of the five fleets without time-varying parameters.</w:t>
      </w:r>
    </w:p>
    <w:p w14:paraId="66C4EEFC"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1D0225D3" w14:textId="77777777">
        <w:tc>
          <w:tcPr>
            <w:tcW w:w="0" w:type="auto"/>
          </w:tcPr>
          <w:p w14:paraId="2C112F56" w14:textId="77777777" w:rsidR="00EB2A87" w:rsidRDefault="00161630">
            <w:pPr>
              <w:pStyle w:val="Figure"/>
              <w:jc w:val="center"/>
            </w:pPr>
            <w:bookmarkStart w:id="307" w:name="fig-jitter"/>
            <w:r>
              <w:rPr>
                <w:noProof/>
              </w:rPr>
              <w:drawing>
                <wp:inline distT="0" distB="0" distL="0" distR="0" wp14:anchorId="010D1E38" wp14:editId="6F4CEBD6">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BILLWG_SAR_files/figure-docx/fig-jitter-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2A51BE66" w14:textId="77777777" w:rsidR="00EB2A87" w:rsidRDefault="00161630">
            <w:pPr>
              <w:pStyle w:val="ImageCaption"/>
              <w:spacing w:before="200"/>
            </w:pPr>
            <w:r>
              <w:t>Figure 10: Plot of R</w:t>
            </w:r>
            <w:r w:rsidRPr="008F34ED">
              <w:rPr>
                <w:vertAlign w:val="subscript"/>
              </w:rPr>
              <w:t>O</w:t>
            </w:r>
            <w:r>
              <w:t xml:space="preserve"> versus total likelihood for 100 jitter runs for the base-case model (black points). The base-case model is indicated by the red point.</w:t>
            </w:r>
          </w:p>
        </w:tc>
        <w:bookmarkEnd w:id="307"/>
      </w:tr>
    </w:tbl>
    <w:p w14:paraId="7671D02A"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24E95687" w14:textId="77777777">
        <w:tc>
          <w:tcPr>
            <w:tcW w:w="0" w:type="auto"/>
          </w:tcPr>
          <w:p w14:paraId="074BC429" w14:textId="77777777" w:rsidR="00EB2A87" w:rsidRDefault="00161630">
            <w:pPr>
              <w:pStyle w:val="Figure"/>
              <w:jc w:val="center"/>
            </w:pPr>
            <w:bookmarkStart w:id="308" w:name="fig-OverallLikelihood"/>
            <w:r>
              <w:rPr>
                <w:noProof/>
              </w:rPr>
              <w:drawing>
                <wp:inline distT="0" distB="0" distL="0" distR="0" wp14:anchorId="750051FF" wp14:editId="2856A68A">
                  <wp:extent cx="5334000" cy="5334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Final%20Base-case/plots/Overall_Likelihood.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14:paraId="00B117C3" w14:textId="77777777" w:rsidR="00EB2A87" w:rsidRDefault="00161630">
            <w:pPr>
              <w:pStyle w:val="ImageCaption"/>
              <w:spacing w:before="200"/>
            </w:pPr>
            <w:r>
              <w:t>Figure 11: Likelihood profile over R</w:t>
            </w:r>
            <w:r w:rsidRPr="008F34ED">
              <w:rPr>
                <w:vertAlign w:val="subscript"/>
              </w:rPr>
              <w:t>0</w:t>
            </w:r>
            <w:r>
              <w:t xml:space="preserve"> for the base-case model: total likelihood (black circles), recruitment (blue triangles), length composition data (light blue crosses), and survey/CPUE indices (yellow x).</w:t>
            </w:r>
          </w:p>
        </w:tc>
        <w:bookmarkEnd w:id="308"/>
      </w:tr>
    </w:tbl>
    <w:p w14:paraId="26A945D9"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29DC64FD" w14:textId="77777777">
        <w:tc>
          <w:tcPr>
            <w:tcW w:w="0" w:type="auto"/>
          </w:tcPr>
          <w:p w14:paraId="46E95BC7" w14:textId="77777777" w:rsidR="00EB2A87" w:rsidRDefault="00161630">
            <w:pPr>
              <w:pStyle w:val="Figure"/>
              <w:jc w:val="center"/>
            </w:pPr>
            <w:bookmarkStart w:id="309" w:name="fig-CPUELikelihood"/>
            <w:r>
              <w:rPr>
                <w:noProof/>
              </w:rPr>
              <w:drawing>
                <wp:inline distT="0" distB="0" distL="0" distR="0" wp14:anchorId="1F3FBC33" wp14:editId="6B23AF9D">
                  <wp:extent cx="5334000" cy="53340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Final%20Base-case/plots/CPUE_Likelihood.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14:paraId="0172BD7F" w14:textId="77777777" w:rsidR="00EB2A87" w:rsidRDefault="00161630">
            <w:pPr>
              <w:pStyle w:val="ImageCaption"/>
              <w:spacing w:before="200"/>
            </w:pPr>
            <w:r>
              <w:t>Figure 12: Likelihood profile over R</w:t>
            </w:r>
            <w:r w:rsidRPr="008F34ED">
              <w:rPr>
                <w:vertAlign w:val="subscript"/>
              </w:rPr>
              <w:t>0</w:t>
            </w:r>
            <w:r>
              <w:t xml:space="preserve"> by CPUE index for the base-case model.</w:t>
            </w:r>
          </w:p>
        </w:tc>
        <w:bookmarkEnd w:id="309"/>
      </w:tr>
    </w:tbl>
    <w:p w14:paraId="071B0C11"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543A50EF" w14:textId="77777777">
        <w:tc>
          <w:tcPr>
            <w:tcW w:w="0" w:type="auto"/>
          </w:tcPr>
          <w:p w14:paraId="33AA9219" w14:textId="77777777" w:rsidR="00EB2A87" w:rsidRDefault="00161630">
            <w:pPr>
              <w:pStyle w:val="Figure"/>
              <w:jc w:val="center"/>
            </w:pPr>
            <w:bookmarkStart w:id="310" w:name="fig-SizeLikelihood"/>
            <w:r>
              <w:rPr>
                <w:noProof/>
              </w:rPr>
              <w:drawing>
                <wp:inline distT="0" distB="0" distL="0" distR="0" wp14:anchorId="531517FD" wp14:editId="6B462BC9">
                  <wp:extent cx="5334000" cy="5334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Final%20Base-case/plots/Size_Likelihood.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14:paraId="31B3A7D4" w14:textId="77777777" w:rsidR="00EB2A87" w:rsidRDefault="00161630">
            <w:pPr>
              <w:pStyle w:val="ImageCaption"/>
              <w:spacing w:before="200"/>
            </w:pPr>
            <w:r>
              <w:t>Figure 13: Likelihood profile over R</w:t>
            </w:r>
            <w:r w:rsidRPr="008F34ED">
              <w:rPr>
                <w:vertAlign w:val="subscript"/>
              </w:rPr>
              <w:t>0</w:t>
            </w:r>
            <w:r>
              <w:t xml:space="preserve"> for each length composition time series for the base-case model.</w:t>
            </w:r>
          </w:p>
        </w:tc>
        <w:bookmarkEnd w:id="310"/>
      </w:tr>
    </w:tbl>
    <w:p w14:paraId="5C3FCC02"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32046CCF" w14:textId="77777777">
        <w:tc>
          <w:tcPr>
            <w:tcW w:w="0" w:type="auto"/>
          </w:tcPr>
          <w:p w14:paraId="16824F88" w14:textId="77777777" w:rsidR="00EB2A87" w:rsidRDefault="00161630">
            <w:pPr>
              <w:pStyle w:val="Figure"/>
              <w:jc w:val="center"/>
            </w:pPr>
            <w:bookmarkStart w:id="311" w:name="fig-ExpCPUE"/>
            <w:r>
              <w:rPr>
                <w:noProof/>
              </w:rPr>
              <w:drawing>
                <wp:inline distT="0" distB="0" distL="0" distR="0" wp14:anchorId="7E0AA6EA" wp14:editId="79B26A99">
                  <wp:extent cx="4619625" cy="6013048"/>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BILLWG_SAR_files/figure-docx/fig-ExpCPUE-1.png"/>
                          <pic:cNvPicPr>
                            <a:picLocks noChangeAspect="1" noChangeArrowheads="1"/>
                          </pic:cNvPicPr>
                        </pic:nvPicPr>
                        <pic:blipFill>
                          <a:blip r:embed="rId37"/>
                          <a:stretch>
                            <a:fillRect/>
                          </a:stretch>
                        </pic:blipFill>
                        <pic:spPr bwMode="auto">
                          <a:xfrm>
                            <a:off x="0" y="0"/>
                            <a:ext cx="4631212" cy="6028131"/>
                          </a:xfrm>
                          <a:prstGeom prst="rect">
                            <a:avLst/>
                          </a:prstGeom>
                          <a:noFill/>
                          <a:ln w="9525">
                            <a:noFill/>
                            <a:headEnd/>
                            <a:tailEnd/>
                          </a:ln>
                        </pic:spPr>
                      </pic:pic>
                    </a:graphicData>
                  </a:graphic>
                </wp:inline>
              </w:drawing>
            </w:r>
          </w:p>
          <w:p w14:paraId="2031CFFA" w14:textId="77777777" w:rsidR="00EB2A87" w:rsidRDefault="00161630">
            <w:pPr>
              <w:pStyle w:val="ImageCaption"/>
              <w:spacing w:before="200"/>
            </w:pPr>
            <w:r>
              <w:t>Figure 14: Model fits to the standardized catch-per-unit-effort (CPUE) data sets from different fisheries for the base case scenario. The line is the model predicted value and the points are observed (data) values. The vertical lines represent the estimated confidence intervals (± 1.96 standard deviations) around the CPUE values. S5 and S8 were not included in the total likelihood.</w:t>
            </w:r>
          </w:p>
        </w:tc>
        <w:bookmarkEnd w:id="311"/>
      </w:tr>
    </w:tbl>
    <w:p w14:paraId="6ECF0382" w14:textId="77777777" w:rsidR="008F34ED" w:rsidRDefault="00161630">
      <w:pPr>
        <w:pStyle w:val="a0"/>
        <w:sectPr w:rsidR="008F34ED">
          <w:pgSz w:w="12240" w:h="15840"/>
          <w:pgMar w:top="1440" w:right="1440" w:bottom="1440" w:left="1440" w:header="720" w:footer="720" w:gutter="0"/>
          <w:cols w:space="720"/>
        </w:sectPr>
      </w:pPr>
      <w:r>
        <w:t xml:space="preserve"> </w:t>
      </w:r>
    </w:p>
    <w:tbl>
      <w:tblPr>
        <w:tblStyle w:val="af"/>
        <w:tblW w:w="4822" w:type="pct"/>
        <w:tblLook w:val="0000" w:firstRow="0" w:lastRow="0" w:firstColumn="0" w:lastColumn="0" w:noHBand="0" w:noVBand="0"/>
      </w:tblPr>
      <w:tblGrid>
        <w:gridCol w:w="12499"/>
      </w:tblGrid>
      <w:tr w:rsidR="00EB2A87" w14:paraId="02FC3321" w14:textId="77777777" w:rsidTr="00FA4410">
        <w:tc>
          <w:tcPr>
            <w:tcW w:w="5000" w:type="pct"/>
            <w:tcBorders>
              <w:top w:val="nil"/>
              <w:left w:val="nil"/>
              <w:bottom w:val="nil"/>
              <w:right w:val="nil"/>
            </w:tcBorders>
          </w:tcPr>
          <w:p w14:paraId="16C688EA" w14:textId="77777777" w:rsidR="00FA4410" w:rsidRDefault="00161630" w:rsidP="00FA4410">
            <w:r>
              <w:rPr>
                <w:noProof/>
              </w:rPr>
              <w:drawing>
                <wp:inline distT="0" distB="0" distL="0" distR="0" wp14:anchorId="4CB058B5" wp14:editId="2447EB9A">
                  <wp:extent cx="2476982" cy="2291788"/>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Final%20Base-case/plots/comp_lenfit_data_weighting_TA1.8_F1_JPN_WCNPO_OSDWCOLL_late_Area1.png"/>
                          <pic:cNvPicPr>
                            <a:picLocks noChangeAspect="1" noChangeArrowheads="1"/>
                          </pic:cNvPicPr>
                        </pic:nvPicPr>
                        <pic:blipFill>
                          <a:blip r:embed="rId38"/>
                          <a:stretch>
                            <a:fillRect/>
                          </a:stretch>
                        </pic:blipFill>
                        <pic:spPr bwMode="auto">
                          <a:xfrm>
                            <a:off x="0" y="0"/>
                            <a:ext cx="2496644" cy="2309980"/>
                          </a:xfrm>
                          <a:prstGeom prst="rect">
                            <a:avLst/>
                          </a:prstGeom>
                          <a:noFill/>
                          <a:ln w="9525">
                            <a:noFill/>
                            <a:headEnd/>
                            <a:tailEnd/>
                          </a:ln>
                        </pic:spPr>
                      </pic:pic>
                    </a:graphicData>
                  </a:graphic>
                </wp:inline>
              </w:drawing>
            </w:r>
            <w:r>
              <w:t xml:space="preserve"> </w:t>
            </w:r>
            <w:r>
              <w:rPr>
                <w:noProof/>
              </w:rPr>
              <w:drawing>
                <wp:inline distT="0" distB="0" distL="0" distR="0" wp14:anchorId="7626303C" wp14:editId="32155DF7">
                  <wp:extent cx="2552217" cy="2222339"/>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Final%20Base-case/plots/comp_lenfit_data_weighting_TA1.8_F2_TWN_WCNPO_DWLL_late.png"/>
                          <pic:cNvPicPr>
                            <a:picLocks noChangeAspect="1" noChangeArrowheads="1"/>
                          </pic:cNvPicPr>
                        </pic:nvPicPr>
                        <pic:blipFill>
                          <a:blip r:embed="rId39"/>
                          <a:stretch>
                            <a:fillRect/>
                          </a:stretch>
                        </pic:blipFill>
                        <pic:spPr bwMode="auto">
                          <a:xfrm>
                            <a:off x="0" y="0"/>
                            <a:ext cx="2569611" cy="2237485"/>
                          </a:xfrm>
                          <a:prstGeom prst="rect">
                            <a:avLst/>
                          </a:prstGeom>
                          <a:noFill/>
                          <a:ln w="9525">
                            <a:noFill/>
                            <a:headEnd/>
                            <a:tailEnd/>
                          </a:ln>
                        </pic:spPr>
                      </pic:pic>
                    </a:graphicData>
                  </a:graphic>
                </wp:inline>
              </w:drawing>
            </w:r>
            <w:r>
              <w:t xml:space="preserve"> </w:t>
            </w:r>
            <w:r>
              <w:rPr>
                <w:noProof/>
              </w:rPr>
              <w:drawing>
                <wp:inline distT="0" distB="0" distL="0" distR="0" wp14:anchorId="78C2A36B" wp14:editId="5E044624">
                  <wp:extent cx="2546430" cy="2592729"/>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Final%20Base-case/plots/comp_lenfit_data_weighting_TA1.8_F3_US_WCNPO_LL_shallow_late.png"/>
                          <pic:cNvPicPr>
                            <a:picLocks noChangeAspect="1" noChangeArrowheads="1"/>
                          </pic:cNvPicPr>
                        </pic:nvPicPr>
                        <pic:blipFill>
                          <a:blip r:embed="rId40"/>
                          <a:stretch>
                            <a:fillRect/>
                          </a:stretch>
                        </pic:blipFill>
                        <pic:spPr bwMode="auto">
                          <a:xfrm>
                            <a:off x="0" y="0"/>
                            <a:ext cx="2557023" cy="2603515"/>
                          </a:xfrm>
                          <a:prstGeom prst="rect">
                            <a:avLst/>
                          </a:prstGeom>
                          <a:noFill/>
                          <a:ln w="9525">
                            <a:noFill/>
                            <a:headEnd/>
                            <a:tailEnd/>
                          </a:ln>
                        </pic:spPr>
                      </pic:pic>
                    </a:graphicData>
                  </a:graphic>
                </wp:inline>
              </w:drawing>
            </w:r>
            <w:r>
              <w:t xml:space="preserve"> </w:t>
            </w:r>
            <w:r>
              <w:rPr>
                <w:noProof/>
              </w:rPr>
              <w:drawing>
                <wp:inline distT="0" distB="0" distL="0" distR="0" wp14:anchorId="6503C019" wp14:editId="5BED63EF">
                  <wp:extent cx="2633240" cy="2474458"/>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Final%20Base-case/plots/comp_lenfit_data_weighting_TA1.8_F4_IATTC.png"/>
                          <pic:cNvPicPr>
                            <a:picLocks noChangeAspect="1" noChangeArrowheads="1"/>
                          </pic:cNvPicPr>
                        </pic:nvPicPr>
                        <pic:blipFill>
                          <a:blip r:embed="rId41"/>
                          <a:stretch>
                            <a:fillRect/>
                          </a:stretch>
                        </pic:blipFill>
                        <pic:spPr bwMode="auto">
                          <a:xfrm>
                            <a:off x="0" y="0"/>
                            <a:ext cx="2654143" cy="2494101"/>
                          </a:xfrm>
                          <a:prstGeom prst="rect">
                            <a:avLst/>
                          </a:prstGeom>
                          <a:noFill/>
                          <a:ln w="9525">
                            <a:noFill/>
                            <a:headEnd/>
                            <a:tailEnd/>
                          </a:ln>
                        </pic:spPr>
                      </pic:pic>
                    </a:graphicData>
                  </a:graphic>
                </wp:inline>
              </w:drawing>
            </w:r>
            <w:r>
              <w:t xml:space="preserve"> </w:t>
            </w:r>
            <w:r>
              <w:rPr>
                <w:noProof/>
              </w:rPr>
              <w:drawing>
                <wp:inline distT="0" distB="0" distL="0" distR="0" wp14:anchorId="3D1FB465" wp14:editId="0458681A">
                  <wp:extent cx="2621666" cy="2475053"/>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Final%20Base-case/plots/comp_lenfit_data_weighting_TA1.8_F6_JPN_WCNPO_OSDWLL_early_Area1.png"/>
                          <pic:cNvPicPr>
                            <a:picLocks noChangeAspect="1" noChangeArrowheads="1"/>
                          </pic:cNvPicPr>
                        </pic:nvPicPr>
                        <pic:blipFill>
                          <a:blip r:embed="rId42"/>
                          <a:stretch>
                            <a:fillRect/>
                          </a:stretch>
                        </pic:blipFill>
                        <pic:spPr bwMode="auto">
                          <a:xfrm>
                            <a:off x="0" y="0"/>
                            <a:ext cx="2657348" cy="2508739"/>
                          </a:xfrm>
                          <a:prstGeom prst="rect">
                            <a:avLst/>
                          </a:prstGeom>
                          <a:noFill/>
                          <a:ln w="9525">
                            <a:noFill/>
                            <a:headEnd/>
                            <a:tailEnd/>
                          </a:ln>
                        </pic:spPr>
                      </pic:pic>
                    </a:graphicData>
                  </a:graphic>
                </wp:inline>
              </w:drawing>
            </w:r>
            <w:r>
              <w:t xml:space="preserve"> </w:t>
            </w:r>
            <w:r>
              <w:rPr>
                <w:noProof/>
              </w:rPr>
              <w:drawing>
                <wp:inline distT="0" distB="0" distL="0" distR="0" wp14:anchorId="4E9E6604" wp14:editId="2DBC869D">
                  <wp:extent cx="2546430" cy="2463478"/>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Final%20Base-case/plots/comp_lenfit_data_weighting_TA1.8_F7_JPN_WCNPO_CODF.png"/>
                          <pic:cNvPicPr>
                            <a:picLocks noChangeAspect="1" noChangeArrowheads="1"/>
                          </pic:cNvPicPr>
                        </pic:nvPicPr>
                        <pic:blipFill>
                          <a:blip r:embed="rId43"/>
                          <a:stretch>
                            <a:fillRect/>
                          </a:stretch>
                        </pic:blipFill>
                        <pic:spPr bwMode="auto">
                          <a:xfrm>
                            <a:off x="0" y="0"/>
                            <a:ext cx="2556820" cy="2473529"/>
                          </a:xfrm>
                          <a:prstGeom prst="rect">
                            <a:avLst/>
                          </a:prstGeom>
                          <a:noFill/>
                          <a:ln w="9525">
                            <a:noFill/>
                            <a:headEnd/>
                            <a:tailEnd/>
                          </a:ln>
                        </pic:spPr>
                      </pic:pic>
                    </a:graphicData>
                  </a:graphic>
                </wp:inline>
              </w:drawing>
            </w:r>
            <w:r>
              <w:t xml:space="preserve"> </w:t>
            </w:r>
          </w:p>
          <w:p w14:paraId="597F480E" w14:textId="77777777" w:rsidR="00EB2A87" w:rsidRDefault="00FA4410" w:rsidP="00FA4410">
            <w:r w:rsidRPr="00FA4410">
              <w:rPr>
                <w:i/>
              </w:rPr>
              <w:t xml:space="preserve">Figure 15: Fits to the annual mean length </w:t>
            </w:r>
            <w:proofErr w:type="spellStart"/>
            <w:r w:rsidRPr="00FA4410">
              <w:rPr>
                <w:i/>
              </w:rPr>
              <w:t>length</w:t>
            </w:r>
            <w:proofErr w:type="spellEnd"/>
            <w:r w:rsidRPr="00FA4410">
              <w:rPr>
                <w:i/>
              </w:rPr>
              <w:t xml:space="preserve"> composition data. The blue line indicates the estimated mean length, open dots indicate input mean length with black bars indicating the distribution of the length data with the added</w:t>
            </w:r>
            <w:r>
              <w:t xml:space="preserve"> </w:t>
            </w:r>
            <w:r w:rsidRPr="00FA4410">
              <w:rPr>
                <w:i/>
              </w:rPr>
              <w:t>variance.</w:t>
            </w:r>
            <w:r w:rsidR="00161630" w:rsidRPr="00FA4410">
              <w:rPr>
                <w:i/>
                <w:noProof/>
              </w:rPr>
              <w:drawing>
                <wp:inline distT="0" distB="0" distL="0" distR="0" wp14:anchorId="348502BD" wp14:editId="6DC6CDFF">
                  <wp:extent cx="2615879" cy="2453833"/>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Final%20Base-case/plots/comp_lenfit_data_weighting_TA1.8_F8_US_WCNPO_LL_shallow_early.png"/>
                          <pic:cNvPicPr>
                            <a:picLocks noChangeAspect="1" noChangeArrowheads="1"/>
                          </pic:cNvPicPr>
                        </pic:nvPicPr>
                        <pic:blipFill>
                          <a:blip r:embed="rId44"/>
                          <a:stretch>
                            <a:fillRect/>
                          </a:stretch>
                        </pic:blipFill>
                        <pic:spPr bwMode="auto">
                          <a:xfrm>
                            <a:off x="0" y="0"/>
                            <a:ext cx="2626840" cy="2464115"/>
                          </a:xfrm>
                          <a:prstGeom prst="rect">
                            <a:avLst/>
                          </a:prstGeom>
                          <a:noFill/>
                          <a:ln w="9525">
                            <a:noFill/>
                            <a:headEnd/>
                            <a:tailEnd/>
                          </a:ln>
                        </pic:spPr>
                      </pic:pic>
                    </a:graphicData>
                  </a:graphic>
                </wp:inline>
              </w:drawing>
            </w:r>
          </w:p>
        </w:tc>
      </w:tr>
    </w:tbl>
    <w:p w14:paraId="20423E00" w14:textId="77777777" w:rsidR="00EB2A87" w:rsidRDefault="00161630" w:rsidP="008F34ED">
      <w:pPr>
        <w:pStyle w:val="ImageCaption"/>
        <w:spacing w:before="200"/>
      </w:pPr>
      <w:r>
        <w:t xml:space="preserve">Figure 15: </w:t>
      </w:r>
      <w:r w:rsidR="00FA4410">
        <w:t>Continued.</w:t>
      </w:r>
      <w:r w:rsidR="008F34ED">
        <w:br w:type="page"/>
      </w:r>
    </w:p>
    <w:tbl>
      <w:tblPr>
        <w:tblStyle w:val="Table"/>
        <w:tblW w:w="5000" w:type="pct"/>
        <w:tblLook w:val="0000" w:firstRow="0" w:lastRow="0" w:firstColumn="0" w:lastColumn="0" w:noHBand="0" w:noVBand="0"/>
      </w:tblPr>
      <w:tblGrid>
        <w:gridCol w:w="12738"/>
        <w:gridCol w:w="222"/>
      </w:tblGrid>
      <w:tr w:rsidR="008F34ED" w14:paraId="6B7DD9AB" w14:textId="77777777">
        <w:tc>
          <w:tcPr>
            <w:tcW w:w="0" w:type="auto"/>
          </w:tcPr>
          <w:p w14:paraId="285144A5" w14:textId="77777777" w:rsidR="00EB2A87" w:rsidRDefault="00161630">
            <w:pPr>
              <w:jc w:val="center"/>
            </w:pPr>
            <w:r>
              <w:rPr>
                <w:noProof/>
              </w:rPr>
              <w:drawing>
                <wp:inline distT="0" distB="0" distL="0" distR="0" wp14:anchorId="7ED99875" wp14:editId="7CBAC533">
                  <wp:extent cx="2621666" cy="2273026"/>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Final%20Base-case/plots/comp_lenfit_residsflt1mkt0_page5.png"/>
                          <pic:cNvPicPr>
                            <a:picLocks noChangeAspect="1" noChangeArrowheads="1"/>
                          </pic:cNvPicPr>
                        </pic:nvPicPr>
                        <pic:blipFill>
                          <a:blip r:embed="rId45"/>
                          <a:stretch>
                            <a:fillRect/>
                          </a:stretch>
                        </pic:blipFill>
                        <pic:spPr bwMode="auto">
                          <a:xfrm>
                            <a:off x="0" y="0"/>
                            <a:ext cx="2654889" cy="2301831"/>
                          </a:xfrm>
                          <a:prstGeom prst="rect">
                            <a:avLst/>
                          </a:prstGeom>
                          <a:noFill/>
                          <a:ln w="9525">
                            <a:noFill/>
                            <a:headEnd/>
                            <a:tailEnd/>
                          </a:ln>
                        </pic:spPr>
                      </pic:pic>
                    </a:graphicData>
                  </a:graphic>
                </wp:inline>
              </w:drawing>
            </w:r>
            <w:r w:rsidR="008F34ED">
              <w:rPr>
                <w:noProof/>
              </w:rPr>
              <w:drawing>
                <wp:inline distT="0" distB="0" distL="0" distR="0" wp14:anchorId="242C29BE" wp14:editId="4D4A2D5F">
                  <wp:extent cx="2696901" cy="2284675"/>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Final%20Base-case/plots/comp_lenfit_residsflt2mkt0_page3.png"/>
                          <pic:cNvPicPr>
                            <a:picLocks noChangeAspect="1" noChangeArrowheads="1"/>
                          </pic:cNvPicPr>
                        </pic:nvPicPr>
                        <pic:blipFill>
                          <a:blip r:embed="rId46"/>
                          <a:stretch>
                            <a:fillRect/>
                          </a:stretch>
                        </pic:blipFill>
                        <pic:spPr bwMode="auto">
                          <a:xfrm>
                            <a:off x="0" y="0"/>
                            <a:ext cx="2722823" cy="2306635"/>
                          </a:xfrm>
                          <a:prstGeom prst="rect">
                            <a:avLst/>
                          </a:prstGeom>
                          <a:noFill/>
                          <a:ln w="9525">
                            <a:noFill/>
                            <a:headEnd/>
                            <a:tailEnd/>
                          </a:ln>
                        </pic:spPr>
                      </pic:pic>
                    </a:graphicData>
                  </a:graphic>
                </wp:inline>
              </w:drawing>
            </w:r>
            <w:r w:rsidR="008F34ED">
              <w:rPr>
                <w:noProof/>
              </w:rPr>
              <w:drawing>
                <wp:inline distT="0" distB="0" distL="0" distR="0" wp14:anchorId="31BB7D10" wp14:editId="00B9A9B4">
                  <wp:extent cx="2500132" cy="2296694"/>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Final%20Base-case/plots/comp_lenfit_residsflt3mkt0_page3.png"/>
                          <pic:cNvPicPr>
                            <a:picLocks noChangeAspect="1" noChangeArrowheads="1"/>
                          </pic:cNvPicPr>
                        </pic:nvPicPr>
                        <pic:blipFill>
                          <a:blip r:embed="rId47"/>
                          <a:stretch>
                            <a:fillRect/>
                          </a:stretch>
                        </pic:blipFill>
                        <pic:spPr bwMode="auto">
                          <a:xfrm>
                            <a:off x="0" y="0"/>
                            <a:ext cx="2523505" cy="2318165"/>
                          </a:xfrm>
                          <a:prstGeom prst="rect">
                            <a:avLst/>
                          </a:prstGeom>
                          <a:noFill/>
                          <a:ln w="9525">
                            <a:noFill/>
                            <a:headEnd/>
                            <a:tailEnd/>
                          </a:ln>
                        </pic:spPr>
                      </pic:pic>
                    </a:graphicData>
                  </a:graphic>
                </wp:inline>
              </w:drawing>
            </w:r>
          </w:p>
        </w:tc>
        <w:tc>
          <w:tcPr>
            <w:tcW w:w="0" w:type="auto"/>
          </w:tcPr>
          <w:p w14:paraId="50C332BA" w14:textId="77777777" w:rsidR="00EB2A87" w:rsidRDefault="00EB2A87">
            <w:pPr>
              <w:jc w:val="center"/>
            </w:pPr>
          </w:p>
        </w:tc>
      </w:tr>
      <w:tr w:rsidR="00FA4410" w14:paraId="7816FA4A" w14:textId="77777777">
        <w:tc>
          <w:tcPr>
            <w:tcW w:w="0" w:type="auto"/>
          </w:tcPr>
          <w:p w14:paraId="561455A1" w14:textId="77777777" w:rsidR="00FA4410" w:rsidRPr="00FA4410" w:rsidRDefault="00FA4410" w:rsidP="00FA4410">
            <w:pPr>
              <w:rPr>
                <w:i/>
                <w:noProof/>
              </w:rPr>
            </w:pPr>
            <w:r w:rsidRPr="00FA4410">
              <w:rPr>
                <w:i/>
                <w:noProof/>
              </w:rPr>
              <w:t>Fig</w:t>
            </w:r>
            <w:r>
              <w:rPr>
                <w:i/>
                <w:noProof/>
              </w:rPr>
              <w:t>ure</w:t>
            </w:r>
            <w:r w:rsidRPr="00FA4410">
              <w:rPr>
                <w:i/>
                <w:noProof/>
              </w:rPr>
              <w:t xml:space="preserve"> 16</w:t>
            </w:r>
            <w:r>
              <w:rPr>
                <w:i/>
                <w:noProof/>
              </w:rPr>
              <w:t>:</w:t>
            </w:r>
            <w:r w:rsidRPr="00FA4410">
              <w:t xml:space="preserve"> </w:t>
            </w:r>
            <w:r w:rsidRPr="00FA4410">
              <w:rPr>
                <w:i/>
                <w:noProof/>
              </w:rPr>
              <w:t>Quarterly residual plots the length composition data by fleet. Open circles indicate negative residuals and closed circles indicate positive residuals.</w:t>
            </w:r>
          </w:p>
        </w:tc>
        <w:tc>
          <w:tcPr>
            <w:tcW w:w="0" w:type="auto"/>
          </w:tcPr>
          <w:p w14:paraId="6525D987" w14:textId="77777777" w:rsidR="00FA4410" w:rsidRDefault="00FA4410">
            <w:pPr>
              <w:jc w:val="center"/>
            </w:pPr>
          </w:p>
        </w:tc>
      </w:tr>
    </w:tbl>
    <w:p w14:paraId="248CD874" w14:textId="77777777" w:rsidR="00EB2A87" w:rsidRDefault="00EB2A87">
      <w:pPr>
        <w:framePr w:h="0" w:wrap="auto" w:hAnchor="margin" w:xAlign="right" w:yAlign="top"/>
      </w:pPr>
    </w:p>
    <w:tbl>
      <w:tblPr>
        <w:tblStyle w:val="Table"/>
        <w:tblpPr w:leftFromText="180" w:rightFromText="180" w:horzAnchor="margin" w:tblpY="-1057"/>
        <w:tblW w:w="5000" w:type="pct"/>
        <w:tblLook w:val="0000" w:firstRow="0" w:lastRow="0" w:firstColumn="0" w:lastColumn="0" w:noHBand="0" w:noVBand="0"/>
      </w:tblPr>
      <w:tblGrid>
        <w:gridCol w:w="228"/>
        <w:gridCol w:w="12732"/>
      </w:tblGrid>
      <w:tr w:rsidR="008F34ED" w14:paraId="5A41D5E8" w14:textId="77777777" w:rsidTr="008F34ED">
        <w:tc>
          <w:tcPr>
            <w:tcW w:w="0" w:type="auto"/>
          </w:tcPr>
          <w:p w14:paraId="4A589F73" w14:textId="77777777" w:rsidR="00EB2A87" w:rsidRDefault="00EB2A87" w:rsidP="008F34ED">
            <w:pPr>
              <w:jc w:val="center"/>
            </w:pPr>
          </w:p>
        </w:tc>
        <w:tc>
          <w:tcPr>
            <w:tcW w:w="0" w:type="auto"/>
          </w:tcPr>
          <w:p w14:paraId="44E9D94A" w14:textId="77777777" w:rsidR="00EB2A87" w:rsidRDefault="00161630" w:rsidP="008F34ED">
            <w:pPr>
              <w:jc w:val="center"/>
            </w:pPr>
            <w:r>
              <w:rPr>
                <w:noProof/>
              </w:rPr>
              <w:drawing>
                <wp:inline distT="0" distB="0" distL="0" distR="0" wp14:anchorId="6DB01E87" wp14:editId="18900D78">
                  <wp:extent cx="2737413" cy="2394974"/>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Final%20Base-case/plots/comp_lenfit_residsflt4mkt0_page2.png"/>
                          <pic:cNvPicPr>
                            <a:picLocks noChangeAspect="1" noChangeArrowheads="1"/>
                          </pic:cNvPicPr>
                        </pic:nvPicPr>
                        <pic:blipFill>
                          <a:blip r:embed="rId48"/>
                          <a:stretch>
                            <a:fillRect/>
                          </a:stretch>
                        </pic:blipFill>
                        <pic:spPr bwMode="auto">
                          <a:xfrm>
                            <a:off x="0" y="0"/>
                            <a:ext cx="2757665" cy="2412693"/>
                          </a:xfrm>
                          <a:prstGeom prst="rect">
                            <a:avLst/>
                          </a:prstGeom>
                          <a:noFill/>
                          <a:ln w="9525">
                            <a:noFill/>
                            <a:headEnd/>
                            <a:tailEnd/>
                          </a:ln>
                        </pic:spPr>
                      </pic:pic>
                    </a:graphicData>
                  </a:graphic>
                </wp:inline>
              </w:drawing>
            </w:r>
            <w:r w:rsidR="008F34ED">
              <w:rPr>
                <w:noProof/>
              </w:rPr>
              <w:drawing>
                <wp:inline distT="0" distB="0" distL="0" distR="0" wp14:anchorId="69616D50" wp14:editId="59AB8328">
                  <wp:extent cx="2598516" cy="2426496"/>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Final%20Base-case/plots/comp_lenfit_residsflt6mkt0.png"/>
                          <pic:cNvPicPr>
                            <a:picLocks noChangeAspect="1" noChangeArrowheads="1"/>
                          </pic:cNvPicPr>
                        </pic:nvPicPr>
                        <pic:blipFill>
                          <a:blip r:embed="rId49"/>
                          <a:stretch>
                            <a:fillRect/>
                          </a:stretch>
                        </pic:blipFill>
                        <pic:spPr bwMode="auto">
                          <a:xfrm>
                            <a:off x="0" y="0"/>
                            <a:ext cx="2615097" cy="2441979"/>
                          </a:xfrm>
                          <a:prstGeom prst="rect">
                            <a:avLst/>
                          </a:prstGeom>
                          <a:noFill/>
                          <a:ln w="9525">
                            <a:noFill/>
                            <a:headEnd/>
                            <a:tailEnd/>
                          </a:ln>
                        </pic:spPr>
                      </pic:pic>
                    </a:graphicData>
                  </a:graphic>
                </wp:inline>
              </w:drawing>
            </w:r>
            <w:r w:rsidR="008F34ED">
              <w:rPr>
                <w:noProof/>
              </w:rPr>
              <w:drawing>
                <wp:inline distT="0" distB="0" distL="0" distR="0" wp14:anchorId="23D3815B" wp14:editId="04164226">
                  <wp:extent cx="2401746" cy="2496508"/>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Final%20Base-case/plots/comp_lenfit_residsflt7mkt0_page2.png"/>
                          <pic:cNvPicPr>
                            <a:picLocks noChangeAspect="1" noChangeArrowheads="1"/>
                          </pic:cNvPicPr>
                        </pic:nvPicPr>
                        <pic:blipFill>
                          <a:blip r:embed="rId50"/>
                          <a:stretch>
                            <a:fillRect/>
                          </a:stretch>
                        </pic:blipFill>
                        <pic:spPr bwMode="auto">
                          <a:xfrm>
                            <a:off x="0" y="0"/>
                            <a:ext cx="2412252" cy="2507428"/>
                          </a:xfrm>
                          <a:prstGeom prst="rect">
                            <a:avLst/>
                          </a:prstGeom>
                          <a:noFill/>
                          <a:ln w="9525">
                            <a:noFill/>
                            <a:headEnd/>
                            <a:tailEnd/>
                          </a:ln>
                        </pic:spPr>
                      </pic:pic>
                    </a:graphicData>
                  </a:graphic>
                </wp:inline>
              </w:drawing>
            </w:r>
          </w:p>
        </w:tc>
      </w:tr>
    </w:tbl>
    <w:p w14:paraId="2AB7FFF2" w14:textId="77777777" w:rsidR="00EB2A87" w:rsidRDefault="00EB2A87">
      <w:pPr>
        <w:framePr w:h="0" w:wrap="auto" w:hAnchor="margin" w:xAlign="right" w:yAlign="top"/>
      </w:pPr>
    </w:p>
    <w:p w14:paraId="6FE2B882" w14:textId="77777777" w:rsidR="00EB2A87" w:rsidRDefault="00EB2A87">
      <w:pPr>
        <w:framePr w:h="0" w:wrap="auto" w:hAnchor="margin" w:xAlign="right" w:yAlign="top"/>
      </w:pPr>
    </w:p>
    <w:tbl>
      <w:tblPr>
        <w:tblStyle w:val="Table"/>
        <w:tblW w:w="2500" w:type="pct"/>
        <w:tblLook w:val="0000" w:firstRow="0" w:lastRow="0" w:firstColumn="0" w:lastColumn="0" w:noHBand="0" w:noVBand="0"/>
      </w:tblPr>
      <w:tblGrid>
        <w:gridCol w:w="6480"/>
      </w:tblGrid>
      <w:tr w:rsidR="00EB2A87" w14:paraId="49E9E170" w14:textId="77777777">
        <w:tc>
          <w:tcPr>
            <w:tcW w:w="0" w:type="auto"/>
          </w:tcPr>
          <w:p w14:paraId="67CD4C02" w14:textId="77777777" w:rsidR="00EB2A87" w:rsidRDefault="00161630">
            <w:pPr>
              <w:jc w:val="center"/>
            </w:pPr>
            <w:r>
              <w:rPr>
                <w:noProof/>
              </w:rPr>
              <w:drawing>
                <wp:inline distT="0" distB="0" distL="0" distR="0" wp14:anchorId="64F46739" wp14:editId="0F28D11F">
                  <wp:extent cx="2465407" cy="2558005"/>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Final%20Base-case/plots/comp_lenfit_residsflt8mkt0.png"/>
                          <pic:cNvPicPr>
                            <a:picLocks noChangeAspect="1" noChangeArrowheads="1"/>
                          </pic:cNvPicPr>
                        </pic:nvPicPr>
                        <pic:blipFill>
                          <a:blip r:embed="rId51"/>
                          <a:stretch>
                            <a:fillRect/>
                          </a:stretch>
                        </pic:blipFill>
                        <pic:spPr bwMode="auto">
                          <a:xfrm>
                            <a:off x="0" y="0"/>
                            <a:ext cx="2472054" cy="2564902"/>
                          </a:xfrm>
                          <a:prstGeom prst="rect">
                            <a:avLst/>
                          </a:prstGeom>
                          <a:noFill/>
                          <a:ln w="9525">
                            <a:noFill/>
                            <a:headEnd/>
                            <a:tailEnd/>
                          </a:ln>
                        </pic:spPr>
                      </pic:pic>
                    </a:graphicData>
                  </a:graphic>
                </wp:inline>
              </w:drawing>
            </w:r>
          </w:p>
        </w:tc>
      </w:tr>
    </w:tbl>
    <w:p w14:paraId="2C7A5111" w14:textId="77777777" w:rsidR="00EB2A87" w:rsidRDefault="00161630">
      <w:pPr>
        <w:pStyle w:val="ImageCaption"/>
        <w:spacing w:before="200"/>
      </w:pPr>
      <w:r>
        <w:t xml:space="preserve">Figure 16: </w:t>
      </w:r>
      <w:r w:rsidR="00FA4410">
        <w:t>Continued.</w:t>
      </w:r>
    </w:p>
    <w:p w14:paraId="6B84C8AC" w14:textId="77777777" w:rsidR="008F34ED" w:rsidRDefault="00161630">
      <w:pPr>
        <w:pStyle w:val="a0"/>
        <w:sectPr w:rsidR="008F34ED" w:rsidSect="008F34ED">
          <w:pgSz w:w="15840" w:h="12240" w:orient="landscape"/>
          <w:pgMar w:top="1440" w:right="1440" w:bottom="1440" w:left="1440" w:header="720" w:footer="720" w:gutter="0"/>
          <w:cols w:space="720"/>
          <w:docGrid w:linePitch="326"/>
        </w:sectPr>
      </w:pPr>
      <w:r>
        <w:t xml:space="preserve"> </w:t>
      </w:r>
    </w:p>
    <w:p w14:paraId="601363F8" w14:textId="77777777" w:rsidR="00EB2A87" w:rsidRDefault="00EB2A87">
      <w:pPr>
        <w:pStyle w:val="a0"/>
      </w:pPr>
    </w:p>
    <w:tbl>
      <w:tblPr>
        <w:tblStyle w:val="Table"/>
        <w:tblW w:w="5000" w:type="pct"/>
        <w:tblLook w:val="0000" w:firstRow="0" w:lastRow="0" w:firstColumn="0" w:lastColumn="0" w:noHBand="0" w:noVBand="0"/>
      </w:tblPr>
      <w:tblGrid>
        <w:gridCol w:w="9360"/>
      </w:tblGrid>
      <w:tr w:rsidR="00EB2A87" w14:paraId="0877180C" w14:textId="77777777">
        <w:tc>
          <w:tcPr>
            <w:tcW w:w="0" w:type="auto"/>
          </w:tcPr>
          <w:p w14:paraId="62EF1A1A" w14:textId="77777777" w:rsidR="00EB2A87" w:rsidRDefault="00161630">
            <w:pPr>
              <w:pStyle w:val="Figure"/>
              <w:jc w:val="center"/>
            </w:pPr>
            <w:bookmarkStart w:id="312" w:name="fig-SizeAggFits"/>
            <w:r>
              <w:rPr>
                <w:noProof/>
              </w:rPr>
              <w:drawing>
                <wp:inline distT="0" distB="0" distL="0" distR="0" wp14:anchorId="2BEB5CD1" wp14:editId="7F548D7F">
                  <wp:extent cx="5334000" cy="53340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Final%20Base-case/plots/comp_lenfit__aggregated_across_time.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09C93EB3" w14:textId="77777777" w:rsidR="00EB2A87" w:rsidRDefault="00161630">
            <w:pPr>
              <w:pStyle w:val="ImageCaption"/>
              <w:spacing w:before="200"/>
            </w:pPr>
            <w:r>
              <w:t>Figure 17: Aggregated Size comp data (grey) and model fit (green)</w:t>
            </w:r>
          </w:p>
        </w:tc>
        <w:bookmarkEnd w:id="312"/>
      </w:tr>
    </w:tbl>
    <w:p w14:paraId="5BE22E9E"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54EEF9D7" w14:textId="77777777">
        <w:tc>
          <w:tcPr>
            <w:tcW w:w="0" w:type="auto"/>
          </w:tcPr>
          <w:p w14:paraId="0F234E53" w14:textId="77777777" w:rsidR="00EB2A87" w:rsidRDefault="00161630">
            <w:pPr>
              <w:pStyle w:val="Figure"/>
              <w:jc w:val="center"/>
            </w:pPr>
            <w:bookmarkStart w:id="313" w:name="fig-CPUERunstest"/>
            <w:r>
              <w:rPr>
                <w:noProof/>
              </w:rPr>
              <w:drawing>
                <wp:inline distT="0" distB="0" distL="0" distR="0" wp14:anchorId="69C53D97" wp14:editId="4ED8BED1">
                  <wp:extent cx="5334000" cy="53340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BILLWG_SAR_files/figure-docx/fig-CPUERunstest-1.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14:paraId="58808158" w14:textId="77777777" w:rsidR="00EB2A87" w:rsidRDefault="00161630">
            <w:pPr>
              <w:pStyle w:val="ImageCaption"/>
              <w:spacing w:before="200"/>
            </w:pPr>
            <w:r>
              <w:t>Figure 18: Results from a runs test for each CPUE index. Red indicates the index failed the test (residuals are not random), green indicates the index passed the test.</w:t>
            </w:r>
          </w:p>
        </w:tc>
        <w:bookmarkEnd w:id="313"/>
      </w:tr>
    </w:tbl>
    <w:p w14:paraId="6EF38405"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5334964A" w14:textId="77777777">
        <w:tc>
          <w:tcPr>
            <w:tcW w:w="0" w:type="auto"/>
          </w:tcPr>
          <w:p w14:paraId="0F1CA8A2" w14:textId="77777777" w:rsidR="00EB2A87" w:rsidRDefault="00161630">
            <w:pPr>
              <w:pStyle w:val="Figure"/>
              <w:jc w:val="center"/>
            </w:pPr>
            <w:bookmarkStart w:id="314" w:name="fig-SizeRunsTest"/>
            <w:r>
              <w:rPr>
                <w:noProof/>
              </w:rPr>
              <w:drawing>
                <wp:inline distT="0" distB="0" distL="0" distR="0" wp14:anchorId="6C1D4684" wp14:editId="3A273A0D">
                  <wp:extent cx="5334000" cy="53340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BILLWG_SAR_files/figure-docx/fig-SizeRunsTest-1.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14:paraId="597E0938" w14:textId="77777777" w:rsidR="00EB2A87" w:rsidRDefault="00161630">
            <w:pPr>
              <w:pStyle w:val="ImageCaption"/>
              <w:spacing w:before="200"/>
            </w:pPr>
            <w:r>
              <w:t>Figure 19: Results from a runs test for each size composition time series. Red indicates the time series failed the test (residuals are not random), green indicates the time series passed the test.</w:t>
            </w:r>
          </w:p>
        </w:tc>
        <w:bookmarkEnd w:id="314"/>
      </w:tr>
    </w:tbl>
    <w:p w14:paraId="237672C5"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2E91D82A" w14:textId="77777777">
        <w:tc>
          <w:tcPr>
            <w:tcW w:w="0" w:type="auto"/>
          </w:tcPr>
          <w:p w14:paraId="121DB9E6" w14:textId="77777777" w:rsidR="00EB2A87" w:rsidRDefault="00161630">
            <w:pPr>
              <w:pStyle w:val="Figure"/>
              <w:jc w:val="center"/>
            </w:pPr>
            <w:bookmarkStart w:id="315" w:name="fig-retros"/>
            <w:r>
              <w:rPr>
                <w:noProof/>
              </w:rPr>
              <w:drawing>
                <wp:inline distT="0" distB="0" distL="0" distR="0" wp14:anchorId="0DEAE78E" wp14:editId="07C1FC78">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BILLWG_SAR_files/figure-docx/fig-retros-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1971673A" w14:textId="77777777" w:rsidR="00EB2A87" w:rsidRDefault="00161630">
            <w:pPr>
              <w:pStyle w:val="ImageCaption"/>
              <w:spacing w:before="200"/>
            </w:pPr>
            <w:r>
              <w:t>Figure 20: Retrospective analysis of spawning biomass (left) and fishing mortality (right) for the whole time series (top) and the last 20 years (bottom) consisting of 5 reruns of the base case model each fitted with one more year of data removed from the base case model (blue line).</w:t>
            </w:r>
          </w:p>
        </w:tc>
        <w:bookmarkEnd w:id="315"/>
      </w:tr>
      <w:tr w:rsidR="00EB2A87" w14:paraId="44D7B0A7" w14:textId="77777777">
        <w:tc>
          <w:tcPr>
            <w:tcW w:w="0" w:type="auto"/>
          </w:tcPr>
          <w:p w14:paraId="2C1E90A9" w14:textId="77777777" w:rsidR="00EB2A87" w:rsidRDefault="00161630">
            <w:pPr>
              <w:pStyle w:val="Figure"/>
              <w:jc w:val="center"/>
            </w:pPr>
            <w:r>
              <w:t xml:space="preserve"> </w:t>
            </w:r>
            <w:bookmarkStart w:id="316" w:name="fig-CPUEHCxval"/>
            <w:r>
              <w:rPr>
                <w:noProof/>
              </w:rPr>
              <w:drawing>
                <wp:inline distT="0" distB="0" distL="0" distR="0" wp14:anchorId="37FF3ED1" wp14:editId="5619ACBE">
                  <wp:extent cx="4620126" cy="3696101"/>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BILLWG_SAR_files/figure-docx/fig-CPUEHCxval-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2BA06F39" w14:textId="77777777" w:rsidR="00EB2A87" w:rsidRDefault="00161630">
            <w:pPr>
              <w:pStyle w:val="ImageCaption"/>
              <w:spacing w:before="200"/>
            </w:pPr>
            <w:r>
              <w:t>Figure 21: Hind casting cross-validation (</w:t>
            </w:r>
            <w:proofErr w:type="spellStart"/>
            <w:r>
              <w:t>HCxval</w:t>
            </w:r>
            <w:proofErr w:type="spellEnd"/>
            <w:r>
              <w:t>)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tc>
        <w:bookmarkEnd w:id="316"/>
      </w:tr>
      <w:tr w:rsidR="00EB2A87" w14:paraId="5EC05EAE" w14:textId="77777777">
        <w:tc>
          <w:tcPr>
            <w:tcW w:w="0" w:type="auto"/>
          </w:tcPr>
          <w:p w14:paraId="21A0D36E" w14:textId="77777777" w:rsidR="00EB2A87" w:rsidRDefault="00161630">
            <w:pPr>
              <w:pStyle w:val="Figure"/>
              <w:jc w:val="center"/>
            </w:pPr>
            <w:bookmarkStart w:id="317" w:name="fig-LenHCxval"/>
            <w:r>
              <w:rPr>
                <w:noProof/>
              </w:rPr>
              <w:drawing>
                <wp:inline distT="0" distB="0" distL="0" distR="0" wp14:anchorId="3204E68A" wp14:editId="010D1D18">
                  <wp:extent cx="4620126" cy="3696101"/>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BILLWG_SAR_files/figure-docx/fig-LenHCxval-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31DBF7DB" w14:textId="77777777" w:rsidR="00EB2A87" w:rsidRDefault="00161630">
            <w:pPr>
              <w:pStyle w:val="ImageCaption"/>
              <w:spacing w:before="200"/>
            </w:pPr>
            <w:r>
              <w:t>Figure 22: Hind casting cross-validation (</w:t>
            </w:r>
            <w:proofErr w:type="spellStart"/>
            <w:r>
              <w:t>HCxval</w:t>
            </w:r>
            <w:proofErr w:type="spellEnd"/>
            <w:r>
              <w:t>)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317"/>
      </w:tr>
    </w:tbl>
    <w:p w14:paraId="14FD160D"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49A44AF7" w14:textId="77777777">
        <w:tc>
          <w:tcPr>
            <w:tcW w:w="0" w:type="auto"/>
          </w:tcPr>
          <w:p w14:paraId="4C43A639" w14:textId="77777777" w:rsidR="00EB2A87" w:rsidRDefault="00161630">
            <w:pPr>
              <w:pStyle w:val="Figure"/>
              <w:jc w:val="center"/>
            </w:pPr>
            <w:bookmarkStart w:id="318" w:name="fig-ASPM"/>
            <w:r>
              <w:rPr>
                <w:noProof/>
              </w:rPr>
              <w:drawing>
                <wp:inline distT="0" distB="0" distL="0" distR="0" wp14:anchorId="6F21D6D7" wp14:editId="003BEDFF">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BILLWG_SAR_files/figure-docx/fig-ASPM-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5A4CA6B5" w14:textId="77777777" w:rsidR="00EB2A87" w:rsidRDefault="00161630">
            <w:pPr>
              <w:pStyle w:val="ImageCaption"/>
              <w:spacing w:before="200"/>
            </w:pPr>
            <w:r>
              <w:t>Figure 23: Spawning stock biomass trend for the ASPM model run (dashed line, triangles) and the base-case model (solid line, circles). Grey shading indicates 95% confidence intervals for each model.</w:t>
            </w:r>
          </w:p>
        </w:tc>
        <w:bookmarkEnd w:id="318"/>
      </w:tr>
    </w:tbl>
    <w:p w14:paraId="3EDCBE12"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4496"/>
        <w:gridCol w:w="4864"/>
      </w:tblGrid>
      <w:tr w:rsidR="00EB2A87" w14:paraId="00A5E19B" w14:textId="77777777">
        <w:tc>
          <w:tcPr>
            <w:tcW w:w="0" w:type="auto"/>
          </w:tcPr>
          <w:tbl>
            <w:tblPr>
              <w:tblStyle w:val="Table"/>
              <w:tblW w:w="5000" w:type="pct"/>
              <w:tblLook w:val="0000" w:firstRow="0" w:lastRow="0" w:firstColumn="0" w:lastColumn="0" w:noHBand="0" w:noVBand="0"/>
            </w:tblPr>
            <w:tblGrid>
              <w:gridCol w:w="4280"/>
            </w:tblGrid>
            <w:tr w:rsidR="00EB2A87" w14:paraId="0186C567" w14:textId="77777777">
              <w:tc>
                <w:tcPr>
                  <w:tcW w:w="0" w:type="auto"/>
                </w:tcPr>
                <w:p w14:paraId="3574984C" w14:textId="77777777" w:rsidR="00EB2A87" w:rsidRDefault="00161630">
                  <w:pPr>
                    <w:pStyle w:val="Figure"/>
                    <w:jc w:val="center"/>
                  </w:pPr>
                  <w:bookmarkStart w:id="319" w:name="fig-summarybiomass2-1"/>
                  <w:r>
                    <w:rPr>
                      <w:noProof/>
                    </w:rPr>
                    <w:drawing>
                      <wp:inline distT="0" distB="0" distL="0" distR="0" wp14:anchorId="16260045" wp14:editId="4AE5061F">
                        <wp:extent cx="2725838" cy="237744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BILLWG_SAR_files/figure-docx/fig-summarybiomass2-1.png"/>
                                <pic:cNvPicPr>
                                  <a:picLocks noChangeAspect="1" noChangeArrowheads="1"/>
                                </pic:cNvPicPr>
                              </pic:nvPicPr>
                              <pic:blipFill>
                                <a:blip r:embed="rId9"/>
                                <a:stretch>
                                  <a:fillRect/>
                                </a:stretch>
                              </pic:blipFill>
                              <pic:spPr bwMode="auto">
                                <a:xfrm>
                                  <a:off x="0" y="0"/>
                                  <a:ext cx="2730909" cy="2381863"/>
                                </a:xfrm>
                                <a:prstGeom prst="rect">
                                  <a:avLst/>
                                </a:prstGeom>
                                <a:noFill/>
                                <a:ln w="9525">
                                  <a:noFill/>
                                  <a:headEnd/>
                                  <a:tailEnd/>
                                </a:ln>
                              </pic:spPr>
                            </pic:pic>
                          </a:graphicData>
                        </a:graphic>
                      </wp:inline>
                    </w:drawing>
                  </w:r>
                </w:p>
                <w:p w14:paraId="55037AB1" w14:textId="77777777" w:rsidR="00EB2A87" w:rsidRDefault="00161630">
                  <w:pPr>
                    <w:pStyle w:val="ImageCaption"/>
                    <w:spacing w:before="200"/>
                  </w:pPr>
                  <w:r>
                    <w:t>(a)</w:t>
                  </w:r>
                </w:p>
              </w:tc>
              <w:bookmarkEnd w:id="319"/>
            </w:tr>
          </w:tbl>
          <w:p w14:paraId="2A4F9F84" w14:textId="77777777" w:rsidR="00EB2A87" w:rsidRDefault="00EB2A87"/>
        </w:tc>
        <w:tc>
          <w:tcPr>
            <w:tcW w:w="0" w:type="auto"/>
          </w:tcPr>
          <w:tbl>
            <w:tblPr>
              <w:tblStyle w:val="Table"/>
              <w:tblW w:w="5000" w:type="pct"/>
              <w:tblLook w:val="0000" w:firstRow="0" w:lastRow="0" w:firstColumn="0" w:lastColumn="0" w:noHBand="0" w:noVBand="0"/>
            </w:tblPr>
            <w:tblGrid>
              <w:gridCol w:w="4648"/>
            </w:tblGrid>
            <w:tr w:rsidR="00EB2A87" w14:paraId="70A9AC1B" w14:textId="77777777">
              <w:tc>
                <w:tcPr>
                  <w:tcW w:w="0" w:type="auto"/>
                </w:tcPr>
                <w:p w14:paraId="4BA74D0A" w14:textId="77777777" w:rsidR="00EB2A87" w:rsidRDefault="00161630">
                  <w:pPr>
                    <w:pStyle w:val="Figure"/>
                    <w:jc w:val="center"/>
                  </w:pPr>
                  <w:bookmarkStart w:id="320" w:name="fig-summarybiomass2-2"/>
                  <w:r>
                    <w:rPr>
                      <w:noProof/>
                    </w:rPr>
                    <w:drawing>
                      <wp:inline distT="0" distB="0" distL="0" distR="0" wp14:anchorId="4F28BE2A" wp14:editId="69143AAE">
                        <wp:extent cx="2971800" cy="237744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BILLWG_SAR_files/figure-docx/fig-summarybiomass2-2.png"/>
                                <pic:cNvPicPr>
                                  <a:picLocks noChangeAspect="1" noChangeArrowheads="1"/>
                                </pic:cNvPicPr>
                              </pic:nvPicPr>
                              <pic:blipFill>
                                <a:blip r:embed="rId10"/>
                                <a:stretch>
                                  <a:fillRect/>
                                </a:stretch>
                              </pic:blipFill>
                              <pic:spPr bwMode="auto">
                                <a:xfrm>
                                  <a:off x="0" y="0"/>
                                  <a:ext cx="2971800" cy="2377440"/>
                                </a:xfrm>
                                <a:prstGeom prst="rect">
                                  <a:avLst/>
                                </a:prstGeom>
                                <a:noFill/>
                                <a:ln w="9525">
                                  <a:noFill/>
                                  <a:headEnd/>
                                  <a:tailEnd/>
                                </a:ln>
                              </pic:spPr>
                            </pic:pic>
                          </a:graphicData>
                        </a:graphic>
                      </wp:inline>
                    </w:drawing>
                  </w:r>
                </w:p>
                <w:p w14:paraId="6C4365EA" w14:textId="77777777" w:rsidR="00EB2A87" w:rsidRDefault="00161630">
                  <w:pPr>
                    <w:pStyle w:val="ImageCaption"/>
                    <w:spacing w:before="200"/>
                  </w:pPr>
                  <w:r>
                    <w:t>(b)</w:t>
                  </w:r>
                </w:p>
              </w:tc>
              <w:bookmarkEnd w:id="320"/>
            </w:tr>
          </w:tbl>
          <w:p w14:paraId="383C6971" w14:textId="77777777" w:rsidR="00EB2A87" w:rsidRDefault="00EB2A87"/>
        </w:tc>
      </w:tr>
    </w:tbl>
    <w:p w14:paraId="76CCAAB5" w14:textId="77777777"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4514"/>
        <w:gridCol w:w="4846"/>
      </w:tblGrid>
      <w:tr w:rsidR="00EB2A87" w14:paraId="20C34131" w14:textId="77777777">
        <w:tc>
          <w:tcPr>
            <w:tcW w:w="0" w:type="auto"/>
          </w:tcPr>
          <w:tbl>
            <w:tblPr>
              <w:tblStyle w:val="Table"/>
              <w:tblW w:w="5000" w:type="pct"/>
              <w:tblLook w:val="0000" w:firstRow="0" w:lastRow="0" w:firstColumn="0" w:lastColumn="0" w:noHBand="0" w:noVBand="0"/>
            </w:tblPr>
            <w:tblGrid>
              <w:gridCol w:w="4298"/>
            </w:tblGrid>
            <w:tr w:rsidR="00EB2A87" w14:paraId="3BB5D547" w14:textId="77777777">
              <w:tc>
                <w:tcPr>
                  <w:tcW w:w="0" w:type="auto"/>
                </w:tcPr>
                <w:p w14:paraId="24BDD2D3" w14:textId="77777777" w:rsidR="00EB2A87" w:rsidRDefault="00161630">
                  <w:pPr>
                    <w:pStyle w:val="Figure"/>
                    <w:jc w:val="center"/>
                  </w:pPr>
                  <w:bookmarkStart w:id="321" w:name="fig-summarybiomass2-3"/>
                  <w:r>
                    <w:rPr>
                      <w:noProof/>
                    </w:rPr>
                    <w:drawing>
                      <wp:inline distT="0" distB="0" distL="0" distR="0" wp14:anchorId="481C14DB" wp14:editId="7858E1C2">
                        <wp:extent cx="2748987" cy="23774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BILLWG_SAR_files/figure-docx/fig-summarybiomass2-3.png"/>
                                <pic:cNvPicPr>
                                  <a:picLocks noChangeAspect="1" noChangeArrowheads="1"/>
                                </pic:cNvPicPr>
                              </pic:nvPicPr>
                              <pic:blipFill>
                                <a:blip r:embed="rId11"/>
                                <a:stretch>
                                  <a:fillRect/>
                                </a:stretch>
                              </pic:blipFill>
                              <pic:spPr bwMode="auto">
                                <a:xfrm>
                                  <a:off x="0" y="0"/>
                                  <a:ext cx="2757710" cy="2384984"/>
                                </a:xfrm>
                                <a:prstGeom prst="rect">
                                  <a:avLst/>
                                </a:prstGeom>
                                <a:noFill/>
                                <a:ln w="9525">
                                  <a:noFill/>
                                  <a:headEnd/>
                                  <a:tailEnd/>
                                </a:ln>
                              </pic:spPr>
                            </pic:pic>
                          </a:graphicData>
                        </a:graphic>
                      </wp:inline>
                    </w:drawing>
                  </w:r>
                </w:p>
                <w:p w14:paraId="214DAB6A" w14:textId="77777777" w:rsidR="00EB2A87" w:rsidRDefault="00161630">
                  <w:pPr>
                    <w:pStyle w:val="ImageCaption"/>
                    <w:spacing w:before="200"/>
                  </w:pPr>
                  <w:r>
                    <w:t>(c)</w:t>
                  </w:r>
                </w:p>
              </w:tc>
              <w:bookmarkEnd w:id="321"/>
            </w:tr>
          </w:tbl>
          <w:p w14:paraId="49C3E17B" w14:textId="77777777" w:rsidR="00EB2A87" w:rsidRDefault="00EB2A87"/>
        </w:tc>
        <w:tc>
          <w:tcPr>
            <w:tcW w:w="0" w:type="auto"/>
          </w:tcPr>
          <w:tbl>
            <w:tblPr>
              <w:tblStyle w:val="Table"/>
              <w:tblW w:w="5000" w:type="pct"/>
              <w:tblLook w:val="0000" w:firstRow="0" w:lastRow="0" w:firstColumn="0" w:lastColumn="0" w:noHBand="0" w:noVBand="0"/>
            </w:tblPr>
            <w:tblGrid>
              <w:gridCol w:w="4630"/>
            </w:tblGrid>
            <w:tr w:rsidR="00EB2A87" w14:paraId="61C90C8B" w14:textId="77777777">
              <w:tc>
                <w:tcPr>
                  <w:tcW w:w="0" w:type="auto"/>
                </w:tcPr>
                <w:p w14:paraId="7AADF99B" w14:textId="77777777" w:rsidR="00EB2A87" w:rsidRDefault="00161630">
                  <w:pPr>
                    <w:pStyle w:val="Figure"/>
                    <w:jc w:val="center"/>
                  </w:pPr>
                  <w:bookmarkStart w:id="322" w:name="fig-summarybiomass2-4"/>
                  <w:r>
                    <w:rPr>
                      <w:noProof/>
                    </w:rPr>
                    <w:drawing>
                      <wp:inline distT="0" distB="0" distL="0" distR="0" wp14:anchorId="04D9C545" wp14:editId="317189DC">
                        <wp:extent cx="2971800" cy="2377440"/>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BILLWG_SAR_files/figure-docx/fig-summarybiomass2-4.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14:paraId="7F4DABE9" w14:textId="77777777" w:rsidR="00EB2A87" w:rsidRDefault="00161630">
                  <w:pPr>
                    <w:pStyle w:val="ImageCaption"/>
                    <w:spacing w:before="200"/>
                  </w:pPr>
                  <w:r>
                    <w:t>(d)</w:t>
                  </w:r>
                </w:p>
              </w:tc>
              <w:bookmarkEnd w:id="322"/>
            </w:tr>
          </w:tbl>
          <w:p w14:paraId="78F316EB" w14:textId="77777777" w:rsidR="00EB2A87" w:rsidRDefault="00EB2A87"/>
        </w:tc>
      </w:tr>
    </w:tbl>
    <w:p w14:paraId="7DA8A62D" w14:textId="77777777" w:rsidR="00EB2A87" w:rsidRDefault="00161630">
      <w:pPr>
        <w:pStyle w:val="ImageCaption"/>
        <w:spacing w:before="200"/>
      </w:pPr>
      <w:r>
        <w:t>Figure 24: Time series of estimates of (a) population biomass (age 1+), (b) spawning biomass, (c) instantaneous fishing mortality (average for age 1-10, year</w:t>
      </w:r>
      <w:r>
        <w:rPr>
          <w:vertAlign w:val="superscript"/>
        </w:rPr>
        <w:t>-1</w:t>
      </w:r>
      <w:r>
        <w:t>), and (d) recruitment (age-0 fish) for North Pacific swordfish (</w:t>
      </w:r>
      <w:r>
        <w:rPr>
          <w:iCs/>
        </w:rPr>
        <w:t>Xiphias gladius</w:t>
      </w:r>
      <w:r>
        <w:t xml:space="preserve">) derived from the 2023 stock assessment. The circles </w:t>
      </w:r>
      <w:proofErr w:type="gramStart"/>
      <w:r>
        <w:t>represents</w:t>
      </w:r>
      <w:proofErr w:type="gramEnd"/>
      <w:r>
        <w:t xml:space="preserve">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tbl>
      <w:tblPr>
        <w:tblStyle w:val="Table"/>
        <w:tblW w:w="5000" w:type="pct"/>
        <w:tblLook w:val="0000" w:firstRow="0" w:lastRow="0" w:firstColumn="0" w:lastColumn="0" w:noHBand="0" w:noVBand="0"/>
      </w:tblPr>
      <w:tblGrid>
        <w:gridCol w:w="9360"/>
      </w:tblGrid>
      <w:tr w:rsidR="00EB2A87" w14:paraId="3821F70D" w14:textId="77777777" w:rsidTr="00D754FC">
        <w:tc>
          <w:tcPr>
            <w:tcW w:w="0" w:type="auto"/>
          </w:tcPr>
          <w:p w14:paraId="49FC0116" w14:textId="77777777" w:rsidR="00EB2A87" w:rsidRDefault="00161630">
            <w:pPr>
              <w:pStyle w:val="Figure"/>
              <w:jc w:val="center"/>
            </w:pPr>
            <w:r>
              <w:t xml:space="preserve"> </w:t>
            </w:r>
            <w:bookmarkStart w:id="323" w:name="fig-Kobe2"/>
            <w:r>
              <w:rPr>
                <w:noProof/>
              </w:rPr>
              <w:drawing>
                <wp:inline distT="0" distB="0" distL="0" distR="0" wp14:anchorId="6BC293B0" wp14:editId="22A8ADD1">
                  <wp:extent cx="4872942" cy="4230547"/>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BILLWG_SAR_files/figure-docx/fig-Kobe2-1.png"/>
                          <pic:cNvPicPr>
                            <a:picLocks noChangeAspect="1" noChangeArrowheads="1"/>
                          </pic:cNvPicPr>
                        </pic:nvPicPr>
                        <pic:blipFill>
                          <a:blip r:embed="rId58"/>
                          <a:stretch>
                            <a:fillRect/>
                          </a:stretch>
                        </pic:blipFill>
                        <pic:spPr bwMode="auto">
                          <a:xfrm>
                            <a:off x="0" y="0"/>
                            <a:ext cx="4890627" cy="4245901"/>
                          </a:xfrm>
                          <a:prstGeom prst="rect">
                            <a:avLst/>
                          </a:prstGeom>
                          <a:noFill/>
                          <a:ln w="9525">
                            <a:noFill/>
                            <a:headEnd/>
                            <a:tailEnd/>
                          </a:ln>
                        </pic:spPr>
                      </pic:pic>
                    </a:graphicData>
                  </a:graphic>
                </wp:inline>
              </w:drawing>
            </w:r>
          </w:p>
          <w:p w14:paraId="63C282D4" w14:textId="77777777" w:rsidR="00EB2A87" w:rsidRDefault="00161630">
            <w:pPr>
              <w:pStyle w:val="ImageCaption"/>
              <w:spacing w:before="200"/>
            </w:pPr>
            <w:r>
              <w:t xml:space="preserve">Figure 25: Kobe plot of the time series of estimates of relative fishing mortality (average of age 1-10) and relative spawning stock biomass of North Pacific </w:t>
            </w:r>
            <w:proofErr w:type="spellStart"/>
            <w:r>
              <w:t>swordish</w:t>
            </w:r>
            <w:proofErr w:type="spellEnd"/>
            <w:r>
              <w:t xml:space="preserve"> (</w:t>
            </w:r>
            <w:r>
              <w:rPr>
                <w:iCs/>
              </w:rPr>
              <w:t>Xiphias gladius</w:t>
            </w:r>
            <w:r>
              <w:t>) during 1977-2020. The first white dot indicates 1975, subsequent dots are in 5-year increments. Shading indicates 50%, 80%, and 95% confidence intervals, respectively.</w:t>
            </w:r>
          </w:p>
        </w:tc>
        <w:bookmarkEnd w:id="323"/>
      </w:tr>
      <w:tr w:rsidR="00EB2A87" w14:paraId="70A4E17A" w14:textId="77777777" w:rsidTr="00D754FC">
        <w:trPr>
          <w:trHeight w:val="8360"/>
        </w:trPr>
        <w:tc>
          <w:tcPr>
            <w:tcW w:w="0" w:type="auto"/>
          </w:tcPr>
          <w:tbl>
            <w:tblPr>
              <w:tblStyle w:val="Table"/>
              <w:tblW w:w="9360" w:type="dxa"/>
              <w:tblLook w:val="0000" w:firstRow="0" w:lastRow="0" w:firstColumn="0" w:lastColumn="0" w:noHBand="0" w:noVBand="0"/>
            </w:tblPr>
            <w:tblGrid>
              <w:gridCol w:w="4545"/>
              <w:gridCol w:w="12"/>
              <w:gridCol w:w="4587"/>
            </w:tblGrid>
            <w:tr w:rsidR="00FA4410" w14:paraId="28C7DF0C" w14:textId="77777777" w:rsidTr="00D754FC">
              <w:trPr>
                <w:trHeight w:val="3394"/>
              </w:trPr>
              <w:tc>
                <w:tcPr>
                  <w:tcW w:w="2489" w:type="pct"/>
                </w:tcPr>
                <w:p w14:paraId="0A0F871E" w14:textId="77777777" w:rsidR="00FA4410" w:rsidRDefault="00FA4410">
                  <w:pPr>
                    <w:pStyle w:val="Figure"/>
                    <w:jc w:val="center"/>
                  </w:pPr>
                  <w:bookmarkStart w:id="324" w:name="fig-Sensitivity"/>
                  <w:r>
                    <w:rPr>
                      <w:noProof/>
                    </w:rPr>
                    <w:drawing>
                      <wp:inline distT="0" distB="0" distL="0" distR="0" wp14:anchorId="3C20ED8A" wp14:editId="56458CF7">
                        <wp:extent cx="2911033" cy="2210764"/>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nal%20Base-case/plots/SensNatM_compare1_spawnbio.png"/>
                                <pic:cNvPicPr>
                                  <a:picLocks noChangeAspect="1" noChangeArrowheads="1"/>
                                </pic:cNvPicPr>
                              </pic:nvPicPr>
                              <pic:blipFill>
                                <a:blip r:embed="rId59"/>
                                <a:stretch>
                                  <a:fillRect/>
                                </a:stretch>
                              </pic:blipFill>
                              <pic:spPr bwMode="auto">
                                <a:xfrm>
                                  <a:off x="0" y="0"/>
                                  <a:ext cx="2951573" cy="2241552"/>
                                </a:xfrm>
                                <a:prstGeom prst="rect">
                                  <a:avLst/>
                                </a:prstGeom>
                                <a:noFill/>
                                <a:ln w="9525">
                                  <a:noFill/>
                                  <a:headEnd/>
                                  <a:tailEnd/>
                                </a:ln>
                              </pic:spPr>
                            </pic:pic>
                          </a:graphicData>
                        </a:graphic>
                      </wp:inline>
                    </w:drawing>
                  </w:r>
                </w:p>
                <w:p w14:paraId="10BF31C3" w14:textId="77777777" w:rsidR="00FA4410" w:rsidRDefault="00FA4410">
                  <w:pPr>
                    <w:pStyle w:val="ImageCaption"/>
                    <w:spacing w:before="200"/>
                  </w:pPr>
                  <w:r>
                    <w:t>a</w:t>
                  </w:r>
                </w:p>
              </w:tc>
              <w:tc>
                <w:tcPr>
                  <w:tcW w:w="2511" w:type="pct"/>
                  <w:gridSpan w:val="2"/>
                </w:tcPr>
                <w:p w14:paraId="11E4D198" w14:textId="77777777" w:rsidR="00FA4410" w:rsidRDefault="00FA4410" w:rsidP="00FA4410">
                  <w:pPr>
                    <w:pStyle w:val="Figure"/>
                  </w:pPr>
                  <w:r>
                    <w:rPr>
                      <w:noProof/>
                    </w:rPr>
                    <w:drawing>
                      <wp:inline distT="0" distB="0" distL="0" distR="0" wp14:anchorId="453DC4A9" wp14:editId="6DAE5491">
                        <wp:extent cx="2938864" cy="2054506"/>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Final%20Base-case/plots/SensNatM_compare7_Fvalue.png"/>
                                <pic:cNvPicPr>
                                  <a:picLocks noChangeAspect="1" noChangeArrowheads="1"/>
                                </pic:cNvPicPr>
                              </pic:nvPicPr>
                              <pic:blipFill>
                                <a:blip r:embed="rId60"/>
                                <a:stretch>
                                  <a:fillRect/>
                                </a:stretch>
                              </pic:blipFill>
                              <pic:spPr bwMode="auto">
                                <a:xfrm>
                                  <a:off x="0" y="0"/>
                                  <a:ext cx="2988002" cy="2088858"/>
                                </a:xfrm>
                                <a:prstGeom prst="rect">
                                  <a:avLst/>
                                </a:prstGeom>
                                <a:noFill/>
                                <a:ln w="9525">
                                  <a:noFill/>
                                  <a:headEnd/>
                                  <a:tailEnd/>
                                </a:ln>
                              </pic:spPr>
                            </pic:pic>
                          </a:graphicData>
                        </a:graphic>
                      </wp:inline>
                    </w:drawing>
                  </w:r>
                  <w:r>
                    <w:t xml:space="preserve"> </w:t>
                  </w:r>
                </w:p>
                <w:p w14:paraId="12498033" w14:textId="77777777" w:rsidR="00FA4410" w:rsidRDefault="00FA4410" w:rsidP="00FA4410">
                  <w:pPr>
                    <w:pStyle w:val="Figure"/>
                    <w:rPr>
                      <w:noProof/>
                    </w:rPr>
                  </w:pPr>
                  <w:r w:rsidRPr="00FA4410">
                    <w:rPr>
                      <w:i/>
                    </w:rPr>
                    <w:t>b</w:t>
                  </w:r>
                </w:p>
              </w:tc>
            </w:tr>
            <w:tr w:rsidR="00FA4410" w14:paraId="083A3B24" w14:textId="77777777" w:rsidTr="00D754FC">
              <w:trPr>
                <w:trHeight w:val="3088"/>
              </w:trPr>
              <w:tc>
                <w:tcPr>
                  <w:tcW w:w="0" w:type="auto"/>
                </w:tcPr>
                <w:p w14:paraId="16C4A3E2" w14:textId="77777777" w:rsidR="00FA4410" w:rsidRDefault="00FA4410">
                  <w:pPr>
                    <w:pStyle w:val="Figure"/>
                    <w:jc w:val="center"/>
                  </w:pPr>
                  <w:r>
                    <w:rPr>
                      <w:noProof/>
                    </w:rPr>
                    <w:drawing>
                      <wp:inline distT="0" distB="0" distL="0" distR="0" wp14:anchorId="53EF4253" wp14:editId="1CD0498A">
                        <wp:extent cx="2830010" cy="1967697"/>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Final%20Base-case/plots/SensSteep_compare1_spawnbio.png"/>
                                <pic:cNvPicPr>
                                  <a:picLocks noChangeAspect="1" noChangeArrowheads="1"/>
                                </pic:cNvPicPr>
                              </pic:nvPicPr>
                              <pic:blipFill>
                                <a:blip r:embed="rId61"/>
                                <a:stretch>
                                  <a:fillRect/>
                                </a:stretch>
                              </pic:blipFill>
                              <pic:spPr bwMode="auto">
                                <a:xfrm>
                                  <a:off x="0" y="0"/>
                                  <a:ext cx="2890030" cy="2009429"/>
                                </a:xfrm>
                                <a:prstGeom prst="rect">
                                  <a:avLst/>
                                </a:prstGeom>
                                <a:noFill/>
                                <a:ln w="9525">
                                  <a:noFill/>
                                  <a:headEnd/>
                                  <a:tailEnd/>
                                </a:ln>
                              </pic:spPr>
                            </pic:pic>
                          </a:graphicData>
                        </a:graphic>
                      </wp:inline>
                    </w:drawing>
                  </w:r>
                  <w:r>
                    <w:t xml:space="preserve"> </w:t>
                  </w:r>
                </w:p>
                <w:p w14:paraId="10CFC462" w14:textId="77777777" w:rsidR="00FA4410" w:rsidRPr="00FA4410" w:rsidRDefault="00FA4410" w:rsidP="00FA4410">
                  <w:pPr>
                    <w:pStyle w:val="Figure"/>
                    <w:rPr>
                      <w:i/>
                      <w:noProof/>
                    </w:rPr>
                  </w:pPr>
                  <w:r w:rsidRPr="00FA4410">
                    <w:rPr>
                      <w:i/>
                    </w:rPr>
                    <w:t>c</w:t>
                  </w:r>
                </w:p>
              </w:tc>
              <w:tc>
                <w:tcPr>
                  <w:tcW w:w="0" w:type="auto"/>
                  <w:gridSpan w:val="2"/>
                </w:tcPr>
                <w:p w14:paraId="0DADAEAF" w14:textId="77777777" w:rsidR="00FA4410" w:rsidRDefault="00FA4410">
                  <w:pPr>
                    <w:pStyle w:val="ImageCaption"/>
                    <w:spacing w:before="200"/>
                  </w:pPr>
                  <w:r>
                    <w:rPr>
                      <w:noProof/>
                    </w:rPr>
                    <w:drawing>
                      <wp:inline distT="0" distB="0" distL="0" distR="0" wp14:anchorId="7DA1EF5F" wp14:editId="48691136">
                        <wp:extent cx="2847372" cy="2118168"/>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Final%20Base-case/plots/SensSteep_compare7_Fvalue.png"/>
                                <pic:cNvPicPr>
                                  <a:picLocks noChangeAspect="1" noChangeArrowheads="1"/>
                                </pic:cNvPicPr>
                              </pic:nvPicPr>
                              <pic:blipFill>
                                <a:blip r:embed="rId62"/>
                                <a:stretch>
                                  <a:fillRect/>
                                </a:stretch>
                              </pic:blipFill>
                              <pic:spPr bwMode="auto">
                                <a:xfrm>
                                  <a:off x="0" y="0"/>
                                  <a:ext cx="2869882" cy="2134914"/>
                                </a:xfrm>
                                <a:prstGeom prst="rect">
                                  <a:avLst/>
                                </a:prstGeom>
                                <a:noFill/>
                                <a:ln w="9525">
                                  <a:noFill/>
                                  <a:headEnd/>
                                  <a:tailEnd/>
                                </a:ln>
                              </pic:spPr>
                            </pic:pic>
                          </a:graphicData>
                        </a:graphic>
                      </wp:inline>
                    </w:drawing>
                  </w:r>
                </w:p>
                <w:p w14:paraId="5B132333" w14:textId="77777777" w:rsidR="00FA4410" w:rsidRDefault="00FA4410">
                  <w:pPr>
                    <w:pStyle w:val="ImageCaption"/>
                    <w:spacing w:before="200"/>
                  </w:pPr>
                  <w:r>
                    <w:t>d</w:t>
                  </w:r>
                </w:p>
              </w:tc>
            </w:tr>
            <w:tr w:rsidR="00D754FC" w14:paraId="6BF26A64" w14:textId="77777777" w:rsidTr="00161630">
              <w:tc>
                <w:tcPr>
                  <w:tcW w:w="0" w:type="auto"/>
                  <w:gridSpan w:val="2"/>
                </w:tcPr>
                <w:p w14:paraId="3CFB7EDD" w14:textId="77777777" w:rsidR="00D754FC" w:rsidRDefault="00D754FC" w:rsidP="00D754FC">
                  <w:pPr>
                    <w:pStyle w:val="Figure"/>
                    <w:jc w:val="center"/>
                    <w:rPr>
                      <w:noProof/>
                    </w:rPr>
                  </w:pPr>
                  <w:r>
                    <w:t xml:space="preserve"> </w:t>
                  </w:r>
                  <w:r>
                    <w:rPr>
                      <w:noProof/>
                    </w:rPr>
                    <w:t xml:space="preserve"> </w:t>
                  </w:r>
                  <w:r>
                    <w:rPr>
                      <w:noProof/>
                    </w:rPr>
                    <w:drawing>
                      <wp:inline distT="0" distB="0" distL="0" distR="0" wp14:anchorId="01C62EA5" wp14:editId="2AF8243E">
                        <wp:extent cx="2436470" cy="2343873"/>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Final%20Base-case/plots/SensGrowth_compare1_spawnbio.png"/>
                                <pic:cNvPicPr>
                                  <a:picLocks noChangeAspect="1" noChangeArrowheads="1"/>
                                </pic:cNvPicPr>
                              </pic:nvPicPr>
                              <pic:blipFill>
                                <a:blip r:embed="rId63"/>
                                <a:stretch>
                                  <a:fillRect/>
                                </a:stretch>
                              </pic:blipFill>
                              <pic:spPr bwMode="auto">
                                <a:xfrm>
                                  <a:off x="0" y="0"/>
                                  <a:ext cx="2453056" cy="2359829"/>
                                </a:xfrm>
                                <a:prstGeom prst="rect">
                                  <a:avLst/>
                                </a:prstGeom>
                                <a:noFill/>
                                <a:ln w="9525">
                                  <a:noFill/>
                                  <a:headEnd/>
                                  <a:tailEnd/>
                                </a:ln>
                              </pic:spPr>
                            </pic:pic>
                          </a:graphicData>
                        </a:graphic>
                      </wp:inline>
                    </w:drawing>
                  </w:r>
                </w:p>
                <w:p w14:paraId="173EB343" w14:textId="77777777" w:rsidR="00D754FC" w:rsidRPr="00D754FC" w:rsidRDefault="00D754FC" w:rsidP="00D754FC">
                  <w:pPr>
                    <w:pStyle w:val="Figure"/>
                    <w:rPr>
                      <w:i/>
                    </w:rPr>
                  </w:pPr>
                  <w:r w:rsidRPr="00D754FC">
                    <w:rPr>
                      <w:i/>
                      <w:noProof/>
                    </w:rPr>
                    <w:t>e</w:t>
                  </w:r>
                </w:p>
                <w:p w14:paraId="5B6FD60C" w14:textId="77777777" w:rsidR="00D754FC" w:rsidRPr="00D754FC" w:rsidRDefault="00D754FC" w:rsidP="00D754FC">
                  <w:pPr>
                    <w:pStyle w:val="Figure"/>
                    <w:jc w:val="center"/>
                    <w:rPr>
                      <w:i/>
                    </w:rPr>
                  </w:pPr>
                </w:p>
              </w:tc>
              <w:tc>
                <w:tcPr>
                  <w:tcW w:w="0" w:type="auto"/>
                </w:tcPr>
                <w:p w14:paraId="6C7379DA" w14:textId="77777777" w:rsidR="00D754FC" w:rsidRDefault="00D754FC" w:rsidP="00D754FC">
                  <w:pPr>
                    <w:pStyle w:val="ImageCaption"/>
                    <w:spacing w:before="200"/>
                  </w:pPr>
                  <w:r>
                    <w:rPr>
                      <w:noProof/>
                    </w:rPr>
                    <w:drawing>
                      <wp:inline distT="0" distB="0" distL="0" distR="0" wp14:anchorId="0C933020" wp14:editId="05A9FEB1">
                        <wp:extent cx="2633240" cy="2267601"/>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Final%20Base-case/plots/SensGrowth_compare7_Fvalue.png"/>
                                <pic:cNvPicPr>
                                  <a:picLocks noChangeAspect="1" noChangeArrowheads="1"/>
                                </pic:cNvPicPr>
                              </pic:nvPicPr>
                              <pic:blipFill>
                                <a:blip r:embed="rId64"/>
                                <a:stretch>
                                  <a:fillRect/>
                                </a:stretch>
                              </pic:blipFill>
                              <pic:spPr bwMode="auto">
                                <a:xfrm>
                                  <a:off x="0" y="0"/>
                                  <a:ext cx="2646014" cy="2278601"/>
                                </a:xfrm>
                                <a:prstGeom prst="rect">
                                  <a:avLst/>
                                </a:prstGeom>
                                <a:noFill/>
                                <a:ln w="9525">
                                  <a:noFill/>
                                  <a:headEnd/>
                                  <a:tailEnd/>
                                </a:ln>
                              </pic:spPr>
                            </pic:pic>
                          </a:graphicData>
                        </a:graphic>
                      </wp:inline>
                    </w:drawing>
                  </w:r>
                </w:p>
                <w:p w14:paraId="251684D3" w14:textId="77777777" w:rsidR="00D754FC" w:rsidRDefault="00D754FC" w:rsidP="00D754FC">
                  <w:pPr>
                    <w:pStyle w:val="ImageCaption"/>
                    <w:spacing w:before="200"/>
                  </w:pPr>
                  <w:r>
                    <w:t>f</w:t>
                  </w:r>
                </w:p>
              </w:tc>
            </w:tr>
            <w:tr w:rsidR="00FA4410" w14:paraId="69932D03" w14:textId="77777777" w:rsidTr="00FA4410">
              <w:tc>
                <w:tcPr>
                  <w:tcW w:w="0" w:type="auto"/>
                  <w:gridSpan w:val="3"/>
                </w:tcPr>
                <w:p w14:paraId="4DE87311" w14:textId="77777777" w:rsidR="00FA4410" w:rsidRDefault="00FA4410" w:rsidP="00FA4410">
                  <w:pPr>
                    <w:pStyle w:val="Figure"/>
                  </w:pPr>
                </w:p>
              </w:tc>
            </w:tr>
          </w:tbl>
          <w:p w14:paraId="4E32C420"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0B18AAF8" w14:textId="77777777">
              <w:tc>
                <w:tcPr>
                  <w:tcW w:w="0" w:type="auto"/>
                </w:tcPr>
                <w:p w14:paraId="0C9AD905" w14:textId="77777777" w:rsidR="00EB2A87" w:rsidRDefault="00EB2A87">
                  <w:pPr>
                    <w:pStyle w:val="Figure"/>
                    <w:jc w:val="center"/>
                  </w:pPr>
                </w:p>
                <w:p w14:paraId="2B843CAE" w14:textId="77777777" w:rsidR="00EB2A87" w:rsidRDefault="00EB2A87">
                  <w:pPr>
                    <w:pStyle w:val="ImageCaption"/>
                    <w:spacing w:before="200"/>
                  </w:pPr>
                </w:p>
              </w:tc>
            </w:tr>
          </w:tbl>
          <w:p w14:paraId="4C6391B5"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23F973F1" w14:textId="77777777">
              <w:tc>
                <w:tcPr>
                  <w:tcW w:w="0" w:type="auto"/>
                </w:tcPr>
                <w:p w14:paraId="22D9ADA3" w14:textId="77777777" w:rsidR="00EB2A87" w:rsidRDefault="00161630">
                  <w:pPr>
                    <w:pStyle w:val="Figure"/>
                    <w:jc w:val="center"/>
                  </w:pPr>
                  <w:r>
                    <w:rPr>
                      <w:noProof/>
                    </w:rPr>
                    <w:drawing>
                      <wp:inline distT="0" distB="0" distL="0" distR="0" wp14:anchorId="659C6F37" wp14:editId="3D63838C">
                        <wp:extent cx="5334000" cy="4103076"/>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Final%20Base-case/plots/SensMat_compare1_spawnbio.png"/>
                                <pic:cNvPicPr>
                                  <a:picLocks noChangeAspect="1" noChangeArrowheads="1"/>
                                </pic:cNvPicPr>
                              </pic:nvPicPr>
                              <pic:blipFill>
                                <a:blip r:embed="rId65"/>
                                <a:stretch>
                                  <a:fillRect/>
                                </a:stretch>
                              </pic:blipFill>
                              <pic:spPr bwMode="auto">
                                <a:xfrm>
                                  <a:off x="0" y="0"/>
                                  <a:ext cx="5334000" cy="4103076"/>
                                </a:xfrm>
                                <a:prstGeom prst="rect">
                                  <a:avLst/>
                                </a:prstGeom>
                                <a:noFill/>
                                <a:ln w="9525">
                                  <a:noFill/>
                                  <a:headEnd/>
                                  <a:tailEnd/>
                                </a:ln>
                              </pic:spPr>
                            </pic:pic>
                          </a:graphicData>
                        </a:graphic>
                      </wp:inline>
                    </w:drawing>
                  </w:r>
                </w:p>
                <w:p w14:paraId="13E71ABD" w14:textId="77777777" w:rsidR="00EB2A87" w:rsidRDefault="00161630">
                  <w:pPr>
                    <w:pStyle w:val="ImageCaption"/>
                    <w:spacing w:before="200"/>
                  </w:pPr>
                  <w:r>
                    <w:t>g</w:t>
                  </w:r>
                </w:p>
              </w:tc>
            </w:tr>
          </w:tbl>
          <w:p w14:paraId="33E1AFA1"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49065B9C" w14:textId="77777777">
              <w:tc>
                <w:tcPr>
                  <w:tcW w:w="0" w:type="auto"/>
                </w:tcPr>
                <w:p w14:paraId="741B8D79" w14:textId="77777777" w:rsidR="00EB2A87" w:rsidRDefault="00161630">
                  <w:pPr>
                    <w:pStyle w:val="Figure"/>
                    <w:jc w:val="center"/>
                  </w:pPr>
                  <w:r>
                    <w:rPr>
                      <w:noProof/>
                    </w:rPr>
                    <w:drawing>
                      <wp:inline distT="0" distB="0" distL="0" distR="0" wp14:anchorId="2DBA6149" wp14:editId="6232F5AC">
                        <wp:extent cx="5334000" cy="4103076"/>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Final%20Base-case/plots/SensMat_compare7_Fvalue.png"/>
                                <pic:cNvPicPr>
                                  <a:picLocks noChangeAspect="1" noChangeArrowheads="1"/>
                                </pic:cNvPicPr>
                              </pic:nvPicPr>
                              <pic:blipFill>
                                <a:blip r:embed="rId66"/>
                                <a:stretch>
                                  <a:fillRect/>
                                </a:stretch>
                              </pic:blipFill>
                              <pic:spPr bwMode="auto">
                                <a:xfrm>
                                  <a:off x="0" y="0"/>
                                  <a:ext cx="5334000" cy="4103076"/>
                                </a:xfrm>
                                <a:prstGeom prst="rect">
                                  <a:avLst/>
                                </a:prstGeom>
                                <a:noFill/>
                                <a:ln w="9525">
                                  <a:noFill/>
                                  <a:headEnd/>
                                  <a:tailEnd/>
                                </a:ln>
                              </pic:spPr>
                            </pic:pic>
                          </a:graphicData>
                        </a:graphic>
                      </wp:inline>
                    </w:drawing>
                  </w:r>
                </w:p>
                <w:p w14:paraId="600F60ED" w14:textId="77777777" w:rsidR="00EB2A87" w:rsidRDefault="00161630">
                  <w:pPr>
                    <w:pStyle w:val="ImageCaption"/>
                    <w:spacing w:before="200"/>
                  </w:pPr>
                  <w:r>
                    <w:t>h</w:t>
                  </w:r>
                </w:p>
              </w:tc>
            </w:tr>
          </w:tbl>
          <w:p w14:paraId="13F53EA6"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382595C2" w14:textId="77777777">
              <w:tc>
                <w:tcPr>
                  <w:tcW w:w="0" w:type="auto"/>
                </w:tcPr>
                <w:p w14:paraId="42712B04" w14:textId="77777777" w:rsidR="00EB2A87" w:rsidRDefault="00161630">
                  <w:pPr>
                    <w:pStyle w:val="Figure"/>
                    <w:jc w:val="center"/>
                  </w:pPr>
                  <w:r>
                    <w:rPr>
                      <w:noProof/>
                    </w:rPr>
                    <w:drawing>
                      <wp:inline distT="0" distB="0" distL="0" distR="0" wp14:anchorId="5807C49D" wp14:editId="3D0EA1EA">
                        <wp:extent cx="5334000" cy="4103076"/>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Final%20Base-case/plots/SensCatch_compare1_spawnbio.png"/>
                                <pic:cNvPicPr>
                                  <a:picLocks noChangeAspect="1" noChangeArrowheads="1"/>
                                </pic:cNvPicPr>
                              </pic:nvPicPr>
                              <pic:blipFill>
                                <a:blip r:embed="rId67"/>
                                <a:stretch>
                                  <a:fillRect/>
                                </a:stretch>
                              </pic:blipFill>
                              <pic:spPr bwMode="auto">
                                <a:xfrm>
                                  <a:off x="0" y="0"/>
                                  <a:ext cx="5334000" cy="4103076"/>
                                </a:xfrm>
                                <a:prstGeom prst="rect">
                                  <a:avLst/>
                                </a:prstGeom>
                                <a:noFill/>
                                <a:ln w="9525">
                                  <a:noFill/>
                                  <a:headEnd/>
                                  <a:tailEnd/>
                                </a:ln>
                              </pic:spPr>
                            </pic:pic>
                          </a:graphicData>
                        </a:graphic>
                      </wp:inline>
                    </w:drawing>
                  </w:r>
                </w:p>
                <w:p w14:paraId="0A8C0196" w14:textId="77777777" w:rsidR="00EB2A87" w:rsidRDefault="00161630">
                  <w:pPr>
                    <w:pStyle w:val="ImageCaption"/>
                    <w:spacing w:before="200"/>
                  </w:pPr>
                  <w:proofErr w:type="spellStart"/>
                  <w:r>
                    <w:t>i</w:t>
                  </w:r>
                  <w:proofErr w:type="spellEnd"/>
                </w:p>
              </w:tc>
            </w:tr>
          </w:tbl>
          <w:p w14:paraId="14EF0B25"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675DB04D" w14:textId="77777777">
              <w:tc>
                <w:tcPr>
                  <w:tcW w:w="0" w:type="auto"/>
                </w:tcPr>
                <w:p w14:paraId="318B51D9" w14:textId="77777777" w:rsidR="00EB2A87" w:rsidRDefault="00161630">
                  <w:pPr>
                    <w:pStyle w:val="Figure"/>
                    <w:jc w:val="center"/>
                  </w:pPr>
                  <w:r>
                    <w:rPr>
                      <w:noProof/>
                    </w:rPr>
                    <w:drawing>
                      <wp:inline distT="0" distB="0" distL="0" distR="0" wp14:anchorId="7566508B" wp14:editId="712CC9B9">
                        <wp:extent cx="5334000" cy="4103076"/>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245" name="Picture" descr="Final%20Base-case/plots/SensCatch_compare7_Fvalue.png"/>
                                <pic:cNvPicPr>
                                  <a:picLocks noChangeAspect="1" noChangeArrowheads="1"/>
                                </pic:cNvPicPr>
                              </pic:nvPicPr>
                              <pic:blipFill>
                                <a:blip r:embed="rId68"/>
                                <a:stretch>
                                  <a:fillRect/>
                                </a:stretch>
                              </pic:blipFill>
                              <pic:spPr bwMode="auto">
                                <a:xfrm>
                                  <a:off x="0" y="0"/>
                                  <a:ext cx="5334000" cy="4103076"/>
                                </a:xfrm>
                                <a:prstGeom prst="rect">
                                  <a:avLst/>
                                </a:prstGeom>
                                <a:noFill/>
                                <a:ln w="9525">
                                  <a:noFill/>
                                  <a:headEnd/>
                                  <a:tailEnd/>
                                </a:ln>
                              </pic:spPr>
                            </pic:pic>
                          </a:graphicData>
                        </a:graphic>
                      </wp:inline>
                    </w:drawing>
                  </w:r>
                </w:p>
                <w:p w14:paraId="48CFCFA4" w14:textId="77777777" w:rsidR="00EB2A87" w:rsidRDefault="00161630">
                  <w:pPr>
                    <w:pStyle w:val="ImageCaption"/>
                    <w:spacing w:before="200"/>
                  </w:pPr>
                  <w:r>
                    <w:t>j</w:t>
                  </w:r>
                </w:p>
              </w:tc>
            </w:tr>
          </w:tbl>
          <w:p w14:paraId="10415F21"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7761AD47" w14:textId="77777777">
              <w:tc>
                <w:tcPr>
                  <w:tcW w:w="0" w:type="auto"/>
                </w:tcPr>
                <w:p w14:paraId="36EB30B5" w14:textId="77777777" w:rsidR="00EB2A87" w:rsidRDefault="00161630">
                  <w:pPr>
                    <w:pStyle w:val="Figure"/>
                    <w:jc w:val="center"/>
                  </w:pPr>
                  <w:r>
                    <w:rPr>
                      <w:noProof/>
                    </w:rPr>
                    <w:drawing>
                      <wp:inline distT="0" distB="0" distL="0" distR="0" wp14:anchorId="5E43A754" wp14:editId="64773BB9">
                        <wp:extent cx="5334000" cy="4103076"/>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248" name="Picture" descr="Final%20Base-case/plots/SensModel_compare1_spawnbio.png"/>
                                <pic:cNvPicPr>
                                  <a:picLocks noChangeAspect="1" noChangeArrowheads="1"/>
                                </pic:cNvPicPr>
                              </pic:nvPicPr>
                              <pic:blipFill>
                                <a:blip r:embed="rId69"/>
                                <a:stretch>
                                  <a:fillRect/>
                                </a:stretch>
                              </pic:blipFill>
                              <pic:spPr bwMode="auto">
                                <a:xfrm>
                                  <a:off x="0" y="0"/>
                                  <a:ext cx="5334000" cy="4103076"/>
                                </a:xfrm>
                                <a:prstGeom prst="rect">
                                  <a:avLst/>
                                </a:prstGeom>
                                <a:noFill/>
                                <a:ln w="9525">
                                  <a:noFill/>
                                  <a:headEnd/>
                                  <a:tailEnd/>
                                </a:ln>
                              </pic:spPr>
                            </pic:pic>
                          </a:graphicData>
                        </a:graphic>
                      </wp:inline>
                    </w:drawing>
                  </w:r>
                </w:p>
                <w:p w14:paraId="77B860AC" w14:textId="77777777" w:rsidR="00EB2A87" w:rsidRDefault="00161630">
                  <w:pPr>
                    <w:pStyle w:val="ImageCaption"/>
                    <w:spacing w:before="200"/>
                  </w:pPr>
                  <w:r>
                    <w:t>k</w:t>
                  </w:r>
                </w:p>
              </w:tc>
            </w:tr>
          </w:tbl>
          <w:p w14:paraId="7941744D"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47FDD6D2" w14:textId="77777777">
              <w:tc>
                <w:tcPr>
                  <w:tcW w:w="0" w:type="auto"/>
                </w:tcPr>
                <w:p w14:paraId="5F17A362" w14:textId="77777777" w:rsidR="00EB2A87" w:rsidRDefault="00161630">
                  <w:pPr>
                    <w:pStyle w:val="Figure"/>
                    <w:jc w:val="center"/>
                  </w:pPr>
                  <w:r>
                    <w:rPr>
                      <w:noProof/>
                    </w:rPr>
                    <w:drawing>
                      <wp:inline distT="0" distB="0" distL="0" distR="0" wp14:anchorId="4D3B0BDC" wp14:editId="6D42E716">
                        <wp:extent cx="5334000" cy="4103076"/>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251" name="Picture" descr="Final%20Base-case/plots/SensModel_compare7_Fvalue.png"/>
                                <pic:cNvPicPr>
                                  <a:picLocks noChangeAspect="1" noChangeArrowheads="1"/>
                                </pic:cNvPicPr>
                              </pic:nvPicPr>
                              <pic:blipFill>
                                <a:blip r:embed="rId70"/>
                                <a:stretch>
                                  <a:fillRect/>
                                </a:stretch>
                              </pic:blipFill>
                              <pic:spPr bwMode="auto">
                                <a:xfrm>
                                  <a:off x="0" y="0"/>
                                  <a:ext cx="5334000" cy="4103076"/>
                                </a:xfrm>
                                <a:prstGeom prst="rect">
                                  <a:avLst/>
                                </a:prstGeom>
                                <a:noFill/>
                                <a:ln w="9525">
                                  <a:noFill/>
                                  <a:headEnd/>
                                  <a:tailEnd/>
                                </a:ln>
                              </pic:spPr>
                            </pic:pic>
                          </a:graphicData>
                        </a:graphic>
                      </wp:inline>
                    </w:drawing>
                  </w:r>
                </w:p>
                <w:p w14:paraId="28E3D8B8" w14:textId="77777777" w:rsidR="00EB2A87" w:rsidRDefault="00161630">
                  <w:pPr>
                    <w:pStyle w:val="ImageCaption"/>
                    <w:spacing w:before="200"/>
                  </w:pPr>
                  <w:r>
                    <w:t>l</w:t>
                  </w:r>
                </w:p>
              </w:tc>
            </w:tr>
          </w:tbl>
          <w:p w14:paraId="7027172B"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18C2C74F" w14:textId="77777777">
              <w:tc>
                <w:tcPr>
                  <w:tcW w:w="0" w:type="auto"/>
                </w:tcPr>
                <w:p w14:paraId="26B0C781" w14:textId="77777777" w:rsidR="00EB2A87" w:rsidRDefault="00161630">
                  <w:pPr>
                    <w:pStyle w:val="Figure"/>
                    <w:jc w:val="center"/>
                  </w:pPr>
                  <w:r>
                    <w:rPr>
                      <w:noProof/>
                    </w:rPr>
                    <w:drawing>
                      <wp:inline distT="0" distB="0" distL="0" distR="0" wp14:anchorId="3AA833F9" wp14:editId="61DEB065">
                        <wp:extent cx="5334000" cy="4103076"/>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Final%20Base-case/plots/SensCPUE_compare1_spawnbio.png"/>
                                <pic:cNvPicPr>
                                  <a:picLocks noChangeAspect="1" noChangeArrowheads="1"/>
                                </pic:cNvPicPr>
                              </pic:nvPicPr>
                              <pic:blipFill>
                                <a:blip r:embed="rId71"/>
                                <a:stretch>
                                  <a:fillRect/>
                                </a:stretch>
                              </pic:blipFill>
                              <pic:spPr bwMode="auto">
                                <a:xfrm>
                                  <a:off x="0" y="0"/>
                                  <a:ext cx="5334000" cy="4103076"/>
                                </a:xfrm>
                                <a:prstGeom prst="rect">
                                  <a:avLst/>
                                </a:prstGeom>
                                <a:noFill/>
                                <a:ln w="9525">
                                  <a:noFill/>
                                  <a:headEnd/>
                                  <a:tailEnd/>
                                </a:ln>
                              </pic:spPr>
                            </pic:pic>
                          </a:graphicData>
                        </a:graphic>
                      </wp:inline>
                    </w:drawing>
                  </w:r>
                </w:p>
                <w:p w14:paraId="66E27581" w14:textId="77777777" w:rsidR="00EB2A87" w:rsidRDefault="00161630">
                  <w:pPr>
                    <w:pStyle w:val="ImageCaption"/>
                    <w:spacing w:before="200"/>
                  </w:pPr>
                  <w:r>
                    <w:t>m</w:t>
                  </w:r>
                </w:p>
              </w:tc>
            </w:tr>
          </w:tbl>
          <w:p w14:paraId="0364D554"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04602DE3" w14:textId="77777777">
              <w:tc>
                <w:tcPr>
                  <w:tcW w:w="0" w:type="auto"/>
                </w:tcPr>
                <w:p w14:paraId="4E58B0C3" w14:textId="77777777" w:rsidR="00EB2A87" w:rsidRDefault="00161630">
                  <w:pPr>
                    <w:pStyle w:val="Figure"/>
                    <w:jc w:val="center"/>
                  </w:pPr>
                  <w:r>
                    <w:rPr>
                      <w:noProof/>
                    </w:rPr>
                    <w:drawing>
                      <wp:inline distT="0" distB="0" distL="0" distR="0" wp14:anchorId="372203D6" wp14:editId="2EF9E6DC">
                        <wp:extent cx="5334000" cy="4103076"/>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Final%20Base-case/plots/SensCPUE_compare7_Fvalue.png"/>
                                <pic:cNvPicPr>
                                  <a:picLocks noChangeAspect="1" noChangeArrowheads="1"/>
                                </pic:cNvPicPr>
                              </pic:nvPicPr>
                              <pic:blipFill>
                                <a:blip r:embed="rId72"/>
                                <a:stretch>
                                  <a:fillRect/>
                                </a:stretch>
                              </pic:blipFill>
                              <pic:spPr bwMode="auto">
                                <a:xfrm>
                                  <a:off x="0" y="0"/>
                                  <a:ext cx="5334000" cy="4103076"/>
                                </a:xfrm>
                                <a:prstGeom prst="rect">
                                  <a:avLst/>
                                </a:prstGeom>
                                <a:noFill/>
                                <a:ln w="9525">
                                  <a:noFill/>
                                  <a:headEnd/>
                                  <a:tailEnd/>
                                </a:ln>
                              </pic:spPr>
                            </pic:pic>
                          </a:graphicData>
                        </a:graphic>
                      </wp:inline>
                    </w:drawing>
                  </w:r>
                </w:p>
                <w:p w14:paraId="3B81F9FD" w14:textId="77777777" w:rsidR="00EB2A87" w:rsidRDefault="00161630">
                  <w:pPr>
                    <w:pStyle w:val="ImageCaption"/>
                    <w:spacing w:before="200"/>
                  </w:pPr>
                  <w:r>
                    <w:t>n</w:t>
                  </w:r>
                </w:p>
              </w:tc>
            </w:tr>
          </w:tbl>
          <w:p w14:paraId="78CD222C" w14:textId="77777777" w:rsidR="00EB2A87" w:rsidRDefault="00161630">
            <w:pPr>
              <w:pStyle w:val="ImageCaption"/>
              <w:spacing w:before="200"/>
            </w:pPr>
            <w:r>
              <w:t>Figure 26: Trajectories of spawning stock biomass (left) and fishing mortality (right) for the 24 sensitivity analyses listed in Table 14, compared to the base-case model: (a -b) Runs 1 and 2 use alternative natural mortality parameters; (c-d) Runs 3-5 use alternative steepness parameters; (e-f) Runs 6 and 7 use alternative growth parameters; (g-h) Runs 8-10 use alternative maturity ogives; (</w:t>
            </w:r>
            <w:proofErr w:type="spellStart"/>
            <w:r>
              <w:t>i</w:t>
            </w:r>
            <w:proofErr w:type="spellEnd"/>
            <w:r>
              <w:t>-j) Runs 11-13 use alternative catch scenarios; (k-l) runs 14-17 use alternative model assumptions; and (m-n) Runs 18a-f and 19 use alternative CPUE configurations.</w:t>
            </w:r>
          </w:p>
        </w:tc>
        <w:bookmarkEnd w:id="324"/>
      </w:tr>
    </w:tbl>
    <w:p w14:paraId="006AE9F4"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7A9A31FD" w14:textId="77777777">
        <w:tc>
          <w:tcPr>
            <w:tcW w:w="0" w:type="auto"/>
          </w:tcPr>
          <w:p w14:paraId="209DE705" w14:textId="77777777" w:rsidR="00EB2A87" w:rsidRDefault="00161630">
            <w:pPr>
              <w:pStyle w:val="Figure"/>
              <w:jc w:val="center"/>
            </w:pPr>
            <w:bookmarkStart w:id="325" w:name="fig-sensitvityKobe"/>
            <w:r>
              <w:rPr>
                <w:noProof/>
              </w:rPr>
              <w:drawing>
                <wp:inline distT="0" distB="0" distL="0" distR="0" wp14:anchorId="441A4FA7" wp14:editId="406E8951">
                  <wp:extent cx="4620126" cy="3696101"/>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BILLWG_SAR_files/figure-docx/fig-sensitvityKobe-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64B47931" w14:textId="77777777" w:rsidR="00EB2A87" w:rsidRDefault="00161630">
            <w:pPr>
              <w:pStyle w:val="ImageCaption"/>
              <w:spacing w:before="200"/>
            </w:pPr>
            <w:r>
              <w:t>Figure 27: Kobe plot showing the terminal-year stock status for the base case model (grey B) and the sensitivity analyses as indicated by the run numbers. For the list of sensitivity runs, please see Table 12.</w:t>
            </w:r>
          </w:p>
        </w:tc>
        <w:bookmarkEnd w:id="325"/>
      </w:tr>
      <w:tr w:rsidR="00EB2A87" w14:paraId="1D58C878" w14:textId="77777777">
        <w:tc>
          <w:tcPr>
            <w:tcW w:w="0" w:type="auto"/>
          </w:tcPr>
          <w:p w14:paraId="087CAFB3" w14:textId="77777777" w:rsidR="00EB2A87" w:rsidRDefault="00161630">
            <w:pPr>
              <w:pStyle w:val="Figure"/>
              <w:jc w:val="center"/>
            </w:pPr>
            <w:r>
              <w:t xml:space="preserve"> </w:t>
            </w:r>
            <w:bookmarkStart w:id="326" w:name="fig-projectionssb"/>
            <w:r>
              <w:rPr>
                <w:noProof/>
              </w:rPr>
              <w:drawing>
                <wp:inline distT="0" distB="0" distL="0" distR="0" wp14:anchorId="6B96C57C" wp14:editId="122316D1">
                  <wp:extent cx="4620126" cy="3696101"/>
                  <wp:effectExtent l="0" t="0" r="0" b="0"/>
                  <wp:docPr id="264" name="Picture"/>
                  <wp:cNvGraphicFramePr/>
                  <a:graphic xmlns:a="http://schemas.openxmlformats.org/drawingml/2006/main">
                    <a:graphicData uri="http://schemas.openxmlformats.org/drawingml/2006/picture">
                      <pic:pic xmlns:pic="http://schemas.openxmlformats.org/drawingml/2006/picture">
                        <pic:nvPicPr>
                          <pic:cNvPr id="265" name="Picture" descr="BILLWG_SAR_files/figure-docx/fig-projectionssb-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326D1203" w14:textId="77777777" w:rsidR="00EB2A87" w:rsidRDefault="00161630">
            <w:pPr>
              <w:pStyle w:val="ImageCaption"/>
              <w:spacing w:before="200"/>
            </w:pPr>
            <w:r>
              <w:t>Figure 28: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bookmarkEnd w:id="326"/>
      </w:tr>
    </w:tbl>
    <w:p w14:paraId="720F7317" w14:textId="77777777" w:rsidR="00EB2A87" w:rsidRDefault="00161630">
      <w:pPr>
        <w:pStyle w:val="a0"/>
      </w:pPr>
      <w:r>
        <w:t xml:space="preserve"> </w:t>
      </w:r>
    </w:p>
    <w:tbl>
      <w:tblPr>
        <w:tblStyle w:val="Table"/>
        <w:tblW w:w="5000" w:type="pct"/>
        <w:tblLook w:val="0000" w:firstRow="0" w:lastRow="0" w:firstColumn="0" w:lastColumn="0" w:noHBand="0" w:noVBand="0"/>
      </w:tblPr>
      <w:tblGrid>
        <w:gridCol w:w="9360"/>
      </w:tblGrid>
      <w:tr w:rsidR="00EB2A87" w14:paraId="79D32AC8" w14:textId="77777777">
        <w:tc>
          <w:tcPr>
            <w:tcW w:w="0" w:type="auto"/>
          </w:tcPr>
          <w:p w14:paraId="55BF2ED8" w14:textId="77777777" w:rsidR="00EB2A87" w:rsidRDefault="00161630">
            <w:pPr>
              <w:pStyle w:val="Figure"/>
              <w:jc w:val="center"/>
            </w:pPr>
            <w:bookmarkStart w:id="327" w:name="fig-projectioncatch"/>
            <w:r>
              <w:rPr>
                <w:noProof/>
              </w:rPr>
              <w:drawing>
                <wp:inline distT="0" distB="0" distL="0" distR="0" wp14:anchorId="672F11A3" wp14:editId="13C47F85">
                  <wp:extent cx="4620126" cy="3696101"/>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BILLWG_SAR_files/figure-docx/fig-projectioncatch-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274E71E" w14:textId="77777777" w:rsidR="00EB2A87" w:rsidRDefault="00161630">
            <w:pPr>
              <w:pStyle w:val="ImageCaption"/>
              <w:spacing w:before="200"/>
            </w:pPr>
            <w:r>
              <w:t>Figure 29: Historical and projected trajectories of catch from the North Pacific swordfish base case model based upon F scenarios. The list of projection scenarios can be found in Table S3.</w:t>
            </w:r>
          </w:p>
        </w:tc>
        <w:bookmarkEnd w:id="327"/>
      </w:tr>
      <w:bookmarkEnd w:id="0"/>
      <w:bookmarkEnd w:id="300"/>
    </w:tbl>
    <w:p w14:paraId="351D4666" w14:textId="77777777" w:rsidR="00161630" w:rsidRDefault="00161630" w:rsidP="00D754FC"/>
    <w:sectPr w:rsidR="0016163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9" w:author="KAI Mikihiko" w:date="2023-05-19T06:07:00Z" w:initials="KM">
    <w:p w14:paraId="1F6B1BCF" w14:textId="77777777" w:rsidR="000A2990" w:rsidRDefault="000A2990" w:rsidP="006A1418">
      <w:pPr>
        <w:pStyle w:val="af2"/>
      </w:pPr>
      <w:r>
        <w:rPr>
          <w:rStyle w:val="af1"/>
        </w:rPr>
        <w:annotationRef/>
      </w:r>
      <w:r>
        <w:t xml:space="preserve">When you calculate the average in recent years, which is the best as for the time period because Table S1 denotes the 6 years average. Consistent calculation method is better. </w:t>
      </w:r>
    </w:p>
  </w:comment>
  <w:comment w:id="119" w:author="KAI Mikihiko" w:date="2023-05-19T06:11:00Z" w:initials="KM">
    <w:p w14:paraId="0A7D35F3" w14:textId="77777777" w:rsidR="003C0CF8" w:rsidRDefault="003C0CF8" w:rsidP="004E6718">
      <w:pPr>
        <w:pStyle w:val="af2"/>
      </w:pPr>
      <w:r>
        <w:rPr>
          <w:rStyle w:val="af1"/>
        </w:rPr>
        <w:annotationRef/>
      </w:r>
      <w:r>
        <w:t>Nobody understand this meaning.</w:t>
      </w:r>
    </w:p>
  </w:comment>
  <w:comment w:id="122" w:author="KAI Mikihiko" w:date="2023-05-19T06:14:00Z" w:initials="KM">
    <w:p w14:paraId="04963C2B" w14:textId="77777777" w:rsidR="003C0CF8" w:rsidRDefault="003C0CF8" w:rsidP="00103044">
      <w:pPr>
        <w:pStyle w:val="af2"/>
      </w:pPr>
      <w:r>
        <w:rPr>
          <w:rStyle w:val="af1"/>
        </w:rPr>
        <w:annotationRef/>
      </w:r>
      <w:r>
        <w:t>Please add this to the reference list.</w:t>
      </w:r>
    </w:p>
  </w:comment>
  <w:comment w:id="271" w:author="KAI Mikihiko [2]" w:date="2023-05-19T09:11:00Z" w:initials="KM">
    <w:p w14:paraId="4F1DC63D" w14:textId="77777777" w:rsidR="00710CAE" w:rsidRDefault="00710CAE" w:rsidP="00AF0A92">
      <w:pPr>
        <w:pStyle w:val="af2"/>
      </w:pPr>
      <w:r>
        <w:rPr>
          <w:rStyle w:val="af1"/>
        </w:rPr>
        <w:annotationRef/>
      </w:r>
      <w:r>
        <w:t>Please check the value of SSBs in Table 10. Something wrong.</w:t>
      </w:r>
    </w:p>
  </w:comment>
  <w:comment w:id="273" w:author="KAI Mikihiko [2]" w:date="2023-05-19T09:12:00Z" w:initials="KM">
    <w:p w14:paraId="57D4FBF9" w14:textId="77777777" w:rsidR="007F18F7" w:rsidRDefault="007F18F7" w:rsidP="00F9048B">
      <w:pPr>
        <w:pStyle w:val="af2"/>
      </w:pPr>
      <w:r>
        <w:rPr>
          <w:rStyle w:val="af1"/>
        </w:rPr>
        <w:annotationRef/>
      </w:r>
      <w:r>
        <w:t>Please check the value of F in Table 10.</w:t>
      </w:r>
    </w:p>
  </w:comment>
  <w:comment w:id="275" w:author="KAI Mikihiko [2]" w:date="2023-05-19T09:17:00Z" w:initials="KM">
    <w:p w14:paraId="6CEF2210" w14:textId="77777777" w:rsidR="007F18F7" w:rsidRDefault="007F18F7" w:rsidP="00181085">
      <w:pPr>
        <w:pStyle w:val="af2"/>
      </w:pPr>
      <w:r>
        <w:rPr>
          <w:rStyle w:val="af1"/>
        </w:rPr>
        <w:annotationRef/>
      </w:r>
      <w:r>
        <w:t>This part is methodology.</w:t>
      </w:r>
    </w:p>
  </w:comment>
  <w:comment w:id="292" w:author="KAI Mikihiko [2]" w:date="2023-05-19T09:20:00Z" w:initials="KM">
    <w:p w14:paraId="1C9589A1" w14:textId="77777777" w:rsidR="007F18F7" w:rsidRDefault="007F18F7" w:rsidP="0025061A">
      <w:pPr>
        <w:pStyle w:val="af2"/>
      </w:pPr>
      <w:r>
        <w:rPr>
          <w:rStyle w:val="af1"/>
        </w:rPr>
        <w:annotationRef/>
      </w:r>
      <w:r>
        <w:t xml:space="preserve">It is useful to explain each fishery. </w:t>
      </w:r>
    </w:p>
  </w:comment>
  <w:comment w:id="299" w:author="KAI Mikihiko [2]" w:date="2023-05-19T09:26:00Z" w:initials="KM">
    <w:p w14:paraId="17FAF276" w14:textId="77777777" w:rsidR="003F7672" w:rsidRDefault="003F7672" w:rsidP="009B57B6">
      <w:pPr>
        <w:pStyle w:val="af2"/>
      </w:pPr>
      <w:r>
        <w:rPr>
          <w:rStyle w:val="af1"/>
        </w:rPr>
        <w:annotationRef/>
      </w:r>
      <w:r>
        <w:t>Please check the values of SSB, inconsistent with the values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6B1BCF" w15:done="0"/>
  <w15:commentEx w15:paraId="0A7D35F3" w15:done="0"/>
  <w15:commentEx w15:paraId="04963C2B" w15:done="0"/>
  <w15:commentEx w15:paraId="4F1DC63D" w15:done="0"/>
  <w15:commentEx w15:paraId="57D4FBF9" w15:done="0"/>
  <w15:commentEx w15:paraId="6CEF2210" w15:done="0"/>
  <w15:commentEx w15:paraId="1C9589A1" w15:done="0"/>
  <w15:commentEx w15:paraId="17FAF2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190A3" w16cex:dateUtc="2023-05-18T21:07:00Z"/>
  <w16cex:commentExtensible w16cex:durableId="281191A5" w16cex:dateUtc="2023-05-18T21:11:00Z"/>
  <w16cex:commentExtensible w16cex:durableId="2811922E" w16cex:dateUtc="2023-05-18T21:14:00Z"/>
  <w16cex:commentExtensible w16cex:durableId="2811BBA5" w16cex:dateUtc="2023-05-19T00:11:00Z"/>
  <w16cex:commentExtensible w16cex:durableId="2811BC14" w16cex:dateUtc="2023-05-19T00:12:00Z"/>
  <w16cex:commentExtensible w16cex:durableId="2811BD2A" w16cex:dateUtc="2023-05-19T00:17:00Z"/>
  <w16cex:commentExtensible w16cex:durableId="2811BDD1" w16cex:dateUtc="2023-05-19T00:20:00Z"/>
  <w16cex:commentExtensible w16cex:durableId="2811BF39" w16cex:dateUtc="2023-05-19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6B1BCF" w16cid:durableId="281190A3"/>
  <w16cid:commentId w16cid:paraId="0A7D35F3" w16cid:durableId="281191A5"/>
  <w16cid:commentId w16cid:paraId="04963C2B" w16cid:durableId="2811922E"/>
  <w16cid:commentId w16cid:paraId="4F1DC63D" w16cid:durableId="2811BBA5"/>
  <w16cid:commentId w16cid:paraId="57D4FBF9" w16cid:durableId="2811BC14"/>
  <w16cid:commentId w16cid:paraId="6CEF2210" w16cid:durableId="2811BD2A"/>
  <w16cid:commentId w16cid:paraId="1C9589A1" w16cid:durableId="2811BDD1"/>
  <w16cid:commentId w16cid:paraId="17FAF276" w16cid:durableId="2811BF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08BDF" w14:textId="77777777" w:rsidR="0040340F" w:rsidRDefault="0040340F">
      <w:pPr>
        <w:spacing w:after="0"/>
      </w:pPr>
      <w:r>
        <w:separator/>
      </w:r>
    </w:p>
  </w:endnote>
  <w:endnote w:type="continuationSeparator" w:id="0">
    <w:p w14:paraId="5A4BD359" w14:textId="77777777" w:rsidR="0040340F" w:rsidRDefault="004034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BE84C" w14:textId="77777777" w:rsidR="0040340F" w:rsidRDefault="0040340F">
      <w:r>
        <w:separator/>
      </w:r>
    </w:p>
  </w:footnote>
  <w:footnote w:type="continuationSeparator" w:id="0">
    <w:p w14:paraId="2555E981" w14:textId="77777777" w:rsidR="0040340F" w:rsidRDefault="004034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30077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573636C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31"/>
    <w:multiLevelType w:val="multilevel"/>
    <w:tmpl w:val="9A5A1F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782996735">
    <w:abstractNumId w:val="0"/>
  </w:num>
  <w:num w:numId="2" w16cid:durableId="16608153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55628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 Mikihiko">
    <w15:presenceInfo w15:providerId="AD" w15:userId="S::00006961@fra.go.jp::55fed2db-ab07-44eb-ab48-95a60baaf164"/>
  </w15:person>
  <w15:person w15:author="KAI Mikihiko [2]">
    <w15:presenceInfo w15:providerId="AD" w15:userId="S::00006961@ms.fra.affrc.go.jp::55fed2db-ab07-44eb-ab48-95a60baaf1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A87"/>
    <w:rsid w:val="00054104"/>
    <w:rsid w:val="000A2990"/>
    <w:rsid w:val="00161630"/>
    <w:rsid w:val="003C0CF8"/>
    <w:rsid w:val="003F7672"/>
    <w:rsid w:val="0040340F"/>
    <w:rsid w:val="004C0AF7"/>
    <w:rsid w:val="005C1283"/>
    <w:rsid w:val="0062433B"/>
    <w:rsid w:val="00675BA1"/>
    <w:rsid w:val="00691048"/>
    <w:rsid w:val="006C6384"/>
    <w:rsid w:val="00710CAE"/>
    <w:rsid w:val="00724C18"/>
    <w:rsid w:val="007803A0"/>
    <w:rsid w:val="007F18F7"/>
    <w:rsid w:val="0088735C"/>
    <w:rsid w:val="008D0829"/>
    <w:rsid w:val="008F34ED"/>
    <w:rsid w:val="0092016A"/>
    <w:rsid w:val="009750D6"/>
    <w:rsid w:val="0099613E"/>
    <w:rsid w:val="009A04C6"/>
    <w:rsid w:val="00AA68F8"/>
    <w:rsid w:val="00AB1C4B"/>
    <w:rsid w:val="00B500D7"/>
    <w:rsid w:val="00CA79B0"/>
    <w:rsid w:val="00D754FC"/>
    <w:rsid w:val="00E70160"/>
    <w:rsid w:val="00E937C4"/>
    <w:rsid w:val="00EB2A87"/>
    <w:rsid w:val="00ED3EDB"/>
    <w:rsid w:val="00F6634B"/>
    <w:rsid w:val="00FA2189"/>
    <w:rsid w:val="00FA4410"/>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DE2D7D9"/>
  <w15:docId w15:val="{D31BB5E5-7646-4F4C-BF29-AB28F376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80"/>
      </w:pPr>
    </w:pPrDefault>
  </w:docDefaults>
  <w:latentStyles w:defLockedState="0" w:defUIPriority="0" w:defSemiHidden="0" w:defUnhideWhenUsed="0" w:defQFormat="0" w:count="376">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uiPriority w:val="35"/>
    <w:qFormat/>
    <w:pPr>
      <w:spacing w:after="120"/>
    </w:pPr>
    <w:rPr>
      <w:i/>
    </w:rPr>
  </w:style>
  <w:style w:type="character" w:customStyle="1" w:styleId="ab">
    <w:name w:val="図表番号 (文字)"/>
    <w:basedOn w:val="a1"/>
    <w:link w:val="aa"/>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b"/>
    <w:link w:val="SourceCode"/>
    <w:rPr>
      <w:rFonts w:ascii="Consolas" w:hAnsi="Consolas"/>
      <w:sz w:val="22"/>
    </w:rPr>
  </w:style>
  <w:style w:type="paragraph" w:customStyle="1" w:styleId="SourceCode">
    <w:name w:val="Source Code"/>
    <w:basedOn w:val="a"/>
    <w:link w:val="VerbatimChar"/>
    <w:pPr>
      <w:shd w:val="clear" w:color="auto" w:fill="F1F3F5"/>
      <w:wordWrap w:val="0"/>
    </w:p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table" w:styleId="af">
    <w:name w:val="Table Grid"/>
    <w:basedOn w:val="a2"/>
    <w:rsid w:val="00724C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675BA1"/>
    <w:pPr>
      <w:spacing w:before="100" w:beforeAutospacing="1" w:after="100" w:afterAutospacing="1"/>
    </w:pPr>
    <w:rPr>
      <w:rFonts w:ascii="ＭＳ Ｐゴシック" w:eastAsia="ＭＳ Ｐゴシック" w:hAnsi="ＭＳ Ｐゴシック" w:cs="ＭＳ Ｐゴシック"/>
      <w:szCs w:val="21"/>
      <w:lang w:eastAsia="ja-JP"/>
    </w:rPr>
  </w:style>
  <w:style w:type="character" w:customStyle="1" w:styleId="LiteratureChar">
    <w:name w:val="Literature Char"/>
    <w:basedOn w:val="a1"/>
    <w:link w:val="Literature"/>
    <w:locked/>
    <w:rsid w:val="00675BA1"/>
    <w:rPr>
      <w:rFonts w:ascii="Times New Roman" w:eastAsia="Calibri" w:hAnsi="Times New Roman" w:cs="Times New Roman"/>
      <w:szCs w:val="22"/>
    </w:rPr>
  </w:style>
  <w:style w:type="paragraph" w:customStyle="1" w:styleId="Literature">
    <w:name w:val="Literature"/>
    <w:basedOn w:val="a"/>
    <w:link w:val="LiteratureChar"/>
    <w:qFormat/>
    <w:rsid w:val="00675BA1"/>
    <w:pPr>
      <w:spacing w:after="240"/>
      <w:ind w:left="720" w:hanging="720"/>
    </w:pPr>
    <w:rPr>
      <w:rFonts w:ascii="Times New Roman" w:eastAsia="Calibri" w:hAnsi="Times New Roman" w:cs="Times New Roman"/>
      <w:szCs w:val="22"/>
    </w:rPr>
  </w:style>
  <w:style w:type="paragraph" w:styleId="af0">
    <w:name w:val="Revision"/>
    <w:hidden/>
    <w:semiHidden/>
    <w:rsid w:val="0062433B"/>
    <w:pPr>
      <w:spacing w:after="0"/>
    </w:pPr>
  </w:style>
  <w:style w:type="character" w:styleId="af1">
    <w:name w:val="annotation reference"/>
    <w:basedOn w:val="a1"/>
    <w:semiHidden/>
    <w:unhideWhenUsed/>
    <w:rsid w:val="000A2990"/>
    <w:rPr>
      <w:sz w:val="18"/>
      <w:szCs w:val="18"/>
    </w:rPr>
  </w:style>
  <w:style w:type="paragraph" w:styleId="af2">
    <w:name w:val="annotation text"/>
    <w:basedOn w:val="a"/>
    <w:link w:val="af3"/>
    <w:unhideWhenUsed/>
    <w:rsid w:val="000A2990"/>
  </w:style>
  <w:style w:type="character" w:customStyle="1" w:styleId="af3">
    <w:name w:val="コメント文字列 (文字)"/>
    <w:basedOn w:val="a1"/>
    <w:link w:val="af2"/>
    <w:rsid w:val="000A2990"/>
  </w:style>
  <w:style w:type="paragraph" w:styleId="af4">
    <w:name w:val="annotation subject"/>
    <w:basedOn w:val="af2"/>
    <w:next w:val="af2"/>
    <w:link w:val="af5"/>
    <w:semiHidden/>
    <w:unhideWhenUsed/>
    <w:rsid w:val="000A2990"/>
    <w:rPr>
      <w:b/>
      <w:bCs/>
    </w:rPr>
  </w:style>
  <w:style w:type="character" w:customStyle="1" w:styleId="af5">
    <w:name w:val="コメント内容 (文字)"/>
    <w:basedOn w:val="af3"/>
    <w:link w:val="af4"/>
    <w:semiHidden/>
    <w:rsid w:val="000A2990"/>
    <w:rPr>
      <w:b/>
      <w:bCs/>
    </w:rPr>
  </w:style>
  <w:style w:type="character" w:styleId="af6">
    <w:name w:val="Placeholder Text"/>
    <w:basedOn w:val="a1"/>
    <w:semiHidden/>
    <w:rsid w:val="008D08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9409">
      <w:bodyDiv w:val="1"/>
      <w:marLeft w:val="0"/>
      <w:marRight w:val="0"/>
      <w:marTop w:val="0"/>
      <w:marBottom w:val="0"/>
      <w:divBdr>
        <w:top w:val="none" w:sz="0" w:space="0" w:color="auto"/>
        <w:left w:val="none" w:sz="0" w:space="0" w:color="auto"/>
        <w:bottom w:val="none" w:sz="0" w:space="0" w:color="auto"/>
        <w:right w:val="none" w:sz="0" w:space="0" w:color="auto"/>
      </w:divBdr>
    </w:div>
    <w:div w:id="116149423">
      <w:bodyDiv w:val="1"/>
      <w:marLeft w:val="0"/>
      <w:marRight w:val="0"/>
      <w:marTop w:val="0"/>
      <w:marBottom w:val="0"/>
      <w:divBdr>
        <w:top w:val="none" w:sz="0" w:space="0" w:color="auto"/>
        <w:left w:val="none" w:sz="0" w:space="0" w:color="auto"/>
        <w:bottom w:val="none" w:sz="0" w:space="0" w:color="auto"/>
        <w:right w:val="none" w:sz="0" w:space="0" w:color="auto"/>
      </w:divBdr>
    </w:div>
    <w:div w:id="270474860">
      <w:bodyDiv w:val="1"/>
      <w:marLeft w:val="0"/>
      <w:marRight w:val="0"/>
      <w:marTop w:val="0"/>
      <w:marBottom w:val="0"/>
      <w:divBdr>
        <w:top w:val="none" w:sz="0" w:space="0" w:color="auto"/>
        <w:left w:val="none" w:sz="0" w:space="0" w:color="auto"/>
        <w:bottom w:val="none" w:sz="0" w:space="0" w:color="auto"/>
        <w:right w:val="none" w:sz="0" w:space="0" w:color="auto"/>
      </w:divBdr>
    </w:div>
    <w:div w:id="435559879">
      <w:bodyDiv w:val="1"/>
      <w:marLeft w:val="0"/>
      <w:marRight w:val="0"/>
      <w:marTop w:val="0"/>
      <w:marBottom w:val="0"/>
      <w:divBdr>
        <w:top w:val="none" w:sz="0" w:space="0" w:color="auto"/>
        <w:left w:val="none" w:sz="0" w:space="0" w:color="auto"/>
        <w:bottom w:val="none" w:sz="0" w:space="0" w:color="auto"/>
        <w:right w:val="none" w:sz="0" w:space="0" w:color="auto"/>
      </w:divBdr>
    </w:div>
    <w:div w:id="572592963">
      <w:bodyDiv w:val="1"/>
      <w:marLeft w:val="0"/>
      <w:marRight w:val="0"/>
      <w:marTop w:val="0"/>
      <w:marBottom w:val="0"/>
      <w:divBdr>
        <w:top w:val="none" w:sz="0" w:space="0" w:color="auto"/>
        <w:left w:val="none" w:sz="0" w:space="0" w:color="auto"/>
        <w:bottom w:val="none" w:sz="0" w:space="0" w:color="auto"/>
        <w:right w:val="none" w:sz="0" w:space="0" w:color="auto"/>
      </w:divBdr>
    </w:div>
    <w:div w:id="792137062">
      <w:bodyDiv w:val="1"/>
      <w:marLeft w:val="0"/>
      <w:marRight w:val="0"/>
      <w:marTop w:val="0"/>
      <w:marBottom w:val="0"/>
      <w:divBdr>
        <w:top w:val="none" w:sz="0" w:space="0" w:color="auto"/>
        <w:left w:val="none" w:sz="0" w:space="0" w:color="auto"/>
        <w:bottom w:val="none" w:sz="0" w:space="0" w:color="auto"/>
        <w:right w:val="none" w:sz="0" w:space="0" w:color="auto"/>
      </w:divBdr>
    </w:div>
    <w:div w:id="859589034">
      <w:bodyDiv w:val="1"/>
      <w:marLeft w:val="0"/>
      <w:marRight w:val="0"/>
      <w:marTop w:val="0"/>
      <w:marBottom w:val="0"/>
      <w:divBdr>
        <w:top w:val="none" w:sz="0" w:space="0" w:color="auto"/>
        <w:left w:val="none" w:sz="0" w:space="0" w:color="auto"/>
        <w:bottom w:val="none" w:sz="0" w:space="0" w:color="auto"/>
        <w:right w:val="none" w:sz="0" w:space="0" w:color="auto"/>
      </w:divBdr>
    </w:div>
    <w:div w:id="977034133">
      <w:bodyDiv w:val="1"/>
      <w:marLeft w:val="0"/>
      <w:marRight w:val="0"/>
      <w:marTop w:val="0"/>
      <w:marBottom w:val="0"/>
      <w:divBdr>
        <w:top w:val="none" w:sz="0" w:space="0" w:color="auto"/>
        <w:left w:val="none" w:sz="0" w:space="0" w:color="auto"/>
        <w:bottom w:val="none" w:sz="0" w:space="0" w:color="auto"/>
        <w:right w:val="none" w:sz="0" w:space="0" w:color="auto"/>
      </w:divBdr>
    </w:div>
    <w:div w:id="979728813">
      <w:bodyDiv w:val="1"/>
      <w:marLeft w:val="0"/>
      <w:marRight w:val="0"/>
      <w:marTop w:val="0"/>
      <w:marBottom w:val="0"/>
      <w:divBdr>
        <w:top w:val="none" w:sz="0" w:space="0" w:color="auto"/>
        <w:left w:val="none" w:sz="0" w:space="0" w:color="auto"/>
        <w:bottom w:val="none" w:sz="0" w:space="0" w:color="auto"/>
        <w:right w:val="none" w:sz="0" w:space="0" w:color="auto"/>
      </w:divBdr>
    </w:div>
    <w:div w:id="1019813261">
      <w:bodyDiv w:val="1"/>
      <w:marLeft w:val="0"/>
      <w:marRight w:val="0"/>
      <w:marTop w:val="0"/>
      <w:marBottom w:val="0"/>
      <w:divBdr>
        <w:top w:val="none" w:sz="0" w:space="0" w:color="auto"/>
        <w:left w:val="none" w:sz="0" w:space="0" w:color="auto"/>
        <w:bottom w:val="none" w:sz="0" w:space="0" w:color="auto"/>
        <w:right w:val="none" w:sz="0" w:space="0" w:color="auto"/>
      </w:divBdr>
    </w:div>
    <w:div w:id="1037897951">
      <w:bodyDiv w:val="1"/>
      <w:marLeft w:val="0"/>
      <w:marRight w:val="0"/>
      <w:marTop w:val="0"/>
      <w:marBottom w:val="0"/>
      <w:divBdr>
        <w:top w:val="none" w:sz="0" w:space="0" w:color="auto"/>
        <w:left w:val="none" w:sz="0" w:space="0" w:color="auto"/>
        <w:bottom w:val="none" w:sz="0" w:space="0" w:color="auto"/>
        <w:right w:val="none" w:sz="0" w:space="0" w:color="auto"/>
      </w:divBdr>
    </w:div>
    <w:div w:id="1215308599">
      <w:bodyDiv w:val="1"/>
      <w:marLeft w:val="0"/>
      <w:marRight w:val="0"/>
      <w:marTop w:val="0"/>
      <w:marBottom w:val="0"/>
      <w:divBdr>
        <w:top w:val="none" w:sz="0" w:space="0" w:color="auto"/>
        <w:left w:val="none" w:sz="0" w:space="0" w:color="auto"/>
        <w:bottom w:val="none" w:sz="0" w:space="0" w:color="auto"/>
        <w:right w:val="none" w:sz="0" w:space="0" w:color="auto"/>
      </w:divBdr>
    </w:div>
    <w:div w:id="1246837295">
      <w:bodyDiv w:val="1"/>
      <w:marLeft w:val="0"/>
      <w:marRight w:val="0"/>
      <w:marTop w:val="0"/>
      <w:marBottom w:val="0"/>
      <w:divBdr>
        <w:top w:val="none" w:sz="0" w:space="0" w:color="auto"/>
        <w:left w:val="none" w:sz="0" w:space="0" w:color="auto"/>
        <w:bottom w:val="none" w:sz="0" w:space="0" w:color="auto"/>
        <w:right w:val="none" w:sz="0" w:space="0" w:color="auto"/>
      </w:divBdr>
    </w:div>
    <w:div w:id="1311014437">
      <w:bodyDiv w:val="1"/>
      <w:marLeft w:val="0"/>
      <w:marRight w:val="0"/>
      <w:marTop w:val="0"/>
      <w:marBottom w:val="0"/>
      <w:divBdr>
        <w:top w:val="none" w:sz="0" w:space="0" w:color="auto"/>
        <w:left w:val="none" w:sz="0" w:space="0" w:color="auto"/>
        <w:bottom w:val="none" w:sz="0" w:space="0" w:color="auto"/>
        <w:right w:val="none" w:sz="0" w:space="0" w:color="auto"/>
      </w:divBdr>
    </w:div>
    <w:div w:id="1546328423">
      <w:bodyDiv w:val="1"/>
      <w:marLeft w:val="0"/>
      <w:marRight w:val="0"/>
      <w:marTop w:val="0"/>
      <w:marBottom w:val="0"/>
      <w:divBdr>
        <w:top w:val="none" w:sz="0" w:space="0" w:color="auto"/>
        <w:left w:val="none" w:sz="0" w:space="0" w:color="auto"/>
        <w:bottom w:val="none" w:sz="0" w:space="0" w:color="auto"/>
        <w:right w:val="none" w:sz="0" w:space="0" w:color="auto"/>
      </w:divBdr>
    </w:div>
    <w:div w:id="20271717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51.png"/><Relationship Id="rId19" Type="http://schemas.microsoft.com/office/2018/08/relationships/commentsExtensible" Target="commentsExtensible.xm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6.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16/09/relationships/commentsIds" Target="commentsIds.xm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microsoft.com/office/2011/relationships/people" Target="people.xml"/><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81</Pages>
  <Words>14763</Words>
  <Characters>84153</Characters>
  <Application>Microsoft Office Word</Application>
  <DocSecurity>0</DocSecurity>
  <Lines>701</Lines>
  <Paragraphs>197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Stock Assessment Report for Swordfish (Xiphias gladius) in the North Pacific through 2021</vt:lpstr>
      <vt:lpstr>Stock Assessment Report for Swordfish (Xiphias gladius) in the North Pacific through 2021</vt:lpstr>
    </vt:vector>
  </TitlesOfParts>
  <Company>National Marine Fisheries Service</Company>
  <LinksUpToDate>false</LinksUpToDate>
  <CharactersWithSpaces>98719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Report for Swordfish (Xiphias gladius) in the North Pacific through 2021</dc:title>
  <dc:creator>ISC Billfish Working Group</dc:creator>
  <cp:keywords/>
  <cp:lastModifiedBy>KAI Mikihiko</cp:lastModifiedBy>
  <cp:revision>9</cp:revision>
  <dcterms:created xsi:type="dcterms:W3CDTF">2023-05-16T19:12:00Z</dcterms:created>
  <dcterms:modified xsi:type="dcterms:W3CDTF">2023-05-19T00:28:00Z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6/1/23</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params">
    <vt:lpwstr/>
  </property>
  <property fmtid="{D5CDD505-2E9C-101B-9397-08002B2CF9AE}" pid="13" name="toc-title">
    <vt:lpwstr>Table of contents</vt:lpwstr>
  </property>
</Properties>
</file>