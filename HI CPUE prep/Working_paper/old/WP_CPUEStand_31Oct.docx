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02640F" w14:textId="77777777" w:rsidR="00326771" w:rsidRPr="004731E2" w:rsidRDefault="00326771" w:rsidP="006D1FB4">
      <w:pPr>
        <w:jc w:val="left"/>
        <w:rPr>
          <w:rFonts w:ascii="Times New Roman" w:hAnsi="Times New Roman" w:cs="Times New Roman"/>
          <w:sz w:val="28"/>
          <w:szCs w:val="28"/>
        </w:rPr>
      </w:pPr>
    </w:p>
    <w:p w14:paraId="69C5481F" w14:textId="77777777" w:rsidR="00326771" w:rsidRPr="004731E2" w:rsidRDefault="000648E9" w:rsidP="006D1FB4">
      <w:pPr>
        <w:jc w:val="left"/>
        <w:rPr>
          <w:rFonts w:ascii="Times New Roman" w:hAnsi="Times New Roman" w:cs="Times New Roman"/>
          <w:b/>
          <w:bCs/>
          <w:sz w:val="28"/>
          <w:szCs w:val="28"/>
        </w:rPr>
      </w:pPr>
      <w:r w:rsidRPr="004731E2">
        <w:rPr>
          <w:rFonts w:ascii="Times New Roman" w:hAnsi="Times New Roman" w:cs="Times New Roman"/>
          <w:b/>
          <w:bCs/>
          <w:sz w:val="28"/>
          <w:szCs w:val="28"/>
        </w:rPr>
        <w:t xml:space="preserve">Standardization of </w:t>
      </w:r>
      <w:r w:rsidR="004731E2" w:rsidRPr="004731E2">
        <w:rPr>
          <w:rFonts w:ascii="Times New Roman" w:hAnsi="Times New Roman" w:cs="Times New Roman"/>
          <w:b/>
          <w:bCs/>
          <w:sz w:val="28"/>
          <w:szCs w:val="28"/>
        </w:rPr>
        <w:t>Western and Central North Pacific Swordfish (</w:t>
      </w:r>
      <w:proofErr w:type="spellStart"/>
      <w:r w:rsidR="004731E2" w:rsidRPr="004731E2">
        <w:rPr>
          <w:rFonts w:ascii="Times New Roman" w:hAnsi="Times New Roman" w:cs="Times New Roman"/>
          <w:b/>
          <w:bCs/>
          <w:i/>
          <w:sz w:val="28"/>
          <w:szCs w:val="28"/>
        </w:rPr>
        <w:t>Xiphias</w:t>
      </w:r>
      <w:proofErr w:type="spellEnd"/>
      <w:r w:rsidR="004731E2" w:rsidRPr="004731E2">
        <w:rPr>
          <w:rFonts w:ascii="Times New Roman" w:hAnsi="Times New Roman" w:cs="Times New Roman"/>
          <w:b/>
          <w:bCs/>
          <w:i/>
          <w:sz w:val="28"/>
          <w:szCs w:val="28"/>
        </w:rPr>
        <w:t xml:space="preserve"> gladius</w:t>
      </w:r>
      <w:r w:rsidR="004731E2" w:rsidRPr="004731E2">
        <w:rPr>
          <w:rFonts w:ascii="Times New Roman" w:hAnsi="Times New Roman" w:cs="Times New Roman"/>
          <w:b/>
          <w:bCs/>
          <w:sz w:val="28"/>
          <w:szCs w:val="28"/>
        </w:rPr>
        <w:t>)</w:t>
      </w:r>
      <w:r w:rsidRPr="004731E2">
        <w:rPr>
          <w:rFonts w:ascii="Times New Roman" w:hAnsi="Times New Roman" w:cs="Times New Roman"/>
          <w:b/>
          <w:bCs/>
          <w:sz w:val="28"/>
          <w:szCs w:val="28"/>
        </w:rPr>
        <w:t xml:space="preserve"> Catch </w:t>
      </w:r>
      <w:proofErr w:type="gramStart"/>
      <w:r w:rsidRPr="004731E2">
        <w:rPr>
          <w:rFonts w:ascii="Times New Roman" w:hAnsi="Times New Roman" w:cs="Times New Roman"/>
          <w:b/>
          <w:bCs/>
          <w:sz w:val="28"/>
          <w:szCs w:val="28"/>
        </w:rPr>
        <w:t>Per</w:t>
      </w:r>
      <w:proofErr w:type="gramEnd"/>
      <w:r w:rsidRPr="004731E2">
        <w:rPr>
          <w:rFonts w:ascii="Times New Roman" w:hAnsi="Times New Roman" w:cs="Times New Roman"/>
          <w:b/>
          <w:bCs/>
          <w:sz w:val="28"/>
          <w:szCs w:val="28"/>
        </w:rPr>
        <w:t xml:space="preserve"> Unit Effort in the Hawaii</w:t>
      </w:r>
      <w:r w:rsidR="006D1FB4">
        <w:rPr>
          <w:rFonts w:ascii="Times New Roman" w:hAnsi="Times New Roman" w:cs="Times New Roman"/>
          <w:b/>
          <w:bCs/>
          <w:sz w:val="28"/>
          <w:szCs w:val="28"/>
        </w:rPr>
        <w:t xml:space="preserve"> Longline Fishery from 1995–</w:t>
      </w:r>
      <w:r w:rsidR="004731E2" w:rsidRPr="004731E2">
        <w:rPr>
          <w:rFonts w:ascii="Times New Roman" w:hAnsi="Times New Roman" w:cs="Times New Roman"/>
          <w:b/>
          <w:bCs/>
          <w:sz w:val="28"/>
          <w:szCs w:val="28"/>
        </w:rPr>
        <w:t>2021</w:t>
      </w:r>
    </w:p>
    <w:p w14:paraId="506CC1B3" w14:textId="77777777" w:rsidR="00326771" w:rsidRPr="004731E2" w:rsidRDefault="00326771" w:rsidP="006D1FB4">
      <w:pPr>
        <w:jc w:val="left"/>
        <w:rPr>
          <w:rFonts w:ascii="Times New Roman" w:hAnsi="Times New Roman" w:cs="Times New Roman"/>
          <w:sz w:val="28"/>
          <w:szCs w:val="28"/>
        </w:rPr>
      </w:pPr>
    </w:p>
    <w:p w14:paraId="774FD434" w14:textId="77777777" w:rsidR="00326771" w:rsidRPr="004731E2" w:rsidRDefault="00326771" w:rsidP="006D1FB4">
      <w:pPr>
        <w:jc w:val="left"/>
        <w:rPr>
          <w:rFonts w:ascii="Times New Roman" w:hAnsi="Times New Roman" w:cs="Times New Roman"/>
          <w:sz w:val="28"/>
          <w:szCs w:val="28"/>
        </w:rPr>
      </w:pPr>
    </w:p>
    <w:p w14:paraId="4C8CC979" w14:textId="77777777" w:rsidR="00326771" w:rsidRPr="004731E2" w:rsidRDefault="004731E2" w:rsidP="006D1FB4">
      <w:pPr>
        <w:jc w:val="left"/>
        <w:rPr>
          <w:rFonts w:ascii="Times New Roman" w:hAnsi="Times New Roman" w:cs="Times New Roman"/>
          <w:szCs w:val="21"/>
        </w:rPr>
      </w:pPr>
      <w:r w:rsidRPr="004731E2">
        <w:rPr>
          <w:rFonts w:ascii="Times New Roman" w:hAnsi="Times New Roman" w:cs="Times New Roman"/>
          <w:szCs w:val="21"/>
        </w:rPr>
        <w:t xml:space="preserve">Erin </w:t>
      </w:r>
      <w:proofErr w:type="spellStart"/>
      <w:r w:rsidRPr="004731E2">
        <w:rPr>
          <w:rFonts w:ascii="Times New Roman" w:hAnsi="Times New Roman" w:cs="Times New Roman"/>
          <w:szCs w:val="21"/>
        </w:rPr>
        <w:t>Bohaboy</w:t>
      </w:r>
      <w:proofErr w:type="spellEnd"/>
      <w:r w:rsidRPr="004731E2">
        <w:rPr>
          <w:rFonts w:ascii="Times New Roman" w:hAnsi="Times New Roman" w:cs="Times New Roman"/>
          <w:szCs w:val="21"/>
        </w:rPr>
        <w:t xml:space="preserve">*, </w:t>
      </w:r>
      <w:r w:rsidR="000648E9" w:rsidRPr="004731E2">
        <w:rPr>
          <w:rFonts w:ascii="Times New Roman" w:hAnsi="Times New Roman" w:cs="Times New Roman"/>
          <w:szCs w:val="21"/>
        </w:rPr>
        <w:t>Michelle Sculley</w:t>
      </w:r>
      <w:r w:rsidR="00326771" w:rsidRPr="004731E2">
        <w:rPr>
          <w:rFonts w:ascii="Times New Roman" w:hAnsi="Times New Roman" w:cs="Times New Roman"/>
          <w:szCs w:val="21"/>
        </w:rPr>
        <w:t>*</w:t>
      </w:r>
    </w:p>
    <w:p w14:paraId="501A0717" w14:textId="77777777" w:rsidR="00326771" w:rsidRPr="004731E2" w:rsidRDefault="00326771" w:rsidP="006D1FB4">
      <w:pPr>
        <w:jc w:val="left"/>
        <w:rPr>
          <w:rFonts w:ascii="Times New Roman" w:hAnsi="Times New Roman" w:cs="Times New Roman"/>
          <w:sz w:val="24"/>
        </w:rPr>
      </w:pPr>
    </w:p>
    <w:p w14:paraId="118ED8EC" w14:textId="77777777" w:rsidR="00326771" w:rsidRPr="004731E2" w:rsidRDefault="00326771" w:rsidP="006D1FB4">
      <w:pPr>
        <w:jc w:val="left"/>
        <w:rPr>
          <w:rFonts w:ascii="Times New Roman" w:hAnsi="Times New Roman" w:cs="Times New Roman"/>
          <w:szCs w:val="21"/>
        </w:rPr>
      </w:pPr>
      <w:r w:rsidRPr="004731E2">
        <w:rPr>
          <w:rFonts w:ascii="Times New Roman" w:hAnsi="Times New Roman" w:cs="Times New Roman"/>
          <w:szCs w:val="21"/>
        </w:rPr>
        <w:t>*</w:t>
      </w:r>
      <w:r w:rsidR="00087056" w:rsidRPr="004731E2">
        <w:rPr>
          <w:rFonts w:ascii="Times New Roman" w:hAnsi="Times New Roman" w:cs="Times New Roman"/>
        </w:rPr>
        <w:t>National Marine Fisheries Service</w:t>
      </w:r>
      <w:r w:rsidR="00087056" w:rsidRPr="004731E2">
        <w:rPr>
          <w:rFonts w:ascii="Times New Roman" w:hAnsi="Times New Roman" w:cs="Times New Roman"/>
        </w:rPr>
        <w:br/>
        <w:t>1845 Wasp Boulevard</w:t>
      </w:r>
      <w:r w:rsidR="00087056" w:rsidRPr="004731E2">
        <w:rPr>
          <w:rFonts w:ascii="Times New Roman" w:hAnsi="Times New Roman" w:cs="Times New Roman"/>
        </w:rPr>
        <w:br/>
        <w:t>Honolulu, HI 96818</w:t>
      </w:r>
    </w:p>
    <w:p w14:paraId="302487DD" w14:textId="77777777" w:rsidR="00326771" w:rsidRPr="004731E2" w:rsidRDefault="00326771" w:rsidP="006D1FB4">
      <w:pPr>
        <w:jc w:val="left"/>
        <w:rPr>
          <w:rFonts w:ascii="Times New Roman" w:hAnsi="Times New Roman" w:cs="Times New Roman"/>
          <w:sz w:val="24"/>
        </w:rPr>
      </w:pPr>
    </w:p>
    <w:p w14:paraId="047CF09F" w14:textId="77777777" w:rsidR="00326771" w:rsidRPr="004731E2" w:rsidRDefault="00326771" w:rsidP="006D1FB4">
      <w:pPr>
        <w:jc w:val="left"/>
        <w:rPr>
          <w:rFonts w:ascii="Times New Roman" w:hAnsi="Times New Roman" w:cs="Times New Roman"/>
          <w:szCs w:val="21"/>
        </w:rPr>
      </w:pPr>
      <w:r w:rsidRPr="004731E2">
        <w:rPr>
          <w:rFonts w:ascii="Times New Roman" w:hAnsi="Times New Roman" w:cs="Times New Roman"/>
          <w:szCs w:val="21"/>
        </w:rPr>
        <w:t xml:space="preserve">Email: </w:t>
      </w:r>
      <w:r w:rsidR="00087056" w:rsidRPr="004731E2">
        <w:rPr>
          <w:rFonts w:ascii="Times New Roman" w:hAnsi="Times New Roman" w:cs="Times New Roman"/>
          <w:szCs w:val="21"/>
        </w:rPr>
        <w:t>michelle.sculley@noaa.gov</w:t>
      </w:r>
    </w:p>
    <w:p w14:paraId="4827B43D" w14:textId="77777777" w:rsidR="00AE75FA" w:rsidRPr="004731E2" w:rsidRDefault="00AE75FA" w:rsidP="006D1FB4">
      <w:pPr>
        <w:jc w:val="left"/>
        <w:rPr>
          <w:rFonts w:ascii="Times New Roman" w:hAnsi="Times New Roman" w:cs="Times New Roman"/>
          <w:sz w:val="24"/>
        </w:rPr>
      </w:pPr>
    </w:p>
    <w:p w14:paraId="363A7602" w14:textId="77777777" w:rsidR="000A5335" w:rsidRPr="004731E2" w:rsidRDefault="000A5335" w:rsidP="006D1FB4">
      <w:pPr>
        <w:jc w:val="left"/>
        <w:rPr>
          <w:rFonts w:ascii="Times New Roman" w:hAnsi="Times New Roman" w:cs="Times New Roman"/>
          <w:sz w:val="24"/>
        </w:rPr>
      </w:pPr>
    </w:p>
    <w:p w14:paraId="7BCDE923" w14:textId="77777777" w:rsidR="000A5335" w:rsidRPr="004731E2" w:rsidRDefault="000A5335" w:rsidP="006D1FB4">
      <w:pPr>
        <w:jc w:val="left"/>
        <w:rPr>
          <w:rFonts w:ascii="Times New Roman" w:hAnsi="Times New Roman" w:cs="Times New Roman"/>
          <w:sz w:val="24"/>
        </w:rPr>
      </w:pPr>
    </w:p>
    <w:p w14:paraId="2575EFAF" w14:textId="77777777" w:rsidR="000A5335" w:rsidRPr="004731E2" w:rsidRDefault="002817E1" w:rsidP="006D1FB4">
      <w:pPr>
        <w:jc w:val="left"/>
        <w:rPr>
          <w:rFonts w:ascii="Times New Roman" w:hAnsi="Times New Roman" w:cs="Times New Roman"/>
          <w:sz w:val="24"/>
        </w:rPr>
      </w:pPr>
      <w:r w:rsidRPr="004731E2">
        <w:rPr>
          <w:rFonts w:ascii="Times New Roman" w:hAnsi="Times New Roman" w:cs="Times New Roman"/>
          <w:noProof/>
          <w:sz w:val="24"/>
          <w:lang w:eastAsia="en-US"/>
        </w:rPr>
        <w:drawing>
          <wp:inline distT="0" distB="0" distL="0" distR="0" wp14:anchorId="52A106CD" wp14:editId="068ED5E5">
            <wp:extent cx="2007809" cy="1054100"/>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動物, 魚 が含まれている画像&#10;&#10;自動的に生成された説明"/>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07809" cy="1054100"/>
                    </a:xfrm>
                    <a:prstGeom prst="rect">
                      <a:avLst/>
                    </a:prstGeom>
                  </pic:spPr>
                </pic:pic>
              </a:graphicData>
            </a:graphic>
          </wp:inline>
        </w:drawing>
      </w:r>
    </w:p>
    <w:p w14:paraId="3878CBBD" w14:textId="77777777" w:rsidR="00EB6480" w:rsidRPr="004731E2" w:rsidRDefault="00EB6480" w:rsidP="006D1FB4">
      <w:pPr>
        <w:jc w:val="left"/>
        <w:rPr>
          <w:rFonts w:ascii="Times New Roman" w:hAnsi="Times New Roman" w:cs="Times New Roman"/>
          <w:sz w:val="24"/>
        </w:rPr>
      </w:pPr>
    </w:p>
    <w:p w14:paraId="0D2CF039" w14:textId="77777777" w:rsidR="00EB6480" w:rsidRPr="004731E2" w:rsidRDefault="00EB6480" w:rsidP="006D1FB4">
      <w:pPr>
        <w:jc w:val="left"/>
        <w:rPr>
          <w:rFonts w:ascii="Times New Roman" w:hAnsi="Times New Roman" w:cs="Times New Roman"/>
          <w:sz w:val="24"/>
        </w:rPr>
      </w:pPr>
    </w:p>
    <w:p w14:paraId="10087707" w14:textId="77777777" w:rsidR="00EB6480" w:rsidRPr="004731E2" w:rsidRDefault="00EB6480" w:rsidP="006D1FB4">
      <w:pPr>
        <w:jc w:val="left"/>
        <w:rPr>
          <w:rFonts w:ascii="Times New Roman" w:hAnsi="Times New Roman" w:cs="Times New Roman"/>
          <w:sz w:val="24"/>
        </w:rPr>
        <w:sectPr w:rsidR="00EB6480" w:rsidRPr="004731E2" w:rsidSect="00D260D6">
          <w:headerReference w:type="default" r:id="rId8"/>
          <w:footerReference w:type="even" r:id="rId9"/>
          <w:footerReference w:type="default" r:id="rId10"/>
          <w:headerReference w:type="first" r:id="rId11"/>
          <w:footerReference w:type="first" r:id="rId12"/>
          <w:pgSz w:w="11906" w:h="16838"/>
          <w:pgMar w:top="1985" w:right="1701" w:bottom="1701" w:left="1701" w:header="851" w:footer="992" w:gutter="0"/>
          <w:pgNumType w:start="1"/>
          <w:cols w:space="425"/>
          <w:docGrid w:type="lines" w:linePitch="360"/>
        </w:sectPr>
      </w:pPr>
    </w:p>
    <w:p w14:paraId="2FCB037D" w14:textId="77777777" w:rsidR="004731E2" w:rsidRPr="004731E2" w:rsidRDefault="004731E2" w:rsidP="006D1FB4">
      <w:pPr>
        <w:pStyle w:val="Heading1"/>
      </w:pPr>
      <w:r w:rsidRPr="004731E2">
        <w:lastRenderedPageBreak/>
        <w:t>Abstract</w:t>
      </w:r>
    </w:p>
    <w:p w14:paraId="1A5191E1" w14:textId="436C4C1B" w:rsidR="004731E2" w:rsidRPr="004731E2" w:rsidRDefault="004731E2" w:rsidP="006D1FB4">
      <w:pPr>
        <w:jc w:val="left"/>
        <w:rPr>
          <w:rStyle w:val="IntenseEmphasis"/>
          <w:rFonts w:ascii="Times New Roman" w:hAnsi="Times New Roman" w:cs="Times New Roman"/>
          <w:b w:val="0"/>
          <w:i w:val="0"/>
          <w:color w:val="auto"/>
          <w:sz w:val="24"/>
        </w:rPr>
      </w:pPr>
      <w:r w:rsidRPr="004731E2">
        <w:rPr>
          <w:rStyle w:val="IntenseEmphasis"/>
          <w:rFonts w:ascii="Times New Roman" w:hAnsi="Times New Roman" w:cs="Times New Roman"/>
          <w:b w:val="0"/>
          <w:i w:val="0"/>
          <w:color w:val="auto"/>
          <w:sz w:val="24"/>
        </w:rPr>
        <w:t xml:space="preserve">The </w:t>
      </w:r>
      <w:ins w:id="0" w:author="Michelle Sculley" w:date="2022-10-31T10:36:00Z">
        <w:r w:rsidR="00D22021">
          <w:rPr>
            <w:rStyle w:val="IntenseEmphasis"/>
            <w:rFonts w:ascii="Times New Roman" w:hAnsi="Times New Roman" w:cs="Times New Roman"/>
            <w:b w:val="0"/>
            <w:i w:val="0"/>
            <w:color w:val="auto"/>
            <w:sz w:val="24"/>
          </w:rPr>
          <w:t xml:space="preserve">Western and Central North Pacific </w:t>
        </w:r>
      </w:ins>
      <w:r w:rsidRPr="004731E2">
        <w:rPr>
          <w:rStyle w:val="IntenseEmphasis"/>
          <w:rFonts w:ascii="Times New Roman" w:hAnsi="Times New Roman" w:cs="Times New Roman"/>
          <w:b w:val="0"/>
          <w:i w:val="0"/>
          <w:color w:val="auto"/>
          <w:sz w:val="24"/>
        </w:rPr>
        <w:t>swordfish (</w:t>
      </w:r>
      <w:proofErr w:type="spellStart"/>
      <w:r w:rsidRPr="004731E2">
        <w:rPr>
          <w:rStyle w:val="IntenseEmphasis"/>
          <w:rFonts w:ascii="Times New Roman" w:hAnsi="Times New Roman" w:cs="Times New Roman"/>
          <w:b w:val="0"/>
          <w:color w:val="auto"/>
          <w:sz w:val="24"/>
        </w:rPr>
        <w:t>Xiphias</w:t>
      </w:r>
      <w:proofErr w:type="spellEnd"/>
      <w:r w:rsidRPr="004731E2">
        <w:rPr>
          <w:rStyle w:val="IntenseEmphasis"/>
          <w:rFonts w:ascii="Times New Roman" w:hAnsi="Times New Roman" w:cs="Times New Roman"/>
          <w:b w:val="0"/>
          <w:color w:val="auto"/>
          <w:sz w:val="24"/>
        </w:rPr>
        <w:t xml:space="preserve"> gladius</w:t>
      </w:r>
      <w:r w:rsidRPr="004731E2">
        <w:rPr>
          <w:rStyle w:val="IntenseEmphasis"/>
          <w:rFonts w:ascii="Times New Roman" w:hAnsi="Times New Roman" w:cs="Times New Roman"/>
          <w:b w:val="0"/>
          <w:i w:val="0"/>
          <w:color w:val="auto"/>
          <w:sz w:val="24"/>
        </w:rPr>
        <w:t xml:space="preserve">) catch per unit effort for the Hawaii-based longline fishery was standardized from the </w:t>
      </w:r>
      <w:del w:id="1" w:author="Michelle Sculley" w:date="2022-10-31T10:36:00Z">
        <w:r w:rsidRPr="004731E2" w:rsidDel="00D22021">
          <w:rPr>
            <w:rStyle w:val="IntenseEmphasis"/>
            <w:rFonts w:ascii="Times New Roman" w:hAnsi="Times New Roman" w:cs="Times New Roman"/>
            <w:b w:val="0"/>
            <w:i w:val="0"/>
            <w:color w:val="auto"/>
            <w:sz w:val="24"/>
          </w:rPr>
          <w:delText>Pacific Islands Regional Observe</w:delText>
        </w:r>
      </w:del>
      <w:ins w:id="2" w:author="Michelle Sculley" w:date="2022-10-31T10:36:00Z">
        <w:r w:rsidR="00D22021">
          <w:rPr>
            <w:rStyle w:val="IntenseEmphasis"/>
            <w:rFonts w:ascii="Times New Roman" w:hAnsi="Times New Roman" w:cs="Times New Roman"/>
            <w:b w:val="0"/>
            <w:i w:val="0"/>
            <w:color w:val="auto"/>
            <w:sz w:val="24"/>
          </w:rPr>
          <w:t>logbook</w:t>
        </w:r>
      </w:ins>
      <w:del w:id="3" w:author="Michelle Sculley" w:date="2022-10-31T10:36:00Z">
        <w:r w:rsidRPr="004731E2" w:rsidDel="00D22021">
          <w:rPr>
            <w:rStyle w:val="IntenseEmphasis"/>
            <w:rFonts w:ascii="Times New Roman" w:hAnsi="Times New Roman" w:cs="Times New Roman"/>
            <w:b w:val="0"/>
            <w:i w:val="0"/>
            <w:color w:val="auto"/>
            <w:sz w:val="24"/>
          </w:rPr>
          <w:delText>r</w:delText>
        </w:r>
      </w:del>
      <w:r w:rsidRPr="004731E2">
        <w:rPr>
          <w:rStyle w:val="IntenseEmphasis"/>
          <w:rFonts w:ascii="Times New Roman" w:hAnsi="Times New Roman" w:cs="Times New Roman"/>
          <w:b w:val="0"/>
          <w:i w:val="0"/>
          <w:color w:val="auto"/>
          <w:sz w:val="24"/>
        </w:rPr>
        <w:t xml:space="preserve"> data set. The fishery was divided into the tuna-targeting deep-set sector and the swordfish-targeting shallow-set sector. Additionally, the shallow-set sector was standardized in two time periods: an early period (1995–2000) and a late period (2005–20</w:t>
      </w:r>
      <w:r w:rsidR="00E63F15">
        <w:rPr>
          <w:rStyle w:val="IntenseEmphasis"/>
          <w:rFonts w:ascii="Times New Roman" w:hAnsi="Times New Roman" w:cs="Times New Roman"/>
          <w:b w:val="0"/>
          <w:i w:val="0"/>
          <w:color w:val="auto"/>
          <w:sz w:val="24"/>
        </w:rPr>
        <w:t>21</w:t>
      </w:r>
      <w:r w:rsidRPr="004731E2">
        <w:rPr>
          <w:rStyle w:val="IntenseEmphasis"/>
          <w:rFonts w:ascii="Times New Roman" w:hAnsi="Times New Roman" w:cs="Times New Roman"/>
          <w:b w:val="0"/>
          <w:i w:val="0"/>
          <w:color w:val="auto"/>
          <w:sz w:val="24"/>
        </w:rPr>
        <w:t>) because the shallow-set fishery was closed from 2001 to 2004, and regulations caused changes in the fleet operations thereafter.</w:t>
      </w:r>
      <w:r w:rsidR="006D1FB4">
        <w:rPr>
          <w:rStyle w:val="IntenseEmphasis"/>
          <w:rFonts w:ascii="Times New Roman" w:hAnsi="Times New Roman" w:cs="Times New Roman"/>
          <w:b w:val="0"/>
          <w:i w:val="0"/>
          <w:color w:val="auto"/>
          <w:sz w:val="24"/>
        </w:rPr>
        <w:t xml:space="preserve"> Delta binomial-lognormal CPUE standardization models with perspective </w:t>
      </w:r>
      <w:del w:id="4" w:author="Michelle Sculley" w:date="2022-10-31T10:36:00Z">
        <w:r w:rsidR="006D1FB4" w:rsidDel="00D22021">
          <w:rPr>
            <w:rStyle w:val="IntenseEmphasis"/>
            <w:rFonts w:ascii="Times New Roman" w:hAnsi="Times New Roman" w:cs="Times New Roman"/>
            <w:b w:val="0"/>
            <w:i w:val="0"/>
            <w:color w:val="auto"/>
            <w:sz w:val="24"/>
          </w:rPr>
          <w:delText xml:space="preserve">covariables </w:delText>
        </w:r>
      </w:del>
      <w:ins w:id="5" w:author="Michelle Sculley" w:date="2022-10-31T10:36:00Z">
        <w:r w:rsidR="00D22021">
          <w:rPr>
            <w:rStyle w:val="IntenseEmphasis"/>
            <w:rFonts w:ascii="Times New Roman" w:hAnsi="Times New Roman" w:cs="Times New Roman"/>
            <w:b w:val="0"/>
            <w:i w:val="0"/>
            <w:color w:val="auto"/>
            <w:sz w:val="24"/>
          </w:rPr>
          <w:t>covaria</w:t>
        </w:r>
        <w:r w:rsidR="00D22021">
          <w:rPr>
            <w:rStyle w:val="IntenseEmphasis"/>
            <w:rFonts w:ascii="Times New Roman" w:hAnsi="Times New Roman" w:cs="Times New Roman"/>
            <w:b w:val="0"/>
            <w:i w:val="0"/>
            <w:color w:val="auto"/>
            <w:sz w:val="24"/>
          </w:rPr>
          <w:t>t</w:t>
        </w:r>
        <w:r w:rsidR="00D22021">
          <w:rPr>
            <w:rStyle w:val="IntenseEmphasis"/>
            <w:rFonts w:ascii="Times New Roman" w:hAnsi="Times New Roman" w:cs="Times New Roman"/>
            <w:b w:val="0"/>
            <w:i w:val="0"/>
            <w:color w:val="auto"/>
            <w:sz w:val="24"/>
          </w:rPr>
          <w:t xml:space="preserve">es </w:t>
        </w:r>
      </w:ins>
      <w:r w:rsidR="006D1FB4">
        <w:rPr>
          <w:rStyle w:val="IntenseEmphasis"/>
          <w:rFonts w:ascii="Times New Roman" w:hAnsi="Times New Roman" w:cs="Times New Roman"/>
          <w:b w:val="0"/>
          <w:i w:val="0"/>
          <w:color w:val="auto"/>
          <w:sz w:val="24"/>
        </w:rPr>
        <w:t>were evaluated for each fishery and time</w:t>
      </w:r>
      <w:ins w:id="6" w:author="Michelle Sculley" w:date="2022-10-31T10:36:00Z">
        <w:r w:rsidR="00D22021">
          <w:rPr>
            <w:rStyle w:val="IntenseEmphasis"/>
            <w:rFonts w:ascii="Times New Roman" w:hAnsi="Times New Roman" w:cs="Times New Roman"/>
            <w:b w:val="0"/>
            <w:i w:val="0"/>
            <w:color w:val="auto"/>
            <w:sz w:val="24"/>
          </w:rPr>
          <w:t>-</w:t>
        </w:r>
      </w:ins>
      <w:r w:rsidR="006D1FB4">
        <w:rPr>
          <w:rStyle w:val="IntenseEmphasis"/>
          <w:rFonts w:ascii="Times New Roman" w:hAnsi="Times New Roman" w:cs="Times New Roman"/>
          <w:b w:val="0"/>
          <w:i w:val="0"/>
          <w:color w:val="auto"/>
          <w:sz w:val="24"/>
        </w:rPr>
        <w:t>series based on percent deviance explained</w:t>
      </w:r>
      <w:ins w:id="7" w:author="Michelle Sculley" w:date="2022-10-31T10:37:00Z">
        <w:r w:rsidR="00D22021">
          <w:rPr>
            <w:rStyle w:val="IntenseEmphasis"/>
            <w:rFonts w:ascii="Times New Roman" w:hAnsi="Times New Roman" w:cs="Times New Roman"/>
            <w:b w:val="0"/>
            <w:i w:val="0"/>
            <w:color w:val="auto"/>
            <w:sz w:val="24"/>
          </w:rPr>
          <w:t>.</w:t>
        </w:r>
      </w:ins>
      <w:r w:rsidR="006D1FB4">
        <w:rPr>
          <w:rStyle w:val="IntenseEmphasis"/>
          <w:rFonts w:ascii="Times New Roman" w:hAnsi="Times New Roman" w:cs="Times New Roman"/>
          <w:b w:val="0"/>
          <w:i w:val="0"/>
          <w:color w:val="auto"/>
          <w:sz w:val="24"/>
        </w:rPr>
        <w:t xml:space="preserve"> </w:t>
      </w:r>
      <w:del w:id="8" w:author="Michelle Sculley" w:date="2022-10-31T10:37:00Z">
        <w:r w:rsidR="006D1FB4" w:rsidDel="00D22021">
          <w:rPr>
            <w:rStyle w:val="IntenseEmphasis"/>
            <w:rFonts w:ascii="Times New Roman" w:hAnsi="Times New Roman" w:cs="Times New Roman"/>
            <w:b w:val="0"/>
            <w:i w:val="0"/>
            <w:color w:val="auto"/>
            <w:sz w:val="24"/>
          </w:rPr>
          <w:delText>and</w:delText>
        </w:r>
      </w:del>
      <w:del w:id="9" w:author="Michelle Sculley" w:date="2022-10-31T10:36:00Z">
        <w:r w:rsidR="006D1FB4" w:rsidDel="00D22021">
          <w:rPr>
            <w:rStyle w:val="IntenseEmphasis"/>
            <w:rFonts w:ascii="Times New Roman" w:hAnsi="Times New Roman" w:cs="Times New Roman"/>
            <w:b w:val="0"/>
            <w:i w:val="0"/>
            <w:color w:val="auto"/>
            <w:sz w:val="24"/>
          </w:rPr>
          <w:delText xml:space="preserve">   </w:delText>
        </w:r>
      </w:del>
      <w:del w:id="10" w:author="Michelle Sculley" w:date="2022-10-31T10:37:00Z">
        <w:r w:rsidR="006D1FB4" w:rsidDel="00D22021">
          <w:rPr>
            <w:rStyle w:val="IntenseEmphasis"/>
            <w:rFonts w:ascii="Times New Roman" w:hAnsi="Times New Roman" w:cs="Times New Roman"/>
            <w:b w:val="0"/>
            <w:i w:val="0"/>
            <w:color w:val="auto"/>
            <w:sz w:val="24"/>
          </w:rPr>
          <w:delText xml:space="preserve">models including  </w:delText>
        </w:r>
        <w:r w:rsidRPr="004731E2" w:rsidDel="00D22021">
          <w:rPr>
            <w:rStyle w:val="IntenseEmphasis"/>
            <w:rFonts w:ascii="Times New Roman" w:hAnsi="Times New Roman" w:cs="Times New Roman"/>
            <w:b w:val="0"/>
            <w:i w:val="0"/>
            <w:color w:val="auto"/>
            <w:sz w:val="24"/>
          </w:rPr>
          <w:delText xml:space="preserve"> </w:delText>
        </w:r>
        <w:r w:rsidRPr="006D1FB4" w:rsidDel="00D22021">
          <w:rPr>
            <w:rStyle w:val="IntenseEmphasis"/>
            <w:rFonts w:ascii="Times New Roman" w:hAnsi="Times New Roman" w:cs="Times New Roman"/>
            <w:b w:val="0"/>
            <w:i w:val="0"/>
            <w:color w:val="auto"/>
            <w:sz w:val="24"/>
          </w:rPr>
          <w:delText xml:space="preserve">Four different models were evaluated to standardize the CPUE for each time series: the delta-lognormal model, the negative binomial model, the zero-inflated negative binomial model, and the Poisson model. The delta-lognormal model provided the best model fits and explained the most percent deviance of those evaluated. </w:delText>
        </w:r>
      </w:del>
      <w:r w:rsidRPr="006D1FB4">
        <w:rPr>
          <w:rStyle w:val="IntenseEmphasis"/>
          <w:rFonts w:ascii="Times New Roman" w:hAnsi="Times New Roman" w:cs="Times New Roman"/>
          <w:b w:val="0"/>
          <w:i w:val="0"/>
          <w:color w:val="auto"/>
          <w:sz w:val="24"/>
        </w:rPr>
        <w:t xml:space="preserve">The </w:t>
      </w:r>
      <w:r w:rsidR="006D1FB4">
        <w:rPr>
          <w:rStyle w:val="IntenseEmphasis"/>
          <w:rFonts w:ascii="Times New Roman" w:hAnsi="Times New Roman" w:cs="Times New Roman"/>
          <w:b w:val="0"/>
          <w:i w:val="0"/>
          <w:color w:val="auto"/>
          <w:sz w:val="24"/>
        </w:rPr>
        <w:t xml:space="preserve">selected </w:t>
      </w:r>
      <w:r w:rsidRPr="006D1FB4">
        <w:rPr>
          <w:rStyle w:val="IntenseEmphasis"/>
          <w:rFonts w:ascii="Times New Roman" w:hAnsi="Times New Roman" w:cs="Times New Roman"/>
          <w:b w:val="0"/>
          <w:i w:val="0"/>
          <w:color w:val="auto"/>
          <w:sz w:val="24"/>
        </w:rPr>
        <w:t xml:space="preserve">models explained between </w:t>
      </w:r>
      <w:r w:rsidR="006D1FB4">
        <w:rPr>
          <w:rStyle w:val="IntenseEmphasis"/>
          <w:rFonts w:ascii="Times New Roman" w:hAnsi="Times New Roman" w:cs="Times New Roman"/>
          <w:b w:val="0"/>
          <w:i w:val="0"/>
          <w:color w:val="auto"/>
          <w:sz w:val="24"/>
        </w:rPr>
        <w:t>34</w:t>
      </w:r>
      <w:r w:rsidRPr="006D1FB4">
        <w:rPr>
          <w:rStyle w:val="IntenseEmphasis"/>
          <w:rFonts w:ascii="Times New Roman" w:hAnsi="Times New Roman" w:cs="Times New Roman"/>
          <w:b w:val="0"/>
          <w:i w:val="0"/>
          <w:color w:val="auto"/>
          <w:sz w:val="24"/>
        </w:rPr>
        <w:t xml:space="preserve"> and </w:t>
      </w:r>
      <w:r w:rsidR="006D1FB4">
        <w:rPr>
          <w:rStyle w:val="IntenseEmphasis"/>
          <w:rFonts w:ascii="Times New Roman" w:hAnsi="Times New Roman" w:cs="Times New Roman"/>
          <w:b w:val="0"/>
          <w:i w:val="0"/>
          <w:color w:val="auto"/>
          <w:sz w:val="24"/>
        </w:rPr>
        <w:t>49</w:t>
      </w:r>
      <w:r w:rsidRPr="006D1FB4">
        <w:rPr>
          <w:rStyle w:val="IntenseEmphasis"/>
          <w:rFonts w:ascii="Times New Roman" w:hAnsi="Times New Roman" w:cs="Times New Roman"/>
          <w:b w:val="0"/>
          <w:i w:val="0"/>
          <w:color w:val="auto"/>
          <w:sz w:val="24"/>
        </w:rPr>
        <w:t xml:space="preserve">% of the deviance in the shallow-set sector and </w:t>
      </w:r>
      <w:r w:rsidR="006D1FB4">
        <w:rPr>
          <w:rStyle w:val="IntenseEmphasis"/>
          <w:rFonts w:ascii="Times New Roman" w:hAnsi="Times New Roman" w:cs="Times New Roman"/>
          <w:b w:val="0"/>
          <w:i w:val="0"/>
          <w:color w:val="auto"/>
          <w:sz w:val="24"/>
        </w:rPr>
        <w:t>31</w:t>
      </w:r>
      <w:r w:rsidRPr="006D1FB4">
        <w:rPr>
          <w:rStyle w:val="IntenseEmphasis"/>
          <w:rFonts w:ascii="Times New Roman" w:hAnsi="Times New Roman" w:cs="Times New Roman"/>
          <w:b w:val="0"/>
          <w:i w:val="0"/>
          <w:color w:val="auto"/>
          <w:sz w:val="24"/>
        </w:rPr>
        <w:t>% of the deviance in the positive catches for</w:t>
      </w:r>
      <w:r w:rsidR="006D1FB4">
        <w:rPr>
          <w:rStyle w:val="IntenseEmphasis"/>
          <w:rFonts w:ascii="Times New Roman" w:hAnsi="Times New Roman" w:cs="Times New Roman"/>
          <w:b w:val="0"/>
          <w:i w:val="0"/>
          <w:color w:val="auto"/>
          <w:sz w:val="24"/>
        </w:rPr>
        <w:t xml:space="preserve"> the deep-set sector, but only 9</w:t>
      </w:r>
      <w:r w:rsidRPr="006D1FB4">
        <w:rPr>
          <w:rStyle w:val="IntenseEmphasis"/>
          <w:rFonts w:ascii="Times New Roman" w:hAnsi="Times New Roman" w:cs="Times New Roman"/>
          <w:b w:val="0"/>
          <w:i w:val="0"/>
          <w:color w:val="auto"/>
          <w:sz w:val="24"/>
        </w:rPr>
        <w:t xml:space="preserve">% of the proportion of positive catches in the deep-set sector. </w:t>
      </w:r>
      <w:commentRangeStart w:id="11"/>
      <w:r w:rsidRPr="006D1FB4">
        <w:rPr>
          <w:rStyle w:val="IntenseEmphasis"/>
          <w:rFonts w:ascii="Times New Roman" w:hAnsi="Times New Roman" w:cs="Times New Roman"/>
          <w:b w:val="0"/>
          <w:i w:val="0"/>
          <w:color w:val="auto"/>
          <w:sz w:val="24"/>
        </w:rPr>
        <w:t>The shallow-set standardized annual CPUE values show an increase in catch rates in the early period followed by a peak in 2006 after the closure. CPUE values increased again from 2010 to the present. The CPUE values for the deep-set sector were relatively flat and had high variability.</w:t>
      </w:r>
      <w:commentRangeEnd w:id="11"/>
      <w:r w:rsidR="006D1FB4">
        <w:rPr>
          <w:rStyle w:val="CommentReference"/>
        </w:rPr>
        <w:commentReference w:id="11"/>
      </w:r>
    </w:p>
    <w:p w14:paraId="46561272" w14:textId="77777777" w:rsidR="004731E2" w:rsidRPr="004731E2" w:rsidRDefault="004731E2" w:rsidP="006D1FB4">
      <w:pPr>
        <w:pStyle w:val="Heading1"/>
      </w:pPr>
      <w:r w:rsidRPr="004731E2">
        <w:t>Introduction</w:t>
      </w:r>
    </w:p>
    <w:p w14:paraId="6F0E719C" w14:textId="77777777" w:rsidR="004731E2" w:rsidRPr="004731E2" w:rsidRDefault="004731E2" w:rsidP="006D1FB4">
      <w:pPr>
        <w:jc w:val="left"/>
        <w:rPr>
          <w:rFonts w:ascii="Times New Roman" w:hAnsi="Times New Roman" w:cs="Times New Roman"/>
          <w:bCs/>
          <w:iCs/>
          <w:sz w:val="24"/>
        </w:rPr>
      </w:pPr>
      <w:bookmarkStart w:id="12" w:name="_Ref499308082"/>
      <w:r w:rsidRPr="004731E2">
        <w:rPr>
          <w:rFonts w:ascii="Times New Roman" w:hAnsi="Times New Roman" w:cs="Times New Roman"/>
          <w:bCs/>
          <w:iCs/>
          <w:sz w:val="24"/>
        </w:rPr>
        <w:t>Broadbill swordfish (</w:t>
      </w:r>
      <w:proofErr w:type="spellStart"/>
      <w:r w:rsidRPr="004731E2">
        <w:rPr>
          <w:rFonts w:ascii="Times New Roman" w:hAnsi="Times New Roman" w:cs="Times New Roman"/>
          <w:bCs/>
          <w:i/>
          <w:iCs/>
          <w:sz w:val="24"/>
        </w:rPr>
        <w:t>Xiphias</w:t>
      </w:r>
      <w:proofErr w:type="spellEnd"/>
      <w:r w:rsidRPr="004731E2">
        <w:rPr>
          <w:rFonts w:ascii="Times New Roman" w:hAnsi="Times New Roman" w:cs="Times New Roman"/>
          <w:bCs/>
          <w:i/>
          <w:iCs/>
          <w:sz w:val="24"/>
        </w:rPr>
        <w:t xml:space="preserve"> gladius</w:t>
      </w:r>
      <w:r w:rsidRPr="004731E2">
        <w:rPr>
          <w:rFonts w:ascii="Times New Roman" w:hAnsi="Times New Roman" w:cs="Times New Roman"/>
          <w:bCs/>
          <w:iCs/>
          <w:sz w:val="24"/>
        </w:rPr>
        <w:t xml:space="preserve">) inhabit the Pacific Ocean between 50° N and 50° S. They are a commercially important highly migratory species caught primarily by the Japanese, Taiwanese, and U.S. longline fisheries (Bigelow </w:t>
      </w:r>
      <w:r w:rsidRPr="004731E2">
        <w:rPr>
          <w:rFonts w:ascii="Times New Roman" w:hAnsi="Times New Roman" w:cs="Times New Roman"/>
          <w:bCs/>
          <w:i/>
          <w:iCs/>
          <w:sz w:val="24"/>
        </w:rPr>
        <w:t>et al.</w:t>
      </w:r>
      <w:r w:rsidRPr="004731E2">
        <w:rPr>
          <w:rFonts w:ascii="Times New Roman" w:hAnsi="Times New Roman" w:cs="Times New Roman"/>
          <w:bCs/>
          <w:iCs/>
          <w:sz w:val="24"/>
        </w:rPr>
        <w:t>, 1999). The swordfish stock in the North Pacific has been assessed as a single stock scenario and under a two stock scenario, with one stock in the western central Pacific Ocean (WCNPO) and one stock in the eastern Pacific Ocean (EPO). These stocks were assessed in 2009 and again in 2014 by the Billfish Working Group (BILLWG) of the International Scientific Committee for Tuna and Tuna-like Species in the North Pacific Ocean (ISC) (ISC BILLWG, 2009; ISC BILLWG, 2014). The 2018 assessment of North Pacific swordfish only considered the WCNPO (ISC BILLWG 2019), and subsequent discussions with the Pacific Community and the Inter-American Tropical Tuna Commission (IATTC) redefined the EPO stock as a primarily southern stock. The southwest Pacific stock (SWPO) and the EPO stocks were assessed in 2021 and 2022, respectively (</w:t>
      </w:r>
      <w:proofErr w:type="spellStart"/>
      <w:r w:rsidRPr="004731E2">
        <w:rPr>
          <w:rFonts w:ascii="Times New Roman" w:hAnsi="Times New Roman" w:cs="Times New Roman"/>
          <w:bCs/>
          <w:iCs/>
          <w:sz w:val="24"/>
        </w:rPr>
        <w:t>Ducharme</w:t>
      </w:r>
      <w:proofErr w:type="spellEnd"/>
      <w:r w:rsidRPr="004731E2">
        <w:rPr>
          <w:rFonts w:ascii="Times New Roman" w:hAnsi="Times New Roman" w:cs="Times New Roman"/>
          <w:bCs/>
          <w:iCs/>
          <w:sz w:val="24"/>
        </w:rPr>
        <w:t xml:space="preserve">-Barth, </w:t>
      </w:r>
      <w:r w:rsidRPr="004731E2">
        <w:rPr>
          <w:rFonts w:ascii="Times New Roman" w:hAnsi="Times New Roman" w:cs="Times New Roman"/>
          <w:bCs/>
          <w:i/>
          <w:iCs/>
          <w:sz w:val="24"/>
        </w:rPr>
        <w:t>et al.</w:t>
      </w:r>
      <w:r w:rsidRPr="004731E2">
        <w:rPr>
          <w:rFonts w:ascii="Times New Roman" w:hAnsi="Times New Roman" w:cs="Times New Roman"/>
          <w:bCs/>
          <w:iCs/>
          <w:sz w:val="24"/>
        </w:rPr>
        <w:t xml:space="preserve">, 2021, </w:t>
      </w:r>
      <w:proofErr w:type="spellStart"/>
      <w:r w:rsidRPr="004731E2">
        <w:rPr>
          <w:rFonts w:ascii="Times New Roman" w:hAnsi="Times New Roman" w:cs="Times New Roman"/>
          <w:bCs/>
          <w:iCs/>
          <w:sz w:val="24"/>
        </w:rPr>
        <w:t>Minte</w:t>
      </w:r>
      <w:proofErr w:type="spellEnd"/>
      <w:r w:rsidRPr="004731E2">
        <w:rPr>
          <w:rFonts w:ascii="Times New Roman" w:hAnsi="Times New Roman" w:cs="Times New Roman"/>
          <w:bCs/>
          <w:iCs/>
          <w:sz w:val="24"/>
        </w:rPr>
        <w:t xml:space="preserve">-Vera, et al., 2022). </w:t>
      </w:r>
    </w:p>
    <w:p w14:paraId="1829517B" w14:textId="77777777" w:rsidR="004731E2" w:rsidRPr="004731E2" w:rsidRDefault="004731E2" w:rsidP="006D1FB4">
      <w:pPr>
        <w:jc w:val="left"/>
        <w:rPr>
          <w:rFonts w:ascii="Times New Roman" w:hAnsi="Times New Roman" w:cs="Times New Roman"/>
          <w:bCs/>
          <w:iCs/>
          <w:sz w:val="24"/>
        </w:rPr>
      </w:pPr>
    </w:p>
    <w:p w14:paraId="04278D11" w14:textId="77777777" w:rsidR="004731E2" w:rsidRPr="004731E2" w:rsidRDefault="004731E2" w:rsidP="006D1FB4">
      <w:pPr>
        <w:jc w:val="left"/>
        <w:rPr>
          <w:rStyle w:val="IntenseEmphasis"/>
          <w:rFonts w:ascii="Times New Roman" w:hAnsi="Times New Roman" w:cs="Times New Roman"/>
          <w:b w:val="0"/>
          <w:i w:val="0"/>
          <w:sz w:val="24"/>
        </w:rPr>
      </w:pPr>
      <w:r w:rsidRPr="004731E2">
        <w:rPr>
          <w:rFonts w:ascii="Times New Roman" w:hAnsi="Times New Roman" w:cs="Times New Roman"/>
          <w:sz w:val="24"/>
        </w:rPr>
        <w:t xml:space="preserve">The BILLWG of the International Scientific Committee for Tuna and Tuna-like Species in the North Pacific (ISC) has proposed to attempt a benchmark assessment of North Pacific swordfish </w:t>
      </w:r>
      <w:proofErr w:type="spellStart"/>
      <w:r w:rsidRPr="004731E2">
        <w:rPr>
          <w:rFonts w:ascii="Times New Roman" w:hAnsi="Times New Roman" w:cs="Times New Roman"/>
          <w:sz w:val="24"/>
        </w:rPr>
        <w:t>Xiphias</w:t>
      </w:r>
      <w:proofErr w:type="spellEnd"/>
      <w:r w:rsidRPr="004731E2">
        <w:rPr>
          <w:rFonts w:ascii="Times New Roman" w:hAnsi="Times New Roman" w:cs="Times New Roman"/>
          <w:sz w:val="24"/>
        </w:rPr>
        <w:t xml:space="preserve"> gladius in 2023. In preparation for the assessment, this working paper describes the standardization</w:t>
      </w:r>
      <w:r w:rsidR="00346D1F">
        <w:rPr>
          <w:rFonts w:ascii="Times New Roman" w:hAnsi="Times New Roman" w:cs="Times New Roman"/>
          <w:sz w:val="24"/>
        </w:rPr>
        <w:t xml:space="preserve"> of</w:t>
      </w:r>
      <w:r w:rsidRPr="004731E2">
        <w:rPr>
          <w:rFonts w:ascii="Times New Roman" w:hAnsi="Times New Roman" w:cs="Times New Roman"/>
          <w:sz w:val="24"/>
        </w:rPr>
        <w:t xml:space="preserve"> swordfish catch rates from the Hawaii-based longline fleet, which targets swordfish in the shallow-set sector and catches swordfish as bycatch in the deep-set sector.</w:t>
      </w:r>
      <w:r w:rsidRPr="004731E2">
        <w:rPr>
          <w:rStyle w:val="IntenseEmphasis"/>
          <w:rFonts w:ascii="Times New Roman" w:hAnsi="Times New Roman" w:cs="Times New Roman"/>
          <w:b w:val="0"/>
          <w:i w:val="0"/>
          <w:sz w:val="24"/>
        </w:rPr>
        <w:t xml:space="preserve"> </w:t>
      </w:r>
      <w:r w:rsidRPr="004731E2">
        <w:rPr>
          <w:rFonts w:ascii="Times New Roman" w:hAnsi="Times New Roman" w:cs="Times New Roman"/>
          <w:sz w:val="24"/>
        </w:rPr>
        <w:t>Swordfish are caught as targeted-species in the Hawaiian longline shallow-set fishery sector (&lt; 15 hooks per fl</w:t>
      </w:r>
      <w:r w:rsidR="00346D1F">
        <w:rPr>
          <w:rFonts w:ascii="Times New Roman" w:hAnsi="Times New Roman" w:cs="Times New Roman"/>
          <w:sz w:val="24"/>
        </w:rPr>
        <w:t>oat) and as bycatch in the tuna-</w:t>
      </w:r>
      <w:r w:rsidRPr="004731E2">
        <w:rPr>
          <w:rFonts w:ascii="Times New Roman" w:hAnsi="Times New Roman" w:cs="Times New Roman"/>
          <w:sz w:val="24"/>
        </w:rPr>
        <w:t xml:space="preserve">targeting Hawaiian longline deep-set fishery sector (≥ 15 hooks per float). This fleet has been described previously by Ito and Childers (2018) and also in a working paper submitted to the same BILLWG session (Ito 2023) and there have not </w:t>
      </w:r>
      <w:r w:rsidRPr="004731E2">
        <w:rPr>
          <w:rFonts w:ascii="Times New Roman" w:hAnsi="Times New Roman" w:cs="Times New Roman"/>
          <w:sz w:val="24"/>
        </w:rPr>
        <w:lastRenderedPageBreak/>
        <w:t xml:space="preserve">been additional substantial changes to the fishery since 2018. Historically the Hawaiian longline fishery has targeted tuna; however, in the early 1990s the number of vessels targeting swordfish began increasing and the fleet accounted for 40% of the total US swordfish catch in 2012. Observers were first placed onboard longline vessels in 1994. </w:t>
      </w:r>
      <w:r w:rsidRPr="004731E2">
        <w:rPr>
          <w:rFonts w:ascii="Times New Roman" w:hAnsi="Times New Roman" w:cs="Times New Roman"/>
          <w:color w:val="000000"/>
          <w:sz w:val="24"/>
        </w:rPr>
        <w:t xml:space="preserve">Interactions with protected sea turtles caused the closure of the shallow-set swordfish fishery from February 2001 to May 2004 (Gilman </w:t>
      </w:r>
      <w:r w:rsidRPr="004731E2">
        <w:rPr>
          <w:rFonts w:ascii="Times New Roman" w:hAnsi="Times New Roman" w:cs="Times New Roman"/>
          <w:i/>
          <w:color w:val="000000"/>
          <w:sz w:val="24"/>
        </w:rPr>
        <w:t>et al.,</w:t>
      </w:r>
      <w:r w:rsidR="00346D1F">
        <w:rPr>
          <w:rFonts w:ascii="Times New Roman" w:hAnsi="Times New Roman" w:cs="Times New Roman"/>
          <w:color w:val="000000"/>
          <w:sz w:val="24"/>
        </w:rPr>
        <w:t xml:space="preserve"> 2007). </w:t>
      </w:r>
      <w:r w:rsidRPr="004731E2">
        <w:rPr>
          <w:rFonts w:ascii="Times New Roman" w:hAnsi="Times New Roman" w:cs="Times New Roman"/>
          <w:color w:val="000000"/>
          <w:sz w:val="24"/>
        </w:rPr>
        <w:t xml:space="preserve">During this time many vessels targeting swordfish began targeting tuna. A second closure occurred March–December 2006 when the Hawaii-based shallow-set longline fishery for swordfish reached the annual limit for interactions with loggerhead sea turtles, and additional closures of the fishery have occurred in recent years (NMFS, 2022). Several changes to the reporting regulations have occurred since </w:t>
      </w:r>
      <w:r w:rsidR="00346D1F">
        <w:rPr>
          <w:rFonts w:ascii="Times New Roman" w:hAnsi="Times New Roman" w:cs="Times New Roman"/>
          <w:color w:val="000000"/>
          <w:sz w:val="24"/>
        </w:rPr>
        <w:t>the</w:t>
      </w:r>
      <w:r w:rsidRPr="004731E2">
        <w:rPr>
          <w:rFonts w:ascii="Times New Roman" w:hAnsi="Times New Roman" w:cs="Times New Roman"/>
          <w:color w:val="000000"/>
          <w:sz w:val="24"/>
        </w:rPr>
        <w:t xml:space="preserve"> onset </w:t>
      </w:r>
      <w:r w:rsidR="00346D1F">
        <w:rPr>
          <w:rFonts w:ascii="Times New Roman" w:hAnsi="Times New Roman" w:cs="Times New Roman"/>
          <w:color w:val="000000"/>
          <w:sz w:val="24"/>
        </w:rPr>
        <w:t xml:space="preserve">of required reporting </w:t>
      </w:r>
      <w:r w:rsidRPr="004731E2">
        <w:rPr>
          <w:rFonts w:ascii="Times New Roman" w:hAnsi="Times New Roman" w:cs="Times New Roman"/>
          <w:color w:val="000000"/>
          <w:sz w:val="24"/>
        </w:rPr>
        <w:t>in 1994 (Pacific Islands Region Office, 2017). Observer coverage varied significantly prior to 2000, with observer coverage between 3.3 and 10.4 % for the entire fishery (NMFS, 2022). Starting in 2001, the observer program had a target of 20% observer coverage on deep-set longline vessels and mandatory 100% observer coverage on shallow-set longline vessels.</w:t>
      </w:r>
    </w:p>
    <w:p w14:paraId="7C5B6D2F" w14:textId="77777777" w:rsidR="004731E2" w:rsidRPr="004731E2" w:rsidRDefault="004731E2" w:rsidP="006D1FB4">
      <w:pPr>
        <w:pStyle w:val="Heading1"/>
      </w:pPr>
      <w:r w:rsidRPr="004731E2">
        <w:t>Methods</w:t>
      </w:r>
      <w:bookmarkEnd w:id="12"/>
    </w:p>
    <w:p w14:paraId="5A78A420" w14:textId="77777777" w:rsidR="004731E2" w:rsidRPr="004731E2" w:rsidRDefault="004731E2" w:rsidP="006D1FB4">
      <w:pPr>
        <w:pStyle w:val="Heading2"/>
        <w:rPr>
          <w:szCs w:val="24"/>
        </w:rPr>
      </w:pPr>
      <w:r w:rsidRPr="004731E2">
        <w:rPr>
          <w:szCs w:val="24"/>
        </w:rPr>
        <w:t>Data Sources</w:t>
      </w:r>
    </w:p>
    <w:p w14:paraId="613D49CC" w14:textId="12C6742B" w:rsidR="004731E2" w:rsidRPr="004731E2" w:rsidRDefault="004731E2" w:rsidP="006D1FB4">
      <w:pPr>
        <w:jc w:val="left"/>
        <w:rPr>
          <w:rFonts w:ascii="Times New Roman" w:hAnsi="Times New Roman" w:cs="Times New Roman"/>
          <w:sz w:val="24"/>
        </w:rPr>
      </w:pPr>
      <w:r w:rsidRPr="004731E2">
        <w:rPr>
          <w:rFonts w:ascii="Times New Roman" w:hAnsi="Times New Roman" w:cs="Times New Roman"/>
          <w:sz w:val="24"/>
        </w:rPr>
        <w:t>The US Federal logbook program to monitor the Hawaii-based longline fishing fleet began in November 1990 to manage US domestic fisheries for tuna, swordfish, and other economically important pelagic species. Logbooks are filed by all operators of fishing vessels conducting longline fishing operations on the High Seas and within the U.S. Exclusive Economic Zone in American Samoa, Guam, Hawaii, the Northern Mariana Islands, and U.S. possessions in the western Pacific and offloading in U.S. ports and provide set-by-set information on environmental and operational aspects of fishing operations. The Hawaii-based longline fishery can be divided into two sectors, the tuna-targeting deep-set sector comprises the majority of the fish</w:t>
      </w:r>
      <w:r w:rsidR="00346D1F">
        <w:rPr>
          <w:rFonts w:ascii="Times New Roman" w:hAnsi="Times New Roman" w:cs="Times New Roman"/>
          <w:sz w:val="24"/>
        </w:rPr>
        <w:t>ing</w:t>
      </w:r>
      <w:r w:rsidRPr="004731E2">
        <w:rPr>
          <w:rFonts w:ascii="Times New Roman" w:hAnsi="Times New Roman" w:cs="Times New Roman"/>
          <w:sz w:val="24"/>
        </w:rPr>
        <w:t xml:space="preserve"> fleet and the swordf</w:t>
      </w:r>
      <w:r w:rsidRPr="00F148E8">
        <w:rPr>
          <w:rFonts w:ascii="Times New Roman" w:hAnsi="Times New Roman" w:cs="Times New Roman"/>
          <w:sz w:val="24"/>
        </w:rPr>
        <w:t xml:space="preserve">ish-targeting shallow-set sector. Data were extracted from the Oracle database on 2 September 2022. After filtering for incomplete and erroneous entries, there were </w:t>
      </w:r>
      <w:r w:rsidR="00F148E8" w:rsidRPr="00F148E8">
        <w:rPr>
          <w:rFonts w:ascii="Times New Roman" w:hAnsi="Times New Roman" w:cs="Times New Roman"/>
          <w:sz w:val="24"/>
        </w:rPr>
        <w:t>424,715</w:t>
      </w:r>
      <w:r w:rsidRPr="00F148E8">
        <w:rPr>
          <w:rFonts w:ascii="Times New Roman" w:hAnsi="Times New Roman" w:cs="Times New Roman"/>
          <w:sz w:val="24"/>
        </w:rPr>
        <w:t xml:space="preserve"> </w:t>
      </w:r>
      <w:r w:rsidR="001909CA">
        <w:rPr>
          <w:rFonts w:ascii="Times New Roman" w:hAnsi="Times New Roman" w:cs="Times New Roman"/>
          <w:sz w:val="24"/>
        </w:rPr>
        <w:t xml:space="preserve">longline </w:t>
      </w:r>
      <w:r w:rsidRPr="00F148E8">
        <w:rPr>
          <w:rFonts w:ascii="Times New Roman" w:hAnsi="Times New Roman" w:cs="Times New Roman"/>
          <w:sz w:val="24"/>
        </w:rPr>
        <w:t xml:space="preserve">sets available for inclusion from </w:t>
      </w:r>
      <w:r w:rsidR="00F148E8">
        <w:rPr>
          <w:rFonts w:ascii="Times New Roman" w:hAnsi="Times New Roman" w:cs="Times New Roman"/>
          <w:sz w:val="24"/>
        </w:rPr>
        <w:t>10 June 1995 to 31 December 2021</w:t>
      </w:r>
      <w:r w:rsidRPr="00F148E8">
        <w:rPr>
          <w:rFonts w:ascii="Times New Roman" w:hAnsi="Times New Roman" w:cs="Times New Roman"/>
          <w:sz w:val="24"/>
        </w:rPr>
        <w:t>.</w:t>
      </w:r>
      <w:r w:rsidRPr="004731E2">
        <w:rPr>
          <w:rFonts w:ascii="Times New Roman" w:hAnsi="Times New Roman" w:cs="Times New Roman"/>
          <w:sz w:val="24"/>
        </w:rPr>
        <w:t xml:space="preserve"> </w:t>
      </w:r>
    </w:p>
    <w:p w14:paraId="0744FFB7" w14:textId="77777777" w:rsidR="00346D1F" w:rsidRDefault="00346D1F" w:rsidP="006D1FB4">
      <w:pPr>
        <w:jc w:val="left"/>
        <w:rPr>
          <w:rFonts w:ascii="Times New Roman" w:hAnsi="Times New Roman" w:cs="Times New Roman"/>
          <w:sz w:val="24"/>
        </w:rPr>
      </w:pPr>
    </w:p>
    <w:p w14:paraId="7D12B278" w14:textId="6FFBAFE7" w:rsidR="004731E2" w:rsidRDefault="009F371A" w:rsidP="006D1FB4">
      <w:pPr>
        <w:jc w:val="left"/>
        <w:rPr>
          <w:rFonts w:ascii="Times New Roman" w:hAnsi="Times New Roman" w:cs="Times New Roman"/>
          <w:sz w:val="24"/>
        </w:rPr>
      </w:pPr>
      <w:r>
        <w:rPr>
          <w:rFonts w:ascii="Times New Roman" w:hAnsi="Times New Roman" w:cs="Times New Roman"/>
          <w:sz w:val="24"/>
        </w:rPr>
        <w:t>Target species are not consistently reported</w:t>
      </w:r>
      <w:r w:rsidR="00756DA6">
        <w:rPr>
          <w:rFonts w:ascii="Times New Roman" w:hAnsi="Times New Roman" w:cs="Times New Roman"/>
          <w:sz w:val="24"/>
        </w:rPr>
        <w:t xml:space="preserve"> for each longline set</w:t>
      </w:r>
      <w:r>
        <w:rPr>
          <w:rFonts w:ascii="Times New Roman" w:hAnsi="Times New Roman" w:cs="Times New Roman"/>
          <w:sz w:val="24"/>
        </w:rPr>
        <w:t xml:space="preserve"> in logbook records. </w:t>
      </w:r>
      <w:r w:rsidR="00756DA6">
        <w:rPr>
          <w:rFonts w:ascii="Times New Roman" w:hAnsi="Times New Roman" w:cs="Times New Roman"/>
          <w:sz w:val="24"/>
        </w:rPr>
        <w:t>T</w:t>
      </w:r>
      <w:r>
        <w:rPr>
          <w:rFonts w:ascii="Times New Roman" w:hAnsi="Times New Roman" w:cs="Times New Roman"/>
          <w:sz w:val="24"/>
        </w:rPr>
        <w:t xml:space="preserve">arget species </w:t>
      </w:r>
      <w:r w:rsidR="00756DA6">
        <w:rPr>
          <w:rFonts w:ascii="Times New Roman" w:hAnsi="Times New Roman" w:cs="Times New Roman"/>
          <w:sz w:val="24"/>
        </w:rPr>
        <w:t>(</w:t>
      </w:r>
      <w:r>
        <w:rPr>
          <w:rFonts w:ascii="Times New Roman" w:hAnsi="Times New Roman" w:cs="Times New Roman"/>
          <w:sz w:val="24"/>
        </w:rPr>
        <w:t xml:space="preserve">hence </w:t>
      </w:r>
      <w:r w:rsidR="00756DA6">
        <w:rPr>
          <w:rFonts w:ascii="Times New Roman" w:hAnsi="Times New Roman" w:cs="Times New Roman"/>
          <w:sz w:val="24"/>
        </w:rPr>
        <w:t xml:space="preserve">fishery sector: </w:t>
      </w:r>
      <w:r>
        <w:rPr>
          <w:rFonts w:ascii="Times New Roman" w:hAnsi="Times New Roman" w:cs="Times New Roman"/>
          <w:sz w:val="24"/>
        </w:rPr>
        <w:t xml:space="preserve">deep- vs. shallow-set) </w:t>
      </w:r>
      <w:r w:rsidR="001909CA">
        <w:rPr>
          <w:rFonts w:ascii="Times New Roman" w:hAnsi="Times New Roman" w:cs="Times New Roman"/>
          <w:sz w:val="24"/>
        </w:rPr>
        <w:t>were</w:t>
      </w:r>
      <w:r>
        <w:rPr>
          <w:rFonts w:ascii="Times New Roman" w:hAnsi="Times New Roman" w:cs="Times New Roman"/>
          <w:sz w:val="24"/>
        </w:rPr>
        <w:t xml:space="preserve"> </w:t>
      </w:r>
      <w:r w:rsidR="00756DA6">
        <w:rPr>
          <w:rFonts w:ascii="Times New Roman" w:hAnsi="Times New Roman" w:cs="Times New Roman"/>
          <w:sz w:val="24"/>
        </w:rPr>
        <w:t>instead inferred</w:t>
      </w:r>
      <w:r>
        <w:rPr>
          <w:rFonts w:ascii="Times New Roman" w:hAnsi="Times New Roman" w:cs="Times New Roman"/>
          <w:sz w:val="24"/>
        </w:rPr>
        <w:t xml:space="preserve"> by the number of hooks per float (HPF). Deep-sets </w:t>
      </w:r>
      <w:r w:rsidR="001909CA">
        <w:rPr>
          <w:rFonts w:ascii="Times New Roman" w:hAnsi="Times New Roman" w:cs="Times New Roman"/>
          <w:sz w:val="24"/>
        </w:rPr>
        <w:t>were</w:t>
      </w:r>
      <w:r>
        <w:rPr>
          <w:rFonts w:ascii="Times New Roman" w:hAnsi="Times New Roman" w:cs="Times New Roman"/>
          <w:sz w:val="24"/>
        </w:rPr>
        <w:t xml:space="preserve"> defined over the time</w:t>
      </w:r>
      <w:ins w:id="13" w:author="Michelle Sculley" w:date="2022-10-31T10:38:00Z">
        <w:r w:rsidR="00D22021">
          <w:rPr>
            <w:rFonts w:ascii="Times New Roman" w:hAnsi="Times New Roman" w:cs="Times New Roman"/>
            <w:sz w:val="24"/>
          </w:rPr>
          <w:t>-</w:t>
        </w:r>
      </w:ins>
      <w:r>
        <w:rPr>
          <w:rFonts w:ascii="Times New Roman" w:hAnsi="Times New Roman" w:cs="Times New Roman"/>
          <w:sz w:val="24"/>
        </w:rPr>
        <w:t xml:space="preserve">series (1995–2021) </w:t>
      </w:r>
      <w:proofErr w:type="spellStart"/>
      <w:r>
        <w:rPr>
          <w:rFonts w:ascii="Times New Roman" w:hAnsi="Times New Roman" w:cs="Times New Roman"/>
          <w:sz w:val="24"/>
        </w:rPr>
        <w:t>as sets</w:t>
      </w:r>
      <w:proofErr w:type="spellEnd"/>
      <w:r>
        <w:rPr>
          <w:rFonts w:ascii="Times New Roman" w:hAnsi="Times New Roman" w:cs="Times New Roman"/>
          <w:sz w:val="24"/>
        </w:rPr>
        <w:t xml:space="preserve"> </w:t>
      </w:r>
      <w:r w:rsidR="00756DA6">
        <w:rPr>
          <w:rFonts w:ascii="Times New Roman" w:hAnsi="Times New Roman" w:cs="Times New Roman"/>
          <w:sz w:val="24"/>
        </w:rPr>
        <w:t xml:space="preserve">with 14 or more </w:t>
      </w:r>
      <w:r>
        <w:rPr>
          <w:rFonts w:ascii="Times New Roman" w:hAnsi="Times New Roman" w:cs="Times New Roman"/>
          <w:sz w:val="24"/>
        </w:rPr>
        <w:t xml:space="preserve">HPF. Prior to the close of the shallow-set sector in 2001, shallow-sets targeting swordfish used 10 or </w:t>
      </w:r>
      <w:r w:rsidR="00756DA6">
        <w:rPr>
          <w:rFonts w:ascii="Times New Roman" w:hAnsi="Times New Roman" w:cs="Times New Roman"/>
          <w:sz w:val="24"/>
        </w:rPr>
        <w:t>fewer</w:t>
      </w:r>
      <w:r>
        <w:rPr>
          <w:rFonts w:ascii="Times New Roman" w:hAnsi="Times New Roman" w:cs="Times New Roman"/>
          <w:sz w:val="24"/>
        </w:rPr>
        <w:t xml:space="preserve"> HPF</w:t>
      </w:r>
      <w:r w:rsidR="00756DA6">
        <w:rPr>
          <w:rFonts w:ascii="Times New Roman" w:hAnsi="Times New Roman" w:cs="Times New Roman"/>
          <w:sz w:val="24"/>
        </w:rPr>
        <w:t>. A</w:t>
      </w:r>
      <w:r>
        <w:rPr>
          <w:rFonts w:ascii="Times New Roman" w:hAnsi="Times New Roman" w:cs="Times New Roman"/>
          <w:sz w:val="24"/>
        </w:rPr>
        <w:t>fter the reopening of the shallow-set fishery in 2</w:t>
      </w:r>
      <w:r w:rsidR="00756DA6">
        <w:rPr>
          <w:rFonts w:ascii="Times New Roman" w:hAnsi="Times New Roman" w:cs="Times New Roman"/>
          <w:sz w:val="24"/>
        </w:rPr>
        <w:t>005, fishermen behavior shifted and sets targeting swordfish used 13 or fewer HPF.</w:t>
      </w:r>
      <w:r w:rsidR="00214154">
        <w:rPr>
          <w:rFonts w:ascii="Times New Roman" w:hAnsi="Times New Roman" w:cs="Times New Roman"/>
          <w:sz w:val="24"/>
        </w:rPr>
        <w:t xml:space="preserve"> </w:t>
      </w:r>
      <w:r w:rsidR="00AE6619">
        <w:rPr>
          <w:rFonts w:ascii="Times New Roman" w:hAnsi="Times New Roman" w:cs="Times New Roman"/>
          <w:sz w:val="24"/>
        </w:rPr>
        <w:t>Based on fishermen behavior prior to 2001, s</w:t>
      </w:r>
      <w:r w:rsidR="00214154">
        <w:rPr>
          <w:rFonts w:ascii="Times New Roman" w:hAnsi="Times New Roman" w:cs="Times New Roman"/>
          <w:sz w:val="24"/>
        </w:rPr>
        <w:t>et</w:t>
      </w:r>
      <w:r w:rsidR="00AE6619">
        <w:rPr>
          <w:rFonts w:ascii="Times New Roman" w:hAnsi="Times New Roman" w:cs="Times New Roman"/>
          <w:sz w:val="24"/>
        </w:rPr>
        <w:t>s</w:t>
      </w:r>
      <w:r w:rsidR="00214154">
        <w:rPr>
          <w:rFonts w:ascii="Times New Roman" w:hAnsi="Times New Roman" w:cs="Times New Roman"/>
          <w:sz w:val="24"/>
        </w:rPr>
        <w:t xml:space="preserve"> with 11, 12, or 13</w:t>
      </w:r>
      <w:r w:rsidR="00AE6619">
        <w:rPr>
          <w:rFonts w:ascii="Times New Roman" w:hAnsi="Times New Roman" w:cs="Times New Roman"/>
          <w:sz w:val="24"/>
        </w:rPr>
        <w:t xml:space="preserve"> HPF (</w:t>
      </w:r>
      <w:r w:rsidR="00AE6619" w:rsidRPr="001909CA">
        <w:rPr>
          <w:rFonts w:ascii="Times New Roman" w:hAnsi="Times New Roman" w:cs="Times New Roman"/>
          <w:i/>
          <w:sz w:val="24"/>
        </w:rPr>
        <w:t>N</w:t>
      </w:r>
      <w:r w:rsidR="00AE6619">
        <w:rPr>
          <w:rFonts w:ascii="Times New Roman" w:hAnsi="Times New Roman" w:cs="Times New Roman"/>
          <w:sz w:val="24"/>
        </w:rPr>
        <w:t xml:space="preserve"> = </w:t>
      </w:r>
      <w:r w:rsidR="00041D94">
        <w:rPr>
          <w:rFonts w:ascii="Times New Roman" w:hAnsi="Times New Roman" w:cs="Times New Roman"/>
          <w:sz w:val="24"/>
        </w:rPr>
        <w:t>866</w:t>
      </w:r>
      <w:r w:rsidR="00AE6619">
        <w:rPr>
          <w:rFonts w:ascii="Times New Roman" w:hAnsi="Times New Roman" w:cs="Times New Roman"/>
          <w:sz w:val="24"/>
        </w:rPr>
        <w:t xml:space="preserve"> sets, or </w:t>
      </w:r>
      <w:r w:rsidR="00041D94">
        <w:rPr>
          <w:rFonts w:ascii="Times New Roman" w:hAnsi="Times New Roman" w:cs="Times New Roman"/>
          <w:sz w:val="24"/>
        </w:rPr>
        <w:t>approximately 0.2</w:t>
      </w:r>
      <w:r w:rsidR="00AE6619">
        <w:rPr>
          <w:rFonts w:ascii="Times New Roman" w:hAnsi="Times New Roman" w:cs="Times New Roman"/>
          <w:sz w:val="24"/>
        </w:rPr>
        <w:t>% of all records)</w:t>
      </w:r>
      <w:r w:rsidR="001909CA">
        <w:rPr>
          <w:rFonts w:ascii="Times New Roman" w:hAnsi="Times New Roman" w:cs="Times New Roman"/>
          <w:sz w:val="24"/>
        </w:rPr>
        <w:t xml:space="preserve"> could</w:t>
      </w:r>
      <w:r w:rsidR="00AE6619">
        <w:rPr>
          <w:rFonts w:ascii="Times New Roman" w:hAnsi="Times New Roman" w:cs="Times New Roman"/>
          <w:sz w:val="24"/>
        </w:rPr>
        <w:t xml:space="preserve"> not be confidently assigned to either sector and have been removed from </w:t>
      </w:r>
      <w:commentRangeStart w:id="14"/>
      <w:r w:rsidR="00AE6619">
        <w:rPr>
          <w:rFonts w:ascii="Times New Roman" w:hAnsi="Times New Roman" w:cs="Times New Roman"/>
          <w:sz w:val="24"/>
        </w:rPr>
        <w:t>the</w:t>
      </w:r>
      <w:r w:rsidR="001909CA">
        <w:rPr>
          <w:rFonts w:ascii="Times New Roman" w:hAnsi="Times New Roman" w:cs="Times New Roman"/>
          <w:sz w:val="24"/>
        </w:rPr>
        <w:t>se</w:t>
      </w:r>
      <w:r w:rsidR="00AE6619">
        <w:rPr>
          <w:rFonts w:ascii="Times New Roman" w:hAnsi="Times New Roman" w:cs="Times New Roman"/>
          <w:sz w:val="24"/>
        </w:rPr>
        <w:t xml:space="preserve"> analyses</w:t>
      </w:r>
      <w:commentRangeEnd w:id="14"/>
      <w:r w:rsidR="00AE6619">
        <w:rPr>
          <w:rStyle w:val="CommentReference"/>
        </w:rPr>
        <w:commentReference w:id="14"/>
      </w:r>
      <w:r w:rsidR="00AE6619">
        <w:rPr>
          <w:rFonts w:ascii="Times New Roman" w:hAnsi="Times New Roman" w:cs="Times New Roman"/>
          <w:sz w:val="24"/>
        </w:rPr>
        <w:t xml:space="preserve">. </w:t>
      </w:r>
      <w:r w:rsidR="00214154">
        <w:rPr>
          <w:rFonts w:ascii="Times New Roman" w:hAnsi="Times New Roman" w:cs="Times New Roman"/>
          <w:sz w:val="24"/>
        </w:rPr>
        <w:t xml:space="preserve">The location of sets are also generally different between tuna- and swordfish-targeting sets, although location is not included in the </w:t>
      </w:r>
      <w:r w:rsidR="001909CA">
        <w:rPr>
          <w:rFonts w:ascii="Times New Roman" w:hAnsi="Times New Roman" w:cs="Times New Roman"/>
          <w:sz w:val="24"/>
        </w:rPr>
        <w:t>identification</w:t>
      </w:r>
      <w:r w:rsidR="00214154">
        <w:rPr>
          <w:rFonts w:ascii="Times New Roman" w:hAnsi="Times New Roman" w:cs="Times New Roman"/>
          <w:sz w:val="24"/>
        </w:rPr>
        <w:t xml:space="preserve"> of deep- vs. shallow-sets. </w:t>
      </w:r>
      <w:r w:rsidR="00756DA6">
        <w:rPr>
          <w:rFonts w:ascii="Times New Roman" w:hAnsi="Times New Roman" w:cs="Times New Roman"/>
          <w:sz w:val="24"/>
        </w:rPr>
        <w:t>Deep-set trips are typically fa</w:t>
      </w:r>
      <w:r w:rsidR="00756DA6" w:rsidRPr="004731E2">
        <w:rPr>
          <w:rFonts w:ascii="Times New Roman" w:hAnsi="Times New Roman" w:cs="Times New Roman"/>
          <w:sz w:val="24"/>
        </w:rPr>
        <w:t>rther south than the shallow-set trips, which are concentrated around the sub-tropical frontal zone (STFZ)</w:t>
      </w:r>
      <w:r w:rsidR="00756DA6">
        <w:rPr>
          <w:rFonts w:ascii="Times New Roman" w:hAnsi="Times New Roman" w:cs="Times New Roman"/>
          <w:sz w:val="24"/>
        </w:rPr>
        <w:t xml:space="preserve"> </w:t>
      </w:r>
      <w:del w:id="15" w:author="Michelle Sculley" w:date="2022-10-27T16:27:00Z">
        <w:r w:rsidR="00756DA6" w:rsidRPr="009F371A" w:rsidDel="00EB2F52">
          <w:rPr>
            <w:rFonts w:ascii="Times New Roman" w:hAnsi="Times New Roman" w:cs="Times New Roman"/>
            <w:sz w:val="24"/>
            <w:highlight w:val="yellow"/>
          </w:rPr>
          <w:delText xml:space="preserve">at approximately ## </w:delText>
        </w:r>
        <w:r w:rsidR="00A5369C" w:rsidRPr="009F371A" w:rsidDel="00EB2F52">
          <w:rPr>
            <w:rFonts w:ascii="Times New Roman" w:hAnsi="Times New Roman" w:cs="Times New Roman"/>
            <w:sz w:val="24"/>
            <w:highlight w:val="yellow"/>
          </w:rPr>
          <w:delText>dig</w:delText>
        </w:r>
      </w:del>
      <w:ins w:id="16" w:author="Michelle Sculley" w:date="2022-10-27T16:27:00Z">
        <w:r w:rsidR="00EB2F52">
          <w:rPr>
            <w:rFonts w:ascii="Times New Roman" w:hAnsi="Times New Roman" w:cs="Times New Roman"/>
            <w:sz w:val="24"/>
            <w:highlight w:val="yellow"/>
          </w:rPr>
          <w:t>around 30</w:t>
        </w:r>
      </w:ins>
      <w:r w:rsidR="00756DA6" w:rsidRPr="009F371A">
        <w:rPr>
          <w:rFonts w:ascii="Times New Roman" w:hAnsi="Times New Roman" w:cs="Times New Roman"/>
          <w:sz w:val="24"/>
          <w:highlight w:val="yellow"/>
        </w:rPr>
        <w:t xml:space="preserve"> N latitude</w:t>
      </w:r>
      <w:r w:rsidR="00756DA6" w:rsidRPr="004731E2">
        <w:rPr>
          <w:rFonts w:ascii="Times New Roman" w:hAnsi="Times New Roman" w:cs="Times New Roman"/>
          <w:sz w:val="24"/>
        </w:rPr>
        <w:t xml:space="preserve"> where large swordfish are caught (Sculley et al., 2019).</w:t>
      </w:r>
    </w:p>
    <w:p w14:paraId="329C2DFE" w14:textId="77777777" w:rsidR="009F371A" w:rsidRPr="004731E2" w:rsidRDefault="009F371A" w:rsidP="006D1FB4">
      <w:pPr>
        <w:jc w:val="left"/>
        <w:rPr>
          <w:rFonts w:ascii="Times New Roman" w:hAnsi="Times New Roman" w:cs="Times New Roman"/>
          <w:sz w:val="24"/>
        </w:rPr>
      </w:pPr>
    </w:p>
    <w:p w14:paraId="51559F20" w14:textId="178FCF8A" w:rsidR="004731E2" w:rsidRPr="004731E2" w:rsidRDefault="004731E2" w:rsidP="006D1FB4">
      <w:pPr>
        <w:jc w:val="left"/>
        <w:rPr>
          <w:rFonts w:ascii="Times New Roman" w:hAnsi="Times New Roman" w:cs="Times New Roman"/>
          <w:sz w:val="24"/>
        </w:rPr>
      </w:pPr>
      <w:r w:rsidRPr="004731E2">
        <w:rPr>
          <w:rFonts w:ascii="Times New Roman" w:hAnsi="Times New Roman" w:cs="Times New Roman"/>
          <w:sz w:val="24"/>
        </w:rPr>
        <w:t xml:space="preserve">The environmental variables </w:t>
      </w:r>
      <w:r w:rsidR="000E49CF">
        <w:rPr>
          <w:rFonts w:ascii="Times New Roman" w:hAnsi="Times New Roman" w:cs="Times New Roman"/>
          <w:sz w:val="24"/>
        </w:rPr>
        <w:t>investigated</w:t>
      </w:r>
      <w:r w:rsidRPr="004731E2">
        <w:rPr>
          <w:rFonts w:ascii="Times New Roman" w:hAnsi="Times New Roman" w:cs="Times New Roman"/>
          <w:sz w:val="24"/>
        </w:rPr>
        <w:t xml:space="preserve"> in the standardization were obtained from publically available data sets. Sea Surface temperatures (SST) from January 1994 </w:t>
      </w:r>
      <w:r w:rsidR="000E49CF">
        <w:rPr>
          <w:rFonts w:ascii="Times New Roman" w:hAnsi="Times New Roman" w:cs="Times New Roman"/>
          <w:sz w:val="24"/>
        </w:rPr>
        <w:t xml:space="preserve">to </w:t>
      </w:r>
      <w:r w:rsidRPr="004731E2">
        <w:rPr>
          <w:rFonts w:ascii="Times New Roman" w:hAnsi="Times New Roman" w:cs="Times New Roman"/>
          <w:sz w:val="24"/>
        </w:rPr>
        <w:t xml:space="preserve">present were based on </w:t>
      </w:r>
      <w:r w:rsidRPr="004731E2">
        <w:rPr>
          <w:rFonts w:ascii="Times New Roman" w:hAnsi="Times New Roman" w:cs="Times New Roman"/>
          <w:sz w:val="24"/>
        </w:rPr>
        <w:lastRenderedPageBreak/>
        <w:t xml:space="preserve">monthly 0.5° resolution composites from the NOAA GOES-E/W satellite downloaded from Pacific Islands Fisheries Science Center (PIFSC) </w:t>
      </w:r>
      <w:proofErr w:type="spellStart"/>
      <w:r w:rsidRPr="004731E2">
        <w:rPr>
          <w:rFonts w:ascii="Times New Roman" w:hAnsi="Times New Roman" w:cs="Times New Roman"/>
          <w:sz w:val="24"/>
        </w:rPr>
        <w:t>OceanWatch</w:t>
      </w:r>
      <w:proofErr w:type="spellEnd"/>
      <w:r w:rsidRPr="004731E2">
        <w:rPr>
          <w:rFonts w:ascii="Times New Roman" w:hAnsi="Times New Roman" w:cs="Times New Roman"/>
          <w:sz w:val="24"/>
        </w:rPr>
        <w:t xml:space="preserve"> (2022). The Southern Oscillation Index (SOI), the Pacific Decadal Oscillation Index (PDO), and the el Niño Southern Oscillation Oceanic Niño Index (ONI) were monthly region wide indices (NOAA NCDC, 2022). Mixed layer depth (MLD) were based on 0.33° × 1° monthly means of </w:t>
      </w:r>
      <w:r w:rsidRPr="004731E2">
        <w:rPr>
          <w:rFonts w:ascii="Times New Roman" w:hAnsi="Times New Roman" w:cs="Times New Roman"/>
          <w:iCs/>
          <w:sz w:val="24"/>
        </w:rPr>
        <w:t>GODAS data provided by the NOAA/OAR/ESRL PSD, Boulder, Colorado, USA</w:t>
      </w:r>
      <w:r w:rsidRPr="004731E2">
        <w:rPr>
          <w:rFonts w:ascii="Times New Roman" w:hAnsi="Times New Roman" w:cs="Times New Roman"/>
          <w:iCs/>
          <w:sz w:val="24"/>
          <w:vertAlign w:val="superscript"/>
        </w:rPr>
        <w:footnoteReference w:id="1"/>
      </w:r>
      <w:r w:rsidRPr="004731E2">
        <w:rPr>
          <w:rFonts w:ascii="Times New Roman" w:hAnsi="Times New Roman" w:cs="Times New Roman"/>
          <w:iCs/>
          <w:sz w:val="24"/>
        </w:rPr>
        <w:t>.</w:t>
      </w:r>
      <w:r w:rsidR="00BE17C9">
        <w:rPr>
          <w:rFonts w:ascii="Times New Roman" w:hAnsi="Times New Roman" w:cs="Times New Roman"/>
          <w:iCs/>
          <w:sz w:val="24"/>
        </w:rPr>
        <w:t xml:space="preserve"> Latitude and longitude were the </w:t>
      </w:r>
      <w:r w:rsidR="00487015">
        <w:rPr>
          <w:rFonts w:ascii="Times New Roman" w:hAnsi="Times New Roman" w:cs="Times New Roman"/>
          <w:iCs/>
          <w:sz w:val="24"/>
        </w:rPr>
        <w:t xml:space="preserve">calculated </w:t>
      </w:r>
      <w:r w:rsidR="00A5369C">
        <w:rPr>
          <w:rFonts w:ascii="Times New Roman" w:hAnsi="Times New Roman" w:cs="Times New Roman"/>
          <w:iCs/>
          <w:sz w:val="24"/>
        </w:rPr>
        <w:t>Euclidian</w:t>
      </w:r>
      <w:r w:rsidR="00BE17C9">
        <w:rPr>
          <w:rFonts w:ascii="Times New Roman" w:hAnsi="Times New Roman" w:cs="Times New Roman"/>
          <w:iCs/>
          <w:sz w:val="24"/>
        </w:rPr>
        <w:t xml:space="preserve"> mid-point between the locations recorded for the beginning of longline set and end of longline </w:t>
      </w:r>
      <w:proofErr w:type="spellStart"/>
      <w:r w:rsidR="00BE17C9">
        <w:rPr>
          <w:rFonts w:ascii="Times New Roman" w:hAnsi="Times New Roman" w:cs="Times New Roman"/>
          <w:iCs/>
          <w:sz w:val="24"/>
        </w:rPr>
        <w:t>haulback</w:t>
      </w:r>
      <w:proofErr w:type="spellEnd"/>
      <w:r w:rsidR="00BE17C9">
        <w:rPr>
          <w:rFonts w:ascii="Times New Roman" w:hAnsi="Times New Roman" w:cs="Times New Roman"/>
          <w:iCs/>
          <w:sz w:val="24"/>
        </w:rPr>
        <w:t xml:space="preserve">. </w:t>
      </w:r>
      <w:r w:rsidRPr="004731E2">
        <w:rPr>
          <w:rFonts w:ascii="Times New Roman" w:hAnsi="Times New Roman" w:cs="Times New Roman"/>
          <w:sz w:val="24"/>
        </w:rPr>
        <w:t xml:space="preserve">Lunar </w:t>
      </w:r>
      <w:r w:rsidR="001909CA">
        <w:rPr>
          <w:rFonts w:ascii="Times New Roman" w:hAnsi="Times New Roman" w:cs="Times New Roman"/>
          <w:sz w:val="24"/>
        </w:rPr>
        <w:t xml:space="preserve">phase </w:t>
      </w:r>
      <w:r w:rsidR="00487015">
        <w:rPr>
          <w:rFonts w:ascii="Times New Roman" w:hAnsi="Times New Roman" w:cs="Times New Roman"/>
          <w:sz w:val="24"/>
        </w:rPr>
        <w:t xml:space="preserve">was assigned for each set </w:t>
      </w:r>
      <w:r w:rsidR="001909CA">
        <w:rPr>
          <w:rFonts w:ascii="Times New Roman" w:hAnsi="Times New Roman" w:cs="Times New Roman"/>
          <w:sz w:val="24"/>
        </w:rPr>
        <w:t>using the R package ‘lunar’</w:t>
      </w:r>
      <w:r w:rsidR="00487015">
        <w:rPr>
          <w:rFonts w:ascii="Times New Roman" w:hAnsi="Times New Roman" w:cs="Times New Roman"/>
          <w:sz w:val="24"/>
        </w:rPr>
        <w:t xml:space="preserve"> providing values between</w:t>
      </w:r>
      <w:r w:rsidR="001909CA">
        <w:rPr>
          <w:rFonts w:ascii="Times New Roman" w:hAnsi="Times New Roman" w:cs="Times New Roman"/>
          <w:sz w:val="24"/>
        </w:rPr>
        <w:t xml:space="preserve"> 0 and 1 </w:t>
      </w:r>
      <w:r w:rsidR="00487015">
        <w:rPr>
          <w:rFonts w:ascii="Times New Roman" w:hAnsi="Times New Roman" w:cs="Times New Roman"/>
          <w:sz w:val="24"/>
        </w:rPr>
        <w:t>with 0 and 1 as the beginning and end of the moon cycle (</w:t>
      </w:r>
      <w:r w:rsidR="001909CA">
        <w:rPr>
          <w:rFonts w:ascii="Times New Roman" w:hAnsi="Times New Roman" w:cs="Times New Roman"/>
          <w:sz w:val="24"/>
        </w:rPr>
        <w:t>new moon</w:t>
      </w:r>
      <w:r w:rsidR="00487015">
        <w:rPr>
          <w:rFonts w:ascii="Times New Roman" w:hAnsi="Times New Roman" w:cs="Times New Roman"/>
          <w:sz w:val="24"/>
        </w:rPr>
        <w:t>)</w:t>
      </w:r>
      <w:r w:rsidR="001909CA">
        <w:rPr>
          <w:rFonts w:ascii="Times New Roman" w:hAnsi="Times New Roman" w:cs="Times New Roman"/>
          <w:sz w:val="24"/>
        </w:rPr>
        <w:t xml:space="preserve">, 0.25 </w:t>
      </w:r>
      <w:r w:rsidR="00487015">
        <w:rPr>
          <w:rFonts w:ascii="Times New Roman" w:hAnsi="Times New Roman" w:cs="Times New Roman"/>
          <w:sz w:val="24"/>
        </w:rPr>
        <w:t xml:space="preserve">as the </w:t>
      </w:r>
      <w:r w:rsidR="000E49CF">
        <w:rPr>
          <w:rFonts w:ascii="Times New Roman" w:hAnsi="Times New Roman" w:cs="Times New Roman"/>
          <w:sz w:val="24"/>
        </w:rPr>
        <w:t>first quarter, 0.5</w:t>
      </w:r>
      <w:r w:rsidR="001909CA">
        <w:rPr>
          <w:rFonts w:ascii="Times New Roman" w:hAnsi="Times New Roman" w:cs="Times New Roman"/>
          <w:sz w:val="24"/>
        </w:rPr>
        <w:t xml:space="preserve"> </w:t>
      </w:r>
      <w:r w:rsidR="00487015">
        <w:rPr>
          <w:rFonts w:ascii="Times New Roman" w:hAnsi="Times New Roman" w:cs="Times New Roman"/>
          <w:sz w:val="24"/>
        </w:rPr>
        <w:t xml:space="preserve">as the </w:t>
      </w:r>
      <w:r w:rsidR="001909CA">
        <w:rPr>
          <w:rFonts w:ascii="Times New Roman" w:hAnsi="Times New Roman" w:cs="Times New Roman"/>
          <w:sz w:val="24"/>
        </w:rPr>
        <w:t>full</w:t>
      </w:r>
      <w:r w:rsidR="000E49CF">
        <w:rPr>
          <w:rFonts w:ascii="Times New Roman" w:hAnsi="Times New Roman" w:cs="Times New Roman"/>
          <w:sz w:val="24"/>
        </w:rPr>
        <w:t xml:space="preserve"> moon, and 0.75</w:t>
      </w:r>
      <w:r w:rsidR="00487015">
        <w:rPr>
          <w:rFonts w:ascii="Times New Roman" w:hAnsi="Times New Roman" w:cs="Times New Roman"/>
          <w:sz w:val="24"/>
        </w:rPr>
        <w:t xml:space="preserve"> as the</w:t>
      </w:r>
      <w:r w:rsidR="001909CA">
        <w:rPr>
          <w:rFonts w:ascii="Times New Roman" w:hAnsi="Times New Roman" w:cs="Times New Roman"/>
          <w:sz w:val="24"/>
        </w:rPr>
        <w:t xml:space="preserve"> last quarter.</w:t>
      </w:r>
      <w:commentRangeStart w:id="17"/>
      <w:r w:rsidR="001909CA">
        <w:rPr>
          <w:rFonts w:ascii="Times New Roman" w:hAnsi="Times New Roman" w:cs="Times New Roman"/>
          <w:sz w:val="24"/>
        </w:rPr>
        <w:t xml:space="preserve"> </w:t>
      </w:r>
      <w:del w:id="18" w:author="Michelle Sculley" w:date="2022-10-31T10:39:00Z">
        <w:r w:rsidRPr="004731E2" w:rsidDel="00D22021">
          <w:rPr>
            <w:rFonts w:ascii="Times New Roman" w:hAnsi="Times New Roman" w:cs="Times New Roman"/>
            <w:sz w:val="24"/>
          </w:rPr>
          <w:delText>(US Naval Observatory, 2022).</w:delText>
        </w:r>
        <w:commentRangeEnd w:id="17"/>
        <w:r w:rsidR="001909CA" w:rsidDel="00D22021">
          <w:rPr>
            <w:rStyle w:val="CommentReference"/>
          </w:rPr>
          <w:commentReference w:id="17"/>
        </w:r>
        <w:r w:rsidR="001909CA" w:rsidDel="00D22021">
          <w:rPr>
            <w:rFonts w:ascii="Times New Roman" w:hAnsi="Times New Roman" w:cs="Times New Roman"/>
            <w:sz w:val="24"/>
          </w:rPr>
          <w:delText xml:space="preserve"> </w:delText>
        </w:r>
      </w:del>
      <w:r w:rsidR="000E49CF">
        <w:rPr>
          <w:rFonts w:ascii="Times New Roman" w:hAnsi="Times New Roman" w:cs="Times New Roman"/>
          <w:sz w:val="24"/>
        </w:rPr>
        <w:t>Potential seasonal effects on catch rates were accounted for with a day of year value ranging from 1 to 365 (o</w:t>
      </w:r>
      <w:del w:id="19" w:author="Michelle Sculley" w:date="2022-10-31T10:39:00Z">
        <w:r w:rsidR="000E49CF" w:rsidDel="00D22021">
          <w:rPr>
            <w:rFonts w:ascii="Times New Roman" w:hAnsi="Times New Roman" w:cs="Times New Roman"/>
            <w:sz w:val="24"/>
          </w:rPr>
          <w:delText>f</w:delText>
        </w:r>
      </w:del>
      <w:ins w:id="20" w:author="Michelle Sculley" w:date="2022-10-31T10:39:00Z">
        <w:r w:rsidR="00D22021">
          <w:rPr>
            <w:rFonts w:ascii="Times New Roman" w:hAnsi="Times New Roman" w:cs="Times New Roman"/>
            <w:sz w:val="24"/>
          </w:rPr>
          <w:t>r</w:t>
        </w:r>
      </w:ins>
      <w:r w:rsidR="000E49CF">
        <w:rPr>
          <w:rFonts w:ascii="Times New Roman" w:hAnsi="Times New Roman" w:cs="Times New Roman"/>
          <w:sz w:val="24"/>
        </w:rPr>
        <w:t xml:space="preserve"> 366 during leap years). Time of day for each set was the time when the longline deployment began and was measured by hour from 0 to 23. HPF was treated as a categorical variable with values between 1 and 13 for shallow set and </w:t>
      </w:r>
      <w:r w:rsidR="0050422C">
        <w:rPr>
          <w:rFonts w:ascii="Times New Roman" w:hAnsi="Times New Roman" w:cs="Times New Roman"/>
          <w:sz w:val="24"/>
        </w:rPr>
        <w:t xml:space="preserve">increments for deep-set (14–19, 20–25, 26–30, </w:t>
      </w:r>
      <w:proofErr w:type="gramStart"/>
      <w:r w:rsidR="0050422C">
        <w:rPr>
          <w:rFonts w:ascii="Times New Roman" w:hAnsi="Times New Roman" w:cs="Times New Roman"/>
          <w:sz w:val="24"/>
        </w:rPr>
        <w:t>... ,</w:t>
      </w:r>
      <w:proofErr w:type="gramEnd"/>
      <w:r w:rsidR="0050422C">
        <w:rPr>
          <w:rFonts w:ascii="Times New Roman" w:hAnsi="Times New Roman" w:cs="Times New Roman"/>
          <w:sz w:val="24"/>
        </w:rPr>
        <w:t xml:space="preserve"> 55–88). The logbook data included over 40 recorded bait types, which were reduced to 8 categories: 1. mackerel, 2. various mixed species (including various combinations of squid, mackerel, </w:t>
      </w:r>
      <w:proofErr w:type="spellStart"/>
      <w:proofErr w:type="gramStart"/>
      <w:r w:rsidR="0050422C">
        <w:rPr>
          <w:rFonts w:ascii="Times New Roman" w:hAnsi="Times New Roman" w:cs="Times New Roman"/>
          <w:sz w:val="24"/>
        </w:rPr>
        <w:t>saba</w:t>
      </w:r>
      <w:proofErr w:type="spellEnd"/>
      <w:proofErr w:type="gramEnd"/>
      <w:r w:rsidR="0050422C">
        <w:rPr>
          <w:rFonts w:ascii="Times New Roman" w:hAnsi="Times New Roman" w:cs="Times New Roman"/>
          <w:sz w:val="24"/>
        </w:rPr>
        <w:t xml:space="preserve">, </w:t>
      </w:r>
      <w:proofErr w:type="spellStart"/>
      <w:r w:rsidR="0050422C">
        <w:rPr>
          <w:rFonts w:ascii="Times New Roman" w:hAnsi="Times New Roman" w:cs="Times New Roman"/>
          <w:sz w:val="24"/>
        </w:rPr>
        <w:t>sanma</w:t>
      </w:r>
      <w:proofErr w:type="spellEnd"/>
      <w:r w:rsidR="0050422C">
        <w:rPr>
          <w:rFonts w:ascii="Times New Roman" w:hAnsi="Times New Roman" w:cs="Times New Roman"/>
          <w:sz w:val="24"/>
        </w:rPr>
        <w:t xml:space="preserve">, sardine, </w:t>
      </w:r>
      <w:proofErr w:type="spellStart"/>
      <w:r w:rsidR="0050422C">
        <w:rPr>
          <w:rFonts w:ascii="Times New Roman" w:hAnsi="Times New Roman" w:cs="Times New Roman"/>
          <w:sz w:val="24"/>
        </w:rPr>
        <w:t>akule</w:t>
      </w:r>
      <w:proofErr w:type="spellEnd"/>
      <w:r w:rsidR="0050422C">
        <w:rPr>
          <w:rFonts w:ascii="Times New Roman" w:hAnsi="Times New Roman" w:cs="Times New Roman"/>
          <w:sz w:val="24"/>
        </w:rPr>
        <w:t xml:space="preserve">, </w:t>
      </w:r>
      <w:proofErr w:type="spellStart"/>
      <w:r w:rsidR="0050422C">
        <w:rPr>
          <w:rFonts w:ascii="Times New Roman" w:hAnsi="Times New Roman" w:cs="Times New Roman"/>
          <w:sz w:val="24"/>
        </w:rPr>
        <w:t>opelu</w:t>
      </w:r>
      <w:proofErr w:type="spellEnd"/>
      <w:r w:rsidR="0050422C">
        <w:rPr>
          <w:rFonts w:ascii="Times New Roman" w:hAnsi="Times New Roman" w:cs="Times New Roman"/>
          <w:sz w:val="24"/>
        </w:rPr>
        <w:t>, and herring), 3.</w:t>
      </w:r>
      <w:r w:rsidR="0050422C" w:rsidRPr="0050422C">
        <w:rPr>
          <w:rFonts w:ascii="Times New Roman" w:hAnsi="Times New Roman" w:cs="Times New Roman"/>
          <w:sz w:val="24"/>
        </w:rPr>
        <w:t xml:space="preserve"> </w:t>
      </w:r>
      <w:proofErr w:type="gramStart"/>
      <w:r w:rsidR="0050422C">
        <w:rPr>
          <w:rFonts w:ascii="Times New Roman" w:hAnsi="Times New Roman" w:cs="Times New Roman"/>
          <w:sz w:val="24"/>
        </w:rPr>
        <w:t>all</w:t>
      </w:r>
      <w:proofErr w:type="gramEnd"/>
      <w:r w:rsidR="0050422C">
        <w:rPr>
          <w:rFonts w:ascii="Times New Roman" w:hAnsi="Times New Roman" w:cs="Times New Roman"/>
          <w:sz w:val="24"/>
        </w:rPr>
        <w:t xml:space="preserve"> other species or unknown baits, 4.</w:t>
      </w:r>
      <w:r w:rsidR="0050422C" w:rsidRPr="0050422C">
        <w:rPr>
          <w:rFonts w:ascii="Times New Roman" w:hAnsi="Times New Roman" w:cs="Times New Roman"/>
          <w:sz w:val="24"/>
        </w:rPr>
        <w:t xml:space="preserve"> </w:t>
      </w:r>
      <w:proofErr w:type="spellStart"/>
      <w:proofErr w:type="gramStart"/>
      <w:r w:rsidR="0050422C">
        <w:rPr>
          <w:rFonts w:ascii="Times New Roman" w:hAnsi="Times New Roman" w:cs="Times New Roman"/>
          <w:sz w:val="24"/>
        </w:rPr>
        <w:t>saba</w:t>
      </w:r>
      <w:proofErr w:type="spellEnd"/>
      <w:proofErr w:type="gramEnd"/>
      <w:r w:rsidR="0050422C">
        <w:rPr>
          <w:rFonts w:ascii="Times New Roman" w:hAnsi="Times New Roman" w:cs="Times New Roman"/>
          <w:sz w:val="24"/>
        </w:rPr>
        <w:t>, 5.</w:t>
      </w:r>
      <w:r w:rsidR="0050422C" w:rsidRPr="0050422C">
        <w:rPr>
          <w:rFonts w:ascii="Times New Roman" w:hAnsi="Times New Roman" w:cs="Times New Roman"/>
          <w:sz w:val="24"/>
        </w:rPr>
        <w:t xml:space="preserve"> </w:t>
      </w:r>
      <w:proofErr w:type="spellStart"/>
      <w:proofErr w:type="gramStart"/>
      <w:r w:rsidR="0050422C">
        <w:rPr>
          <w:rFonts w:ascii="Times New Roman" w:hAnsi="Times New Roman" w:cs="Times New Roman"/>
          <w:sz w:val="24"/>
        </w:rPr>
        <w:t>sanma</w:t>
      </w:r>
      <w:proofErr w:type="spellEnd"/>
      <w:proofErr w:type="gramEnd"/>
      <w:r w:rsidR="0050422C">
        <w:rPr>
          <w:rFonts w:ascii="Times New Roman" w:hAnsi="Times New Roman" w:cs="Times New Roman"/>
          <w:sz w:val="24"/>
        </w:rPr>
        <w:t>, 6.</w:t>
      </w:r>
      <w:r w:rsidR="0050422C" w:rsidRPr="0050422C">
        <w:rPr>
          <w:rFonts w:ascii="Times New Roman" w:hAnsi="Times New Roman" w:cs="Times New Roman"/>
          <w:sz w:val="24"/>
        </w:rPr>
        <w:t xml:space="preserve"> </w:t>
      </w:r>
      <w:proofErr w:type="spellStart"/>
      <w:proofErr w:type="gramStart"/>
      <w:r w:rsidR="0050422C">
        <w:rPr>
          <w:rFonts w:ascii="Times New Roman" w:hAnsi="Times New Roman" w:cs="Times New Roman"/>
          <w:sz w:val="24"/>
        </w:rPr>
        <w:t>sanma</w:t>
      </w:r>
      <w:proofErr w:type="spellEnd"/>
      <w:r w:rsidR="0050422C">
        <w:rPr>
          <w:rFonts w:ascii="Times New Roman" w:hAnsi="Times New Roman" w:cs="Times New Roman"/>
          <w:sz w:val="24"/>
        </w:rPr>
        <w:t>/sardine</w:t>
      </w:r>
      <w:proofErr w:type="gramEnd"/>
      <w:r w:rsidR="0050422C">
        <w:rPr>
          <w:rFonts w:ascii="Times New Roman" w:hAnsi="Times New Roman" w:cs="Times New Roman"/>
          <w:sz w:val="24"/>
        </w:rPr>
        <w:t xml:space="preserve"> mix, 7.</w:t>
      </w:r>
      <w:r w:rsidR="0050422C" w:rsidRPr="0050422C">
        <w:rPr>
          <w:rFonts w:ascii="Times New Roman" w:hAnsi="Times New Roman" w:cs="Times New Roman"/>
          <w:sz w:val="24"/>
        </w:rPr>
        <w:t xml:space="preserve"> </w:t>
      </w:r>
      <w:proofErr w:type="gramStart"/>
      <w:r w:rsidR="0050422C">
        <w:rPr>
          <w:rFonts w:ascii="Times New Roman" w:hAnsi="Times New Roman" w:cs="Times New Roman"/>
          <w:sz w:val="24"/>
        </w:rPr>
        <w:t>sardine</w:t>
      </w:r>
      <w:proofErr w:type="gramEnd"/>
      <w:r w:rsidR="0050422C">
        <w:rPr>
          <w:rFonts w:ascii="Times New Roman" w:hAnsi="Times New Roman" w:cs="Times New Roman"/>
          <w:sz w:val="24"/>
        </w:rPr>
        <w:t xml:space="preserve">, and 8. </w:t>
      </w:r>
      <w:proofErr w:type="gramStart"/>
      <w:r w:rsidR="0050422C">
        <w:rPr>
          <w:rFonts w:ascii="Times New Roman" w:hAnsi="Times New Roman" w:cs="Times New Roman"/>
          <w:sz w:val="24"/>
        </w:rPr>
        <w:t>squid</w:t>
      </w:r>
      <w:proofErr w:type="gramEnd"/>
      <w:r w:rsidR="0050422C">
        <w:rPr>
          <w:rFonts w:ascii="Times New Roman" w:hAnsi="Times New Roman" w:cs="Times New Roman"/>
          <w:sz w:val="24"/>
        </w:rPr>
        <w:t>.</w:t>
      </w:r>
      <w:r w:rsidR="00BE17C9">
        <w:rPr>
          <w:rFonts w:ascii="Times New Roman" w:hAnsi="Times New Roman" w:cs="Times New Roman"/>
          <w:sz w:val="24"/>
        </w:rPr>
        <w:t xml:space="preserve"> Finally, a measure of set effort in total number of hooks was investigated for some standardization some models. </w:t>
      </w:r>
      <w:r w:rsidR="000E49CF">
        <w:rPr>
          <w:rFonts w:ascii="Times New Roman" w:hAnsi="Times New Roman" w:cs="Times New Roman"/>
          <w:sz w:val="24"/>
        </w:rPr>
        <w:t xml:space="preserve"> </w:t>
      </w:r>
    </w:p>
    <w:p w14:paraId="5CC68071" w14:textId="22F8D8DF" w:rsidR="004731E2" w:rsidRPr="00BE17C9" w:rsidRDefault="004731E2" w:rsidP="006D1FB4">
      <w:pPr>
        <w:pStyle w:val="Heading2"/>
        <w:rPr>
          <w:szCs w:val="24"/>
        </w:rPr>
      </w:pPr>
      <w:r w:rsidRPr="00BE17C9">
        <w:rPr>
          <w:szCs w:val="24"/>
        </w:rPr>
        <w:t>CPUE Standardization</w:t>
      </w:r>
    </w:p>
    <w:p w14:paraId="3E32D3A3" w14:textId="768FE90F" w:rsidR="00A22160" w:rsidRDefault="00A22160" w:rsidP="00BE17C9">
      <w:pPr>
        <w:pStyle w:val="BodyText"/>
        <w:rPr>
          <w:rFonts w:cs="Times New Roman"/>
          <w:lang w:eastAsia="en-US"/>
        </w:rPr>
      </w:pPr>
      <w:r>
        <w:rPr>
          <w:rFonts w:cs="Times New Roman"/>
          <w:lang w:eastAsia="en-US"/>
        </w:rPr>
        <w:t xml:space="preserve">Catch per unit effort (CPUE) was measured as the count of swordfish caught per 1000 hooks set. </w:t>
      </w:r>
      <w:r w:rsidR="00BE17C9">
        <w:rPr>
          <w:rFonts w:cs="Times New Roman"/>
          <w:lang w:eastAsia="en-US"/>
        </w:rPr>
        <w:t>Each dataset (shallow-set</w:t>
      </w:r>
      <w:r w:rsidR="00487015">
        <w:rPr>
          <w:rFonts w:cs="Times New Roman"/>
          <w:lang w:eastAsia="en-US"/>
        </w:rPr>
        <w:t xml:space="preserve"> 1995–2000, shallow-set 2005–2021, and deep-set 1995–</w:t>
      </w:r>
      <w:r w:rsidR="00BE17C9">
        <w:rPr>
          <w:rFonts w:cs="Times New Roman"/>
          <w:lang w:eastAsia="en-US"/>
        </w:rPr>
        <w:t xml:space="preserve">2021) was modeled </w:t>
      </w:r>
      <w:r w:rsidR="00A5369C">
        <w:rPr>
          <w:rFonts w:cs="Times New Roman"/>
          <w:lang w:eastAsia="en-US"/>
        </w:rPr>
        <w:t>separately</w:t>
      </w:r>
      <w:r w:rsidR="00BE17C9">
        <w:rPr>
          <w:rFonts w:cs="Times New Roman"/>
          <w:lang w:eastAsia="en-US"/>
        </w:rPr>
        <w:t xml:space="preserve"> as the c</w:t>
      </w:r>
      <w:r w:rsidR="00487015">
        <w:rPr>
          <w:rFonts w:cs="Times New Roman"/>
          <w:lang w:eastAsia="en-US"/>
        </w:rPr>
        <w:t>ombination of</w:t>
      </w:r>
      <w:r w:rsidR="00BE17C9">
        <w:rPr>
          <w:rFonts w:cs="Times New Roman"/>
          <w:lang w:eastAsia="en-US"/>
        </w:rPr>
        <w:t xml:space="preserve"> presence/absence (binomial distributed) and positive catch (lognormal distributed) processes.</w:t>
      </w:r>
      <w:r>
        <w:rPr>
          <w:rFonts w:cs="Times New Roman"/>
          <w:lang w:eastAsia="en-US"/>
        </w:rPr>
        <w:t xml:space="preserve"> A presence/absence model was not considered for the shallow-set 2005–2021 standardization because sets catching no swordfish were rare (1.1% of all sets), instead, the CPUE index was standardized based on the lognormal model of positive catches only. This carries the assumption that the probability of catching swordfish in this sector was essentially constant at 1 throughout the time</w:t>
      </w:r>
      <w:ins w:id="21" w:author="Michelle Sculley" w:date="2022-10-31T10:40:00Z">
        <w:r w:rsidR="00D22021">
          <w:rPr>
            <w:rFonts w:cs="Times New Roman"/>
            <w:lang w:eastAsia="en-US"/>
          </w:rPr>
          <w:t>-</w:t>
        </w:r>
      </w:ins>
      <w:r>
        <w:rPr>
          <w:rFonts w:cs="Times New Roman"/>
          <w:lang w:eastAsia="en-US"/>
        </w:rPr>
        <w:t>series. E</w:t>
      </w:r>
      <w:r w:rsidR="00487015">
        <w:rPr>
          <w:rFonts w:cs="Times New Roman"/>
          <w:lang w:eastAsia="en-US"/>
        </w:rPr>
        <w:t>ach process was modeled with a</w:t>
      </w:r>
      <w:r>
        <w:rPr>
          <w:rFonts w:cs="Times New Roman"/>
          <w:lang w:eastAsia="en-US"/>
        </w:rPr>
        <w:t xml:space="preserve"> general addi</w:t>
      </w:r>
      <w:r w:rsidR="00487015">
        <w:rPr>
          <w:rFonts w:cs="Times New Roman"/>
          <w:lang w:eastAsia="en-US"/>
        </w:rPr>
        <w:t>tive mixed-effects model</w:t>
      </w:r>
      <w:r>
        <w:rPr>
          <w:rFonts w:cs="Times New Roman"/>
          <w:lang w:eastAsia="en-US"/>
        </w:rPr>
        <w:t xml:space="preserve"> in R</w:t>
      </w:r>
      <w:r w:rsidR="00487015">
        <w:rPr>
          <w:rFonts w:cs="Times New Roman"/>
          <w:lang w:eastAsia="en-US"/>
        </w:rPr>
        <w:t xml:space="preserve"> (package ‘</w:t>
      </w:r>
      <w:commentRangeStart w:id="22"/>
      <w:r w:rsidR="00487015">
        <w:rPr>
          <w:rFonts w:cs="Times New Roman"/>
          <w:lang w:eastAsia="en-US"/>
        </w:rPr>
        <w:t>gamm4</w:t>
      </w:r>
      <w:commentRangeEnd w:id="22"/>
      <w:r w:rsidR="00D22021">
        <w:rPr>
          <w:rStyle w:val="CommentReference"/>
          <w:rFonts w:asciiTheme="minorHAnsi" w:hAnsiTheme="minorHAnsi"/>
        </w:rPr>
        <w:commentReference w:id="22"/>
      </w:r>
      <w:r w:rsidR="00487015">
        <w:rPr>
          <w:rFonts w:cs="Times New Roman"/>
          <w:lang w:eastAsia="en-US"/>
        </w:rPr>
        <w:t xml:space="preserve">’) where vessel permit number (a unique identifier that can be used as a proxy for fishing vessel) was included a priori in all models as a random effect to account for possible changes in vessel fishing capability (skill) over time. </w:t>
      </w:r>
    </w:p>
    <w:p w14:paraId="5D7A3C5F" w14:textId="1C9EF291" w:rsidR="007072C2" w:rsidRDefault="007072C2" w:rsidP="007072C2">
      <w:pPr>
        <w:pStyle w:val="BodyText"/>
        <w:rPr>
          <w:rFonts w:cs="Times New Roman"/>
          <w:lang w:eastAsia="en-US"/>
        </w:rPr>
      </w:pPr>
    </w:p>
    <w:p w14:paraId="3FA499EF" w14:textId="249CFC28" w:rsidR="00BE17C9" w:rsidRDefault="00487015" w:rsidP="007072C2">
      <w:pPr>
        <w:pStyle w:val="BodyText"/>
        <w:rPr>
          <w:rFonts w:cs="Times New Roman"/>
          <w:lang w:eastAsia="en-US"/>
        </w:rPr>
      </w:pPr>
      <w:r>
        <w:rPr>
          <w:rFonts w:cs="Times New Roman"/>
          <w:lang w:eastAsia="en-US"/>
        </w:rPr>
        <w:t xml:space="preserve">Year and random effects of permit were included in all models a priori. </w:t>
      </w:r>
      <w:r w:rsidR="007072C2">
        <w:rPr>
          <w:rFonts w:cs="Times New Roman"/>
          <w:lang w:eastAsia="en-US"/>
        </w:rPr>
        <w:t xml:space="preserve">Bait type and HPF were considered as categorical variables; </w:t>
      </w:r>
      <w:r w:rsidR="007B7953">
        <w:rPr>
          <w:rFonts w:cs="Times New Roman"/>
          <w:lang w:eastAsia="en-US"/>
        </w:rPr>
        <w:t>SST, SOI, PDO, and MLD were considered as linear terms</w:t>
      </w:r>
      <w:ins w:id="23" w:author="Michelle Sculley" w:date="2022-10-31T10:41:00Z">
        <w:r w:rsidR="00D22021">
          <w:rPr>
            <w:rFonts w:cs="Times New Roman"/>
            <w:lang w:eastAsia="en-US"/>
          </w:rPr>
          <w:t xml:space="preserve"> based upon initial analyses indicating that estimated splines were roughly linear</w:t>
        </w:r>
      </w:ins>
      <w:r w:rsidR="007B7953">
        <w:rPr>
          <w:rFonts w:cs="Times New Roman"/>
          <w:lang w:eastAsia="en-US"/>
        </w:rPr>
        <w:t xml:space="preserve">, latitude and longitude were considered as thin plate regression spline smoothed terms, and moon phase, </w:t>
      </w:r>
      <w:proofErr w:type="spellStart"/>
      <w:r w:rsidR="007B7953">
        <w:rPr>
          <w:rFonts w:cs="Times New Roman"/>
          <w:lang w:eastAsia="en-US"/>
        </w:rPr>
        <w:t>Yday</w:t>
      </w:r>
      <w:proofErr w:type="spellEnd"/>
      <w:r w:rsidR="007B7953">
        <w:rPr>
          <w:rFonts w:cs="Times New Roman"/>
          <w:lang w:eastAsia="en-US"/>
        </w:rPr>
        <w:t xml:space="preserve">, and hour were considered as cyclic cubic regression splines. Cyclic cubic regression splines were penalized to ensure model effects for minimum and maximum values of each covariate matched, e.g. </w:t>
      </w:r>
      <w:r w:rsidR="002C2D8E">
        <w:rPr>
          <w:rFonts w:cs="Times New Roman"/>
          <w:lang w:eastAsia="en-US"/>
        </w:rPr>
        <w:t xml:space="preserve">0 and 1 for moon phase, 0 and </w:t>
      </w:r>
      <w:r w:rsidR="007B7953">
        <w:rPr>
          <w:rFonts w:cs="Times New Roman"/>
          <w:lang w:eastAsia="en-US"/>
        </w:rPr>
        <w:t xml:space="preserve">366 for </w:t>
      </w:r>
      <w:proofErr w:type="spellStart"/>
      <w:r w:rsidR="007B7953">
        <w:rPr>
          <w:rFonts w:cs="Times New Roman"/>
          <w:lang w:eastAsia="en-US"/>
        </w:rPr>
        <w:t>Yday</w:t>
      </w:r>
      <w:proofErr w:type="spellEnd"/>
      <w:r w:rsidR="007B7953">
        <w:rPr>
          <w:rFonts w:cs="Times New Roman"/>
          <w:lang w:eastAsia="en-US"/>
        </w:rPr>
        <w:t>, and 0 and 24 for</w:t>
      </w:r>
      <w:r w:rsidR="002C2D8E">
        <w:rPr>
          <w:rFonts w:cs="Times New Roman"/>
          <w:lang w:eastAsia="en-US"/>
        </w:rPr>
        <w:t xml:space="preserve"> hour</w:t>
      </w:r>
      <w:r w:rsidR="007B7953">
        <w:rPr>
          <w:rFonts w:cs="Times New Roman"/>
          <w:lang w:eastAsia="en-US"/>
        </w:rPr>
        <w:t xml:space="preserve">. The dimension of the basis (e.g. maximum number of knots) </w:t>
      </w:r>
      <w:r w:rsidR="002C2D8E">
        <w:rPr>
          <w:rFonts w:cs="Times New Roman"/>
          <w:lang w:eastAsia="en-US"/>
        </w:rPr>
        <w:t xml:space="preserve">for all smooth terms </w:t>
      </w:r>
      <w:r w:rsidR="007B7953">
        <w:rPr>
          <w:rFonts w:cs="Times New Roman"/>
          <w:lang w:eastAsia="en-US"/>
        </w:rPr>
        <w:t xml:space="preserve">was </w:t>
      </w:r>
      <w:r w:rsidR="002C2D8E">
        <w:rPr>
          <w:rFonts w:cs="Times New Roman"/>
          <w:lang w:eastAsia="en-US"/>
        </w:rPr>
        <w:t>6–</w:t>
      </w:r>
      <w:r w:rsidR="007B7953">
        <w:rPr>
          <w:rFonts w:cs="Times New Roman"/>
          <w:lang w:eastAsia="en-US"/>
        </w:rPr>
        <w:t xml:space="preserve">8. Models </w:t>
      </w:r>
      <w:r w:rsidR="007B7953">
        <w:rPr>
          <w:rFonts w:cs="Times New Roman"/>
          <w:lang w:eastAsia="en-US"/>
        </w:rPr>
        <w:lastRenderedPageBreak/>
        <w:t xml:space="preserve">were selected using a forward stepwise approach. All operational and environmental variables were evaluated at each step (total effort was considered only for the binomial presence/absence models). </w:t>
      </w:r>
      <w:r w:rsidR="007072C2">
        <w:rPr>
          <w:rFonts w:cs="Times New Roman"/>
          <w:lang w:eastAsia="en-US"/>
        </w:rPr>
        <w:t>Models containing each candidate covaria</w:t>
      </w:r>
      <w:ins w:id="24" w:author="Michelle Sculley" w:date="2022-10-31T10:43:00Z">
        <w:r w:rsidR="00D22021">
          <w:rPr>
            <w:rFonts w:cs="Times New Roman"/>
            <w:lang w:eastAsia="en-US"/>
          </w:rPr>
          <w:t>t</w:t>
        </w:r>
      </w:ins>
      <w:del w:id="25" w:author="Michelle Sculley" w:date="2022-10-31T10:43:00Z">
        <w:r w:rsidR="007072C2" w:rsidDel="00D22021">
          <w:rPr>
            <w:rFonts w:cs="Times New Roman"/>
            <w:lang w:eastAsia="en-US"/>
          </w:rPr>
          <w:delText>bl</w:delText>
        </w:r>
      </w:del>
      <w:r w:rsidR="007072C2">
        <w:rPr>
          <w:rFonts w:cs="Times New Roman"/>
          <w:lang w:eastAsia="en-US"/>
        </w:rPr>
        <w:t xml:space="preserve">e were compared to the previous step using a </w:t>
      </w:r>
      <w:del w:id="26" w:author="Michelle Sculley" w:date="2022-10-31T10:43:00Z">
        <w:r w:rsidR="007072C2" w:rsidDel="00D22021">
          <w:rPr>
            <w:rFonts w:cs="Times New Roman"/>
            <w:lang w:eastAsia="en-US"/>
          </w:rPr>
          <w:delText xml:space="preserve">chi2 </w:delText>
        </w:r>
      </w:del>
      <w:ins w:id="27" w:author="Michelle Sculley" w:date="2022-10-31T10:43:00Z">
        <w:r w:rsidR="00D22021">
          <w:rPr>
            <w:rFonts w:cs="Times New Roman"/>
            <w:lang w:eastAsia="en-US"/>
          </w:rPr>
          <w:t>chi</w:t>
        </w:r>
        <w:r w:rsidR="00D22021">
          <w:rPr>
            <w:rFonts w:cs="Times New Roman"/>
            <w:lang w:eastAsia="en-US"/>
          </w:rPr>
          <w:t>-squared</w:t>
        </w:r>
        <w:r w:rsidR="00D22021">
          <w:rPr>
            <w:rFonts w:cs="Times New Roman"/>
            <w:lang w:eastAsia="en-US"/>
          </w:rPr>
          <w:t xml:space="preserve"> </w:t>
        </w:r>
      </w:ins>
      <w:r w:rsidR="007072C2">
        <w:rPr>
          <w:rFonts w:cs="Times New Roman"/>
          <w:lang w:eastAsia="en-US"/>
        </w:rPr>
        <w:t xml:space="preserve">likelihood ratio test </w:t>
      </w:r>
      <w:commentRangeStart w:id="28"/>
      <w:r w:rsidR="007072C2">
        <w:rPr>
          <w:rFonts w:cs="Times New Roman"/>
          <w:lang w:eastAsia="en-US"/>
        </w:rPr>
        <w:t>(cites)</w:t>
      </w:r>
      <w:commentRangeEnd w:id="28"/>
      <w:r w:rsidR="00D22021">
        <w:rPr>
          <w:rStyle w:val="CommentReference"/>
          <w:rFonts w:asciiTheme="minorHAnsi" w:hAnsiTheme="minorHAnsi"/>
        </w:rPr>
        <w:commentReference w:id="28"/>
      </w:r>
      <w:r w:rsidR="007072C2">
        <w:rPr>
          <w:rFonts w:cs="Times New Roman"/>
          <w:lang w:eastAsia="en-US"/>
        </w:rPr>
        <w:t xml:space="preserve">. The model with the lowest AIC value and a significant likelihood ratio test statistic at alpha = 0.05 was retained at each step. Addition of covariates to each model continued only if the gain in percent deviance explained </w:t>
      </w:r>
      <w:r w:rsidR="000F6AE5">
        <w:rPr>
          <w:rFonts w:cs="Times New Roman"/>
          <w:lang w:eastAsia="en-US"/>
        </w:rPr>
        <w:t>relative to the inter</w:t>
      </w:r>
      <w:r w:rsidR="007072C2">
        <w:rPr>
          <w:rFonts w:cs="Times New Roman"/>
          <w:lang w:eastAsia="en-US"/>
        </w:rPr>
        <w:t>cept only (null) model was at least 0.25% relative to the next simplest model.</w:t>
      </w:r>
    </w:p>
    <w:p w14:paraId="100D8BDD" w14:textId="57CBA375" w:rsidR="008F16A2" w:rsidRDefault="008F16A2" w:rsidP="007072C2">
      <w:pPr>
        <w:pStyle w:val="BodyText"/>
        <w:rPr>
          <w:rFonts w:cs="Times New Roman"/>
          <w:lang w:eastAsia="en-US"/>
        </w:rPr>
      </w:pPr>
    </w:p>
    <w:p w14:paraId="2D57EDF4" w14:textId="11E5B4E1" w:rsidR="008F16A2" w:rsidRDefault="008F16A2" w:rsidP="007072C2">
      <w:pPr>
        <w:pStyle w:val="BodyText"/>
        <w:rPr>
          <w:rFonts w:cs="Times New Roman"/>
          <w:lang w:eastAsia="en-US"/>
        </w:rPr>
      </w:pPr>
      <w:r>
        <w:rPr>
          <w:rFonts w:cs="Times New Roman"/>
          <w:lang w:eastAsia="en-US"/>
        </w:rPr>
        <w:t>Residual distributions for each selected presence/absence and positive process model, as well as marginal effects and influence plots for each covariate were examined to ensure model appropriateness.</w:t>
      </w:r>
    </w:p>
    <w:p w14:paraId="3458C6AC" w14:textId="7DD3F35F" w:rsidR="00F51A62" w:rsidRDefault="00F51A62" w:rsidP="007072C2">
      <w:pPr>
        <w:pStyle w:val="BodyText"/>
        <w:rPr>
          <w:rFonts w:cs="Times New Roman"/>
          <w:lang w:eastAsia="en-US"/>
        </w:rPr>
      </w:pPr>
    </w:p>
    <w:p w14:paraId="0072D69E" w14:textId="7D2C0B9B" w:rsidR="008F16A2" w:rsidRDefault="00F51A62" w:rsidP="007072C2">
      <w:pPr>
        <w:pStyle w:val="BodyText"/>
        <w:rPr>
          <w:rFonts w:cs="Times New Roman"/>
          <w:lang w:eastAsia="en-US"/>
        </w:rPr>
      </w:pPr>
      <w:r>
        <w:rPr>
          <w:rFonts w:cs="Times New Roman"/>
          <w:lang w:eastAsia="en-US"/>
        </w:rPr>
        <w:t>The annual probability of presence/absence (binomial process) and expected CPUE given</w:t>
      </w:r>
      <w:r w:rsidR="001A58E5">
        <w:rPr>
          <w:rFonts w:cs="Times New Roman"/>
          <w:lang w:eastAsia="en-US"/>
        </w:rPr>
        <w:t xml:space="preserve"> positive catch (lognormal process), together with variance estimates, were calculated for all combinations of year x month x categorical variable (either HPF or Bait) included in the model of each time</w:t>
      </w:r>
      <w:ins w:id="29" w:author="Michelle Sculley" w:date="2022-10-31T10:43:00Z">
        <w:r w:rsidR="00D22021">
          <w:rPr>
            <w:rFonts w:cs="Times New Roman"/>
            <w:lang w:eastAsia="en-US"/>
          </w:rPr>
          <w:t>-</w:t>
        </w:r>
      </w:ins>
      <w:r w:rsidR="001A58E5">
        <w:rPr>
          <w:rFonts w:cs="Times New Roman"/>
          <w:lang w:eastAsia="en-US"/>
        </w:rPr>
        <w:t xml:space="preserve">series (Walters 2003). Median values for linear and smooth </w:t>
      </w:r>
      <w:r w:rsidR="003A31EB">
        <w:rPr>
          <w:rFonts w:cs="Times New Roman"/>
          <w:lang w:eastAsia="en-US"/>
        </w:rPr>
        <w:t>covaria</w:t>
      </w:r>
      <w:ins w:id="30" w:author="Michelle Sculley" w:date="2022-10-31T10:43:00Z">
        <w:r w:rsidR="00D22021">
          <w:rPr>
            <w:rFonts w:cs="Times New Roman"/>
            <w:lang w:eastAsia="en-US"/>
          </w:rPr>
          <w:t>t</w:t>
        </w:r>
      </w:ins>
      <w:del w:id="31" w:author="Michelle Sculley" w:date="2022-10-31T10:43:00Z">
        <w:r w:rsidR="003A31EB" w:rsidDel="00D22021">
          <w:rPr>
            <w:rFonts w:cs="Times New Roman"/>
            <w:lang w:eastAsia="en-US"/>
          </w:rPr>
          <w:delText>bl</w:delText>
        </w:r>
      </w:del>
      <w:r w:rsidR="003A31EB">
        <w:rPr>
          <w:rFonts w:cs="Times New Roman"/>
          <w:lang w:eastAsia="en-US"/>
        </w:rPr>
        <w:t>es</w:t>
      </w:r>
      <w:r w:rsidR="001A58E5">
        <w:rPr>
          <w:rFonts w:cs="Times New Roman"/>
          <w:lang w:eastAsia="en-US"/>
        </w:rPr>
        <w:t xml:space="preserve"> were </w:t>
      </w:r>
      <w:r w:rsidR="003A31EB">
        <w:rPr>
          <w:rFonts w:cs="Times New Roman"/>
          <w:lang w:eastAsia="en-US"/>
        </w:rPr>
        <w:t xml:space="preserve">also </w:t>
      </w:r>
      <w:r w:rsidR="001A58E5">
        <w:rPr>
          <w:rFonts w:cs="Times New Roman"/>
          <w:lang w:eastAsia="en-US"/>
        </w:rPr>
        <w:t>used in the predictions. Marginal mean values and variances were calculated by year and, for</w:t>
      </w:r>
      <w:r w:rsidR="001A58E5" w:rsidRPr="001A58E5">
        <w:rPr>
          <w:rFonts w:cs="Times New Roman"/>
          <w:lang w:eastAsia="en-US"/>
        </w:rPr>
        <w:t xml:space="preserve"> </w:t>
      </w:r>
      <w:r w:rsidR="001A58E5">
        <w:rPr>
          <w:rFonts w:cs="Times New Roman"/>
          <w:lang w:eastAsia="en-US"/>
        </w:rPr>
        <w:t>the shallow-set 1995–2000 and deep-set 1995–2021 time</w:t>
      </w:r>
      <w:ins w:id="32" w:author="Michelle Sculley" w:date="2022-10-31T10:44:00Z">
        <w:r w:rsidR="00D22021">
          <w:rPr>
            <w:rFonts w:cs="Times New Roman"/>
            <w:lang w:eastAsia="en-US"/>
          </w:rPr>
          <w:t>-</w:t>
        </w:r>
      </w:ins>
      <w:r w:rsidR="001A58E5">
        <w:rPr>
          <w:rFonts w:cs="Times New Roman"/>
          <w:lang w:eastAsia="en-US"/>
        </w:rPr>
        <w:t xml:space="preserve">series, combined following </w:t>
      </w:r>
      <w:r>
        <w:rPr>
          <w:rFonts w:cs="Times New Roman"/>
          <w:lang w:eastAsia="en-US"/>
        </w:rPr>
        <w:t>the approach of Goodman 1960</w:t>
      </w:r>
      <w:r w:rsidR="001A58E5">
        <w:rPr>
          <w:rFonts w:cs="Times New Roman"/>
          <w:lang w:eastAsia="en-US"/>
        </w:rPr>
        <w:t xml:space="preserve"> as described in Campbell (2015)</w:t>
      </w:r>
      <w:r w:rsidR="003A31EB">
        <w:rPr>
          <w:rFonts w:cs="Times New Roman"/>
          <w:lang w:eastAsia="en-US"/>
        </w:rPr>
        <w:t xml:space="preserve"> to produce the final standardized CPUE indices.</w:t>
      </w:r>
    </w:p>
    <w:p w14:paraId="6AEA23B5" w14:textId="3A1669E9" w:rsidR="008F16A2" w:rsidRDefault="008F16A2" w:rsidP="007072C2">
      <w:pPr>
        <w:pStyle w:val="BodyText"/>
        <w:rPr>
          <w:rFonts w:cs="Times New Roman"/>
          <w:lang w:eastAsia="en-US"/>
        </w:rPr>
      </w:pPr>
    </w:p>
    <w:p w14:paraId="08E9D016" w14:textId="77777777" w:rsidR="008F16A2" w:rsidRPr="00BE17C9" w:rsidRDefault="008F16A2" w:rsidP="007072C2">
      <w:pPr>
        <w:pStyle w:val="BodyText"/>
        <w:rPr>
          <w:rFonts w:cs="Times New Roman"/>
          <w:lang w:eastAsia="en-US"/>
        </w:rPr>
      </w:pPr>
    </w:p>
    <w:p w14:paraId="463A4585" w14:textId="77777777" w:rsidR="004731E2" w:rsidRPr="00BE17C9" w:rsidRDefault="004731E2" w:rsidP="00BE17C9">
      <w:pPr>
        <w:pStyle w:val="Heading1"/>
      </w:pPr>
      <w:r w:rsidRPr="00BE17C9">
        <w:t>Results</w:t>
      </w:r>
    </w:p>
    <w:p w14:paraId="4489CA52" w14:textId="7BF13CE9" w:rsidR="004731E2" w:rsidRDefault="004731E2" w:rsidP="00BE17C9">
      <w:pPr>
        <w:pStyle w:val="Heading2"/>
        <w:rPr>
          <w:szCs w:val="24"/>
        </w:rPr>
      </w:pPr>
      <w:r w:rsidRPr="004731E2">
        <w:rPr>
          <w:szCs w:val="24"/>
        </w:rPr>
        <w:t xml:space="preserve">Descriptive Catch Statistics </w:t>
      </w:r>
    </w:p>
    <w:p w14:paraId="70BAC023" w14:textId="10F84C71" w:rsidR="009139BD" w:rsidRDefault="0094316F" w:rsidP="009139BD">
      <w:pPr>
        <w:pStyle w:val="BodyText"/>
        <w:rPr>
          <w:rFonts w:cs="Times New Roman"/>
          <w:lang w:eastAsia="en-US"/>
        </w:rPr>
      </w:pPr>
      <w:r>
        <w:rPr>
          <w:rFonts w:cs="Times New Roman"/>
          <w:lang w:eastAsia="en-US"/>
        </w:rPr>
        <w:t>Swordfish-targeting s</w:t>
      </w:r>
      <w:r w:rsidR="00575166">
        <w:rPr>
          <w:rFonts w:cs="Times New Roman"/>
          <w:lang w:eastAsia="en-US"/>
        </w:rPr>
        <w:t>hallow set longline fishing activity from 1995–</w:t>
      </w:r>
      <w:r w:rsidR="008A15C3">
        <w:rPr>
          <w:rFonts w:cs="Times New Roman"/>
          <w:lang w:eastAsia="en-US"/>
        </w:rPr>
        <w:t>2021</w:t>
      </w:r>
      <w:r w:rsidR="00575166">
        <w:rPr>
          <w:rFonts w:cs="Times New Roman"/>
          <w:lang w:eastAsia="en-US"/>
        </w:rPr>
        <w:t xml:space="preserve"> </w:t>
      </w:r>
      <w:del w:id="33" w:author="Michelle Sculley" w:date="2022-10-31T10:44:00Z">
        <w:r w:rsidR="00575166" w:rsidDel="00D22021">
          <w:rPr>
            <w:rFonts w:cs="Times New Roman"/>
            <w:lang w:eastAsia="en-US"/>
          </w:rPr>
          <w:delText>h</w:delText>
        </w:r>
      </w:del>
      <w:ins w:id="34" w:author="Michelle Sculley" w:date="2022-10-31T10:44:00Z">
        <w:r w:rsidR="00D22021">
          <w:rPr>
            <w:rFonts w:cs="Times New Roman"/>
            <w:lang w:eastAsia="en-US"/>
          </w:rPr>
          <w:t>w</w:t>
        </w:r>
      </w:ins>
      <w:r w:rsidR="00575166">
        <w:rPr>
          <w:rFonts w:cs="Times New Roman"/>
          <w:lang w:eastAsia="en-US"/>
        </w:rPr>
        <w:t xml:space="preserve">as </w:t>
      </w:r>
      <w:r>
        <w:rPr>
          <w:rFonts w:cs="Times New Roman"/>
          <w:lang w:eastAsia="en-US"/>
        </w:rPr>
        <w:t>c</w:t>
      </w:r>
      <w:r w:rsidR="00575166">
        <w:rPr>
          <w:rFonts w:cs="Times New Roman"/>
          <w:lang w:eastAsia="en-US"/>
        </w:rPr>
        <w:t xml:space="preserve">entered </w:t>
      </w:r>
      <w:r>
        <w:rPr>
          <w:rFonts w:cs="Times New Roman"/>
          <w:lang w:eastAsia="en-US"/>
        </w:rPr>
        <w:t>2–3 degrees of latitude</w:t>
      </w:r>
      <w:r w:rsidR="00575166">
        <w:rPr>
          <w:rFonts w:cs="Times New Roman"/>
          <w:lang w:eastAsia="en-US"/>
        </w:rPr>
        <w:t xml:space="preserve"> north of the western Main Hawaiian Islands (MHI)</w:t>
      </w:r>
      <w:r>
        <w:rPr>
          <w:rFonts w:cs="Times New Roman"/>
          <w:lang w:eastAsia="en-US"/>
        </w:rPr>
        <w:t xml:space="preserve"> and </w:t>
      </w:r>
      <w:del w:id="35" w:author="Michelle Sculley" w:date="2022-10-31T10:44:00Z">
        <w:r w:rsidDel="00D22021">
          <w:rPr>
            <w:rFonts w:cs="Times New Roman"/>
            <w:lang w:eastAsia="en-US"/>
          </w:rPr>
          <w:delText>has</w:delText>
        </w:r>
      </w:del>
      <w:r>
        <w:rPr>
          <w:rFonts w:cs="Times New Roman"/>
          <w:lang w:eastAsia="en-US"/>
        </w:rPr>
        <w:t xml:space="preserve"> extended</w:t>
      </w:r>
      <w:r w:rsidR="00575166">
        <w:rPr>
          <w:rFonts w:cs="Times New Roman"/>
          <w:lang w:eastAsia="en-US"/>
        </w:rPr>
        <w:t xml:space="preserve"> farther north along the North P</w:t>
      </w:r>
      <w:r w:rsidR="004E3AA1">
        <w:rPr>
          <w:rFonts w:cs="Times New Roman"/>
          <w:lang w:eastAsia="en-US"/>
        </w:rPr>
        <w:t>acific S</w:t>
      </w:r>
      <w:r w:rsidR="00575166">
        <w:rPr>
          <w:rFonts w:cs="Times New Roman"/>
          <w:lang w:eastAsia="en-US"/>
        </w:rPr>
        <w:t>ubtropical</w:t>
      </w:r>
      <w:r w:rsidR="004E3AA1">
        <w:rPr>
          <w:rFonts w:cs="Times New Roman"/>
          <w:lang w:eastAsia="en-US"/>
        </w:rPr>
        <w:t xml:space="preserve"> Convergence Z</w:t>
      </w:r>
      <w:r w:rsidR="00575166">
        <w:rPr>
          <w:rFonts w:cs="Times New Roman"/>
          <w:lang w:eastAsia="en-US"/>
        </w:rPr>
        <w:t>one (</w:t>
      </w:r>
      <w:r w:rsidR="00575166">
        <w:rPr>
          <w:rFonts w:cs="Times New Roman"/>
          <w:lang w:eastAsia="en-US"/>
        </w:rPr>
        <w:fldChar w:fldCharType="begin"/>
      </w:r>
      <w:r w:rsidR="00575166">
        <w:rPr>
          <w:rFonts w:cs="Times New Roman"/>
          <w:lang w:eastAsia="en-US"/>
        </w:rPr>
        <w:instrText xml:space="preserve"> REF _Ref117254501 \h </w:instrText>
      </w:r>
      <w:r w:rsidR="00575166">
        <w:rPr>
          <w:rFonts w:cs="Times New Roman"/>
          <w:lang w:eastAsia="en-US"/>
        </w:rPr>
      </w:r>
      <w:r w:rsidR="00575166">
        <w:rPr>
          <w:rFonts w:cs="Times New Roman"/>
          <w:lang w:eastAsia="en-US"/>
        </w:rPr>
        <w:fldChar w:fldCharType="separate"/>
      </w:r>
      <w:r w:rsidR="00575166">
        <w:t xml:space="preserve">Figure </w:t>
      </w:r>
      <w:r w:rsidR="00575166">
        <w:rPr>
          <w:noProof/>
        </w:rPr>
        <w:t>1</w:t>
      </w:r>
      <w:r w:rsidR="00575166">
        <w:rPr>
          <w:rFonts w:cs="Times New Roman"/>
          <w:lang w:eastAsia="en-US"/>
        </w:rPr>
        <w:fldChar w:fldCharType="end"/>
      </w:r>
      <w:r w:rsidR="00575166">
        <w:rPr>
          <w:rFonts w:cs="Times New Roman"/>
          <w:lang w:eastAsia="en-US"/>
        </w:rPr>
        <w:t>).</w:t>
      </w:r>
      <w:r w:rsidR="008A15C3">
        <w:rPr>
          <w:rFonts w:cs="Times New Roman"/>
          <w:lang w:eastAsia="en-US"/>
        </w:rPr>
        <w:t xml:space="preserve"> </w:t>
      </w:r>
      <w:r w:rsidR="00575166">
        <w:rPr>
          <w:rFonts w:cs="Times New Roman"/>
          <w:lang w:eastAsia="en-US"/>
        </w:rPr>
        <w:t>Prior to the shallow set fishery closure in 2000, most fishing effort was relatively close</w:t>
      </w:r>
      <w:r>
        <w:rPr>
          <w:rFonts w:cs="Times New Roman"/>
          <w:lang w:eastAsia="en-US"/>
        </w:rPr>
        <w:t xml:space="preserve"> to the</w:t>
      </w:r>
      <w:r w:rsidR="00575166">
        <w:rPr>
          <w:rFonts w:cs="Times New Roman"/>
          <w:lang w:eastAsia="en-US"/>
        </w:rPr>
        <w:t xml:space="preserve"> north and south of the MHI, however, since 2005, the spatial extent of fishing effort has been reduced and generally shifted north and east</w:t>
      </w:r>
      <w:ins w:id="36" w:author="Michelle Sculley" w:date="2022-10-31T10:46:00Z">
        <w:r w:rsidR="00D22021">
          <w:rPr>
            <w:rFonts w:cs="Times New Roman"/>
            <w:lang w:eastAsia="en-US"/>
          </w:rPr>
          <w:t xml:space="preserve"> which coincided with the creation of the </w:t>
        </w:r>
        <w:proofErr w:type="spellStart"/>
        <w:r w:rsidR="00D22021">
          <w:rPr>
            <w:rFonts w:cs="Times New Roman"/>
            <w:lang w:eastAsia="en-US"/>
          </w:rPr>
          <w:t>Papahanaumokuakea</w:t>
        </w:r>
        <w:proofErr w:type="spellEnd"/>
        <w:r w:rsidR="00D22021">
          <w:rPr>
            <w:rFonts w:cs="Times New Roman"/>
            <w:lang w:eastAsia="en-US"/>
          </w:rPr>
          <w:t xml:space="preserve"> </w:t>
        </w:r>
      </w:ins>
      <w:ins w:id="37" w:author="Michelle Sculley" w:date="2022-10-31T10:47:00Z">
        <w:r w:rsidR="00D22021">
          <w:rPr>
            <w:rFonts w:cs="Times New Roman"/>
            <w:lang w:eastAsia="en-US"/>
          </w:rPr>
          <w:t>Marine National Monument in 2006 and its subsequent expansion in 2016 around the Northwest Hawaiian Islands</w:t>
        </w:r>
      </w:ins>
      <w:r w:rsidR="00575166">
        <w:rPr>
          <w:rFonts w:cs="Times New Roman"/>
          <w:lang w:eastAsia="en-US"/>
        </w:rPr>
        <w:t xml:space="preserve"> (</w:t>
      </w:r>
      <w:r w:rsidR="00575166">
        <w:rPr>
          <w:rFonts w:cs="Times New Roman"/>
          <w:lang w:eastAsia="en-US"/>
        </w:rPr>
        <w:fldChar w:fldCharType="begin"/>
      </w:r>
      <w:r w:rsidR="00575166">
        <w:rPr>
          <w:rFonts w:cs="Times New Roman"/>
          <w:lang w:eastAsia="en-US"/>
        </w:rPr>
        <w:instrText xml:space="preserve"> REF _Ref117254833 \h </w:instrText>
      </w:r>
      <w:r w:rsidR="00575166">
        <w:rPr>
          <w:rFonts w:cs="Times New Roman"/>
          <w:lang w:eastAsia="en-US"/>
        </w:rPr>
      </w:r>
      <w:r w:rsidR="00575166">
        <w:rPr>
          <w:rFonts w:cs="Times New Roman"/>
          <w:lang w:eastAsia="en-US"/>
        </w:rPr>
        <w:fldChar w:fldCharType="separate"/>
      </w:r>
      <w:r w:rsidR="00575166">
        <w:t xml:space="preserve">Figure </w:t>
      </w:r>
      <w:r w:rsidR="00575166">
        <w:rPr>
          <w:noProof/>
        </w:rPr>
        <w:t>2</w:t>
      </w:r>
      <w:r w:rsidR="00575166">
        <w:rPr>
          <w:rFonts w:cs="Times New Roman"/>
          <w:lang w:eastAsia="en-US"/>
        </w:rPr>
        <w:fldChar w:fldCharType="end"/>
      </w:r>
      <w:r w:rsidR="00575166">
        <w:rPr>
          <w:rFonts w:cs="Times New Roman"/>
          <w:lang w:eastAsia="en-US"/>
        </w:rPr>
        <w:t xml:space="preserve"> </w:t>
      </w:r>
      <w:r w:rsidR="00575166">
        <w:rPr>
          <w:rFonts w:cs="Times New Roman"/>
          <w:lang w:eastAsia="en-US"/>
        </w:rPr>
        <w:fldChar w:fldCharType="begin"/>
      </w:r>
      <w:r w:rsidR="00575166">
        <w:rPr>
          <w:rFonts w:cs="Times New Roman"/>
          <w:lang w:eastAsia="en-US"/>
        </w:rPr>
        <w:instrText xml:space="preserve"> REF _Ref117254836 \h </w:instrText>
      </w:r>
      <w:r w:rsidR="00575166">
        <w:rPr>
          <w:rFonts w:cs="Times New Roman"/>
          <w:lang w:eastAsia="en-US"/>
        </w:rPr>
      </w:r>
      <w:r w:rsidR="00575166">
        <w:rPr>
          <w:rFonts w:cs="Times New Roman"/>
          <w:lang w:eastAsia="en-US"/>
        </w:rPr>
        <w:fldChar w:fldCharType="separate"/>
      </w:r>
      <w:r w:rsidR="00575166">
        <w:t xml:space="preserve">Figure </w:t>
      </w:r>
      <w:r w:rsidR="00575166">
        <w:rPr>
          <w:noProof/>
        </w:rPr>
        <w:t>3</w:t>
      </w:r>
      <w:r w:rsidR="00575166">
        <w:rPr>
          <w:rFonts w:cs="Times New Roman"/>
          <w:lang w:eastAsia="en-US"/>
        </w:rPr>
        <w:fldChar w:fldCharType="end"/>
      </w:r>
      <w:r w:rsidR="00575166">
        <w:rPr>
          <w:rFonts w:cs="Times New Roman"/>
          <w:lang w:eastAsia="en-US"/>
        </w:rPr>
        <w:t>)</w:t>
      </w:r>
      <w:r w:rsidR="004E3AA1">
        <w:rPr>
          <w:rFonts w:cs="Times New Roman"/>
          <w:lang w:eastAsia="en-US"/>
        </w:rPr>
        <w:t>. Nominal CPUE</w:t>
      </w:r>
      <w:r w:rsidR="00575166">
        <w:rPr>
          <w:rFonts w:cs="Times New Roman"/>
          <w:lang w:eastAsia="en-US"/>
        </w:rPr>
        <w:t xml:space="preserve"> </w:t>
      </w:r>
      <w:r w:rsidR="004E3AA1">
        <w:rPr>
          <w:rFonts w:cs="Times New Roman"/>
          <w:lang w:eastAsia="en-US"/>
        </w:rPr>
        <w:t>aggregated over the entire time</w:t>
      </w:r>
      <w:ins w:id="38" w:author="Michelle Sculley" w:date="2022-10-31T10:48:00Z">
        <w:r w:rsidR="00D22021">
          <w:rPr>
            <w:rFonts w:cs="Times New Roman"/>
            <w:lang w:eastAsia="en-US"/>
          </w:rPr>
          <w:t>-</w:t>
        </w:r>
      </w:ins>
      <w:r w:rsidR="004E3AA1">
        <w:rPr>
          <w:rFonts w:cs="Times New Roman"/>
          <w:lang w:eastAsia="en-US"/>
        </w:rPr>
        <w:t>series is highest along the North Pacific Subtropical Convergence Zone above the Northwest Hawaiian Islands (</w:t>
      </w:r>
      <w:r w:rsidR="004E3AA1">
        <w:rPr>
          <w:rFonts w:cs="Times New Roman"/>
          <w:lang w:eastAsia="en-US"/>
        </w:rPr>
        <w:fldChar w:fldCharType="begin"/>
      </w:r>
      <w:r w:rsidR="004E3AA1">
        <w:rPr>
          <w:rFonts w:cs="Times New Roman"/>
          <w:lang w:eastAsia="en-US"/>
        </w:rPr>
        <w:instrText xml:space="preserve"> REF _Ref117255515 \h </w:instrText>
      </w:r>
      <w:r w:rsidR="004E3AA1">
        <w:rPr>
          <w:rFonts w:cs="Times New Roman"/>
          <w:lang w:eastAsia="en-US"/>
        </w:rPr>
      </w:r>
      <w:r w:rsidR="004E3AA1">
        <w:rPr>
          <w:rFonts w:cs="Times New Roman"/>
          <w:lang w:eastAsia="en-US"/>
        </w:rPr>
        <w:fldChar w:fldCharType="separate"/>
      </w:r>
      <w:r w:rsidR="004E3AA1">
        <w:t xml:space="preserve">Figure </w:t>
      </w:r>
      <w:r w:rsidR="004E3AA1">
        <w:rPr>
          <w:noProof/>
        </w:rPr>
        <w:t>4</w:t>
      </w:r>
      <w:r w:rsidR="004E3AA1">
        <w:rPr>
          <w:rFonts w:cs="Times New Roman"/>
          <w:lang w:eastAsia="en-US"/>
        </w:rPr>
        <w:fldChar w:fldCharType="end"/>
      </w:r>
      <w:r w:rsidR="004E3AA1">
        <w:rPr>
          <w:rFonts w:cs="Times New Roman"/>
          <w:lang w:eastAsia="en-US"/>
        </w:rPr>
        <w:t>). Areas of the highest nominal CPUE have been fairly consistent over most of the time</w:t>
      </w:r>
      <w:ins w:id="39" w:author="Michelle Sculley" w:date="2022-10-31T10:48:00Z">
        <w:r w:rsidR="00D22021">
          <w:rPr>
            <w:rFonts w:cs="Times New Roman"/>
            <w:lang w:eastAsia="en-US"/>
          </w:rPr>
          <w:t>-</w:t>
        </w:r>
      </w:ins>
      <w:r w:rsidR="004E3AA1">
        <w:rPr>
          <w:rFonts w:cs="Times New Roman"/>
          <w:lang w:eastAsia="en-US"/>
        </w:rPr>
        <w:t xml:space="preserve">series, but have shifted farther </w:t>
      </w:r>
      <w:r>
        <w:rPr>
          <w:rFonts w:cs="Times New Roman"/>
          <w:lang w:eastAsia="en-US"/>
        </w:rPr>
        <w:t>east</w:t>
      </w:r>
      <w:r w:rsidR="004E3AA1">
        <w:rPr>
          <w:rFonts w:cs="Times New Roman"/>
          <w:lang w:eastAsia="en-US"/>
        </w:rPr>
        <w:t xml:space="preserve"> in recent years (</w:t>
      </w:r>
      <w:r w:rsidR="004E3AA1">
        <w:rPr>
          <w:rFonts w:cs="Times New Roman"/>
          <w:lang w:eastAsia="en-US"/>
        </w:rPr>
        <w:fldChar w:fldCharType="begin"/>
      </w:r>
      <w:r w:rsidR="004E3AA1">
        <w:rPr>
          <w:rFonts w:cs="Times New Roman"/>
          <w:lang w:eastAsia="en-US"/>
        </w:rPr>
        <w:instrText xml:space="preserve"> REF _Ref117255523 \h </w:instrText>
      </w:r>
      <w:r w:rsidR="004E3AA1">
        <w:rPr>
          <w:rFonts w:cs="Times New Roman"/>
          <w:lang w:eastAsia="en-US"/>
        </w:rPr>
      </w:r>
      <w:r w:rsidR="004E3AA1">
        <w:rPr>
          <w:rFonts w:cs="Times New Roman"/>
          <w:lang w:eastAsia="en-US"/>
        </w:rPr>
        <w:fldChar w:fldCharType="separate"/>
      </w:r>
      <w:r w:rsidR="004E3AA1">
        <w:t xml:space="preserve">Figure </w:t>
      </w:r>
      <w:r w:rsidR="004E3AA1">
        <w:rPr>
          <w:noProof/>
        </w:rPr>
        <w:t>5</w:t>
      </w:r>
      <w:r w:rsidR="004E3AA1">
        <w:rPr>
          <w:rFonts w:cs="Times New Roman"/>
          <w:lang w:eastAsia="en-US"/>
        </w:rPr>
        <w:fldChar w:fldCharType="end"/>
      </w:r>
      <w:r w:rsidR="004E3AA1">
        <w:rPr>
          <w:rFonts w:cs="Times New Roman"/>
          <w:lang w:eastAsia="en-US"/>
        </w:rPr>
        <w:t xml:space="preserve"> </w:t>
      </w:r>
      <w:r w:rsidR="004E3AA1">
        <w:rPr>
          <w:rFonts w:cs="Times New Roman"/>
          <w:lang w:eastAsia="en-US"/>
        </w:rPr>
        <w:fldChar w:fldCharType="begin"/>
      </w:r>
      <w:r w:rsidR="004E3AA1">
        <w:rPr>
          <w:rFonts w:cs="Times New Roman"/>
          <w:lang w:eastAsia="en-US"/>
        </w:rPr>
        <w:instrText xml:space="preserve"> REF _Ref117255525 \h </w:instrText>
      </w:r>
      <w:r w:rsidR="004E3AA1">
        <w:rPr>
          <w:rFonts w:cs="Times New Roman"/>
          <w:lang w:eastAsia="en-US"/>
        </w:rPr>
      </w:r>
      <w:r w:rsidR="004E3AA1">
        <w:rPr>
          <w:rFonts w:cs="Times New Roman"/>
          <w:lang w:eastAsia="en-US"/>
        </w:rPr>
        <w:fldChar w:fldCharType="separate"/>
      </w:r>
      <w:r w:rsidR="004E3AA1">
        <w:t xml:space="preserve">Figure </w:t>
      </w:r>
      <w:r w:rsidR="004E3AA1">
        <w:rPr>
          <w:noProof/>
        </w:rPr>
        <w:t>6</w:t>
      </w:r>
      <w:r w:rsidR="004E3AA1">
        <w:rPr>
          <w:rFonts w:cs="Times New Roman"/>
          <w:lang w:eastAsia="en-US"/>
        </w:rPr>
        <w:fldChar w:fldCharType="end"/>
      </w:r>
      <w:r w:rsidR="004E3AA1">
        <w:rPr>
          <w:rFonts w:cs="Times New Roman"/>
          <w:lang w:eastAsia="en-US"/>
        </w:rPr>
        <w:t>).</w:t>
      </w:r>
    </w:p>
    <w:p w14:paraId="410BBEAD" w14:textId="668505F6" w:rsidR="004E3AA1" w:rsidRDefault="0035071E" w:rsidP="009139BD">
      <w:pPr>
        <w:pStyle w:val="BodyText"/>
        <w:rPr>
          <w:rFonts w:cs="Times New Roman"/>
          <w:lang w:eastAsia="en-US"/>
        </w:rPr>
      </w:pPr>
      <w:r>
        <w:rPr>
          <w:rFonts w:cs="Times New Roman"/>
          <w:lang w:eastAsia="en-US"/>
        </w:rPr>
        <w:t>Prior to the fishery closure in 2001, shallow set fishing occurred throughout the year (</w:t>
      </w:r>
      <w:r>
        <w:rPr>
          <w:rFonts w:cs="Times New Roman"/>
          <w:lang w:eastAsia="en-US"/>
        </w:rPr>
        <w:fldChar w:fldCharType="begin"/>
      </w:r>
      <w:r>
        <w:rPr>
          <w:rFonts w:cs="Times New Roman"/>
          <w:lang w:eastAsia="en-US"/>
        </w:rPr>
        <w:instrText xml:space="preserve"> REF _Ref117255867 \h </w:instrText>
      </w:r>
      <w:r>
        <w:rPr>
          <w:rFonts w:cs="Times New Roman"/>
          <w:lang w:eastAsia="en-US"/>
        </w:rPr>
      </w:r>
      <w:r>
        <w:rPr>
          <w:rFonts w:cs="Times New Roman"/>
          <w:lang w:eastAsia="en-US"/>
        </w:rPr>
        <w:fldChar w:fldCharType="separate"/>
      </w:r>
      <w:r>
        <w:t xml:space="preserve">Figure </w:t>
      </w:r>
      <w:r>
        <w:rPr>
          <w:noProof/>
        </w:rPr>
        <w:t>7</w:t>
      </w:r>
      <w:r>
        <w:rPr>
          <w:rFonts w:cs="Times New Roman"/>
          <w:lang w:eastAsia="en-US"/>
        </w:rPr>
        <w:fldChar w:fldCharType="end"/>
      </w:r>
      <w:r>
        <w:rPr>
          <w:rFonts w:cs="Times New Roman"/>
          <w:lang w:eastAsia="en-US"/>
        </w:rPr>
        <w:t>A). During the latter time</w:t>
      </w:r>
      <w:ins w:id="40" w:author="Michelle Sculley" w:date="2022-10-31T10:49:00Z">
        <w:r w:rsidR="00D22021">
          <w:rPr>
            <w:rFonts w:cs="Times New Roman"/>
            <w:lang w:eastAsia="en-US"/>
          </w:rPr>
          <w:t>-</w:t>
        </w:r>
      </w:ins>
      <w:r>
        <w:rPr>
          <w:rFonts w:cs="Times New Roman"/>
          <w:lang w:eastAsia="en-US"/>
        </w:rPr>
        <w:t>series, effort ten</w:t>
      </w:r>
      <w:r w:rsidR="0094316F">
        <w:rPr>
          <w:rFonts w:cs="Times New Roman"/>
          <w:lang w:eastAsia="en-US"/>
        </w:rPr>
        <w:t>ds</w:t>
      </w:r>
      <w:r>
        <w:rPr>
          <w:rFonts w:cs="Times New Roman"/>
          <w:lang w:eastAsia="en-US"/>
        </w:rPr>
        <w:t xml:space="preserve"> to be concentrated within the first months</w:t>
      </w:r>
      <w:r w:rsidR="0094316F">
        <w:rPr>
          <w:rFonts w:cs="Times New Roman"/>
          <w:lang w:eastAsia="en-US"/>
        </w:rPr>
        <w:t xml:space="preserve"> of the year</w:t>
      </w:r>
      <w:r>
        <w:rPr>
          <w:rFonts w:cs="Times New Roman"/>
          <w:lang w:eastAsia="en-US"/>
        </w:rPr>
        <w:t>. This seasonal concentration of effort is particularly noticeable during years when the fishery was closed mid-year due to sea turtle interactions (e.g. 2006, 2018, 2019, etc.). During the early time</w:t>
      </w:r>
      <w:ins w:id="41" w:author="Michelle Sculley" w:date="2022-10-31T10:49:00Z">
        <w:r w:rsidR="00D22021">
          <w:rPr>
            <w:rFonts w:cs="Times New Roman"/>
            <w:lang w:eastAsia="en-US"/>
          </w:rPr>
          <w:t>-</w:t>
        </w:r>
      </w:ins>
      <w:r>
        <w:rPr>
          <w:rFonts w:cs="Times New Roman"/>
          <w:lang w:eastAsia="en-US"/>
        </w:rPr>
        <w:t>series (</w:t>
      </w:r>
      <w:r w:rsidR="0094316F">
        <w:rPr>
          <w:rFonts w:cs="Times New Roman"/>
          <w:lang w:eastAsia="en-US"/>
        </w:rPr>
        <w:t>1995–</w:t>
      </w:r>
      <w:r>
        <w:rPr>
          <w:rFonts w:cs="Times New Roman"/>
          <w:lang w:eastAsia="en-US"/>
        </w:rPr>
        <w:t>2000) shallow set longlines were set throughout the day, but mostly between 1600 and 1800 (</w:t>
      </w:r>
      <w:r w:rsidR="00F6412D">
        <w:rPr>
          <w:rFonts w:cs="Times New Roman"/>
          <w:lang w:eastAsia="en-US"/>
        </w:rPr>
        <w:fldChar w:fldCharType="begin"/>
      </w:r>
      <w:r w:rsidR="00F6412D">
        <w:rPr>
          <w:rFonts w:cs="Times New Roman"/>
          <w:lang w:eastAsia="en-US"/>
        </w:rPr>
        <w:instrText xml:space="preserve"> REF _Ref117255867 \h </w:instrText>
      </w:r>
      <w:r w:rsidR="00F6412D">
        <w:rPr>
          <w:rFonts w:cs="Times New Roman"/>
          <w:lang w:eastAsia="en-US"/>
        </w:rPr>
      </w:r>
      <w:r w:rsidR="00F6412D">
        <w:rPr>
          <w:rFonts w:cs="Times New Roman"/>
          <w:lang w:eastAsia="en-US"/>
        </w:rPr>
        <w:fldChar w:fldCharType="separate"/>
      </w:r>
      <w:r w:rsidR="00F6412D">
        <w:t xml:space="preserve">Figure </w:t>
      </w:r>
      <w:r w:rsidR="00F6412D">
        <w:rPr>
          <w:noProof/>
        </w:rPr>
        <w:t>7</w:t>
      </w:r>
      <w:r w:rsidR="00F6412D">
        <w:rPr>
          <w:rFonts w:cs="Times New Roman"/>
          <w:lang w:eastAsia="en-US"/>
        </w:rPr>
        <w:fldChar w:fldCharType="end"/>
      </w:r>
      <w:r w:rsidR="00F6412D">
        <w:rPr>
          <w:rFonts w:cs="Times New Roman"/>
          <w:lang w:eastAsia="en-US"/>
        </w:rPr>
        <w:t>B</w:t>
      </w:r>
      <w:r>
        <w:rPr>
          <w:rFonts w:cs="Times New Roman"/>
          <w:lang w:eastAsia="en-US"/>
        </w:rPr>
        <w:t xml:space="preserve">). The setting of </w:t>
      </w:r>
      <w:r w:rsidR="0094316F">
        <w:rPr>
          <w:rFonts w:cs="Times New Roman"/>
          <w:lang w:eastAsia="en-US"/>
        </w:rPr>
        <w:t>shallow set longlines from 2005–</w:t>
      </w:r>
      <w:r>
        <w:rPr>
          <w:rFonts w:cs="Times New Roman"/>
          <w:lang w:eastAsia="en-US"/>
        </w:rPr>
        <w:t xml:space="preserve">2021 has </w:t>
      </w:r>
      <w:r>
        <w:rPr>
          <w:rFonts w:cs="Times New Roman"/>
          <w:lang w:eastAsia="en-US"/>
        </w:rPr>
        <w:lastRenderedPageBreak/>
        <w:t>generally been limited to the evening and early night hours, with effort concentrated fr</w:t>
      </w:r>
      <w:r w:rsidR="0094316F">
        <w:rPr>
          <w:rFonts w:cs="Times New Roman"/>
          <w:lang w:eastAsia="en-US"/>
        </w:rPr>
        <w:t>om 1800–</w:t>
      </w:r>
      <w:r>
        <w:rPr>
          <w:rFonts w:cs="Times New Roman"/>
          <w:lang w:eastAsia="en-US"/>
        </w:rPr>
        <w:t>2000 during most years. Shallow set effort has become increasingly focused around full moon in recent years (</w:t>
      </w:r>
      <w:r w:rsidR="00F6412D">
        <w:rPr>
          <w:rFonts w:cs="Times New Roman"/>
          <w:lang w:eastAsia="en-US"/>
        </w:rPr>
        <w:fldChar w:fldCharType="begin"/>
      </w:r>
      <w:r w:rsidR="00F6412D">
        <w:rPr>
          <w:rFonts w:cs="Times New Roman"/>
          <w:lang w:eastAsia="en-US"/>
        </w:rPr>
        <w:instrText xml:space="preserve"> REF _Ref117255867 \h </w:instrText>
      </w:r>
      <w:r w:rsidR="00F6412D">
        <w:rPr>
          <w:rFonts w:cs="Times New Roman"/>
          <w:lang w:eastAsia="en-US"/>
        </w:rPr>
      </w:r>
      <w:r w:rsidR="00F6412D">
        <w:rPr>
          <w:rFonts w:cs="Times New Roman"/>
          <w:lang w:eastAsia="en-US"/>
        </w:rPr>
        <w:fldChar w:fldCharType="separate"/>
      </w:r>
      <w:r w:rsidR="00F6412D">
        <w:t xml:space="preserve">Figure </w:t>
      </w:r>
      <w:r w:rsidR="00F6412D">
        <w:rPr>
          <w:noProof/>
        </w:rPr>
        <w:t>7</w:t>
      </w:r>
      <w:r w:rsidR="00F6412D">
        <w:rPr>
          <w:rFonts w:cs="Times New Roman"/>
          <w:lang w:eastAsia="en-US"/>
        </w:rPr>
        <w:fldChar w:fldCharType="end"/>
      </w:r>
      <w:r w:rsidR="00F6412D">
        <w:rPr>
          <w:rFonts w:cs="Times New Roman"/>
          <w:lang w:eastAsia="en-US"/>
        </w:rPr>
        <w:t>C</w:t>
      </w:r>
      <w:r>
        <w:rPr>
          <w:rFonts w:cs="Times New Roman"/>
          <w:lang w:eastAsia="en-US"/>
        </w:rPr>
        <w:t xml:space="preserve">). The </w:t>
      </w:r>
      <w:r w:rsidR="00F6412D">
        <w:rPr>
          <w:rFonts w:cs="Times New Roman"/>
          <w:lang w:eastAsia="en-US"/>
        </w:rPr>
        <w:t>spatial shift of the fishery to the north and east over the years, as well as increased variability of the set location in recent years are apparent from the relative frequency of sets per year by latitude (</w:t>
      </w:r>
      <w:r w:rsidR="00F6412D">
        <w:rPr>
          <w:rFonts w:cs="Times New Roman"/>
          <w:lang w:eastAsia="en-US"/>
        </w:rPr>
        <w:fldChar w:fldCharType="begin"/>
      </w:r>
      <w:r w:rsidR="00F6412D">
        <w:rPr>
          <w:rFonts w:cs="Times New Roman"/>
          <w:lang w:eastAsia="en-US"/>
        </w:rPr>
        <w:instrText xml:space="preserve"> REF _Ref117255867 \h </w:instrText>
      </w:r>
      <w:r w:rsidR="00F6412D">
        <w:rPr>
          <w:rFonts w:cs="Times New Roman"/>
          <w:lang w:eastAsia="en-US"/>
        </w:rPr>
      </w:r>
      <w:r w:rsidR="00F6412D">
        <w:rPr>
          <w:rFonts w:cs="Times New Roman"/>
          <w:lang w:eastAsia="en-US"/>
        </w:rPr>
        <w:fldChar w:fldCharType="separate"/>
      </w:r>
      <w:r w:rsidR="00F6412D">
        <w:t xml:space="preserve">Figure </w:t>
      </w:r>
      <w:r w:rsidR="00F6412D">
        <w:rPr>
          <w:noProof/>
        </w:rPr>
        <w:t>7</w:t>
      </w:r>
      <w:r w:rsidR="00F6412D">
        <w:rPr>
          <w:rFonts w:cs="Times New Roman"/>
          <w:lang w:eastAsia="en-US"/>
        </w:rPr>
        <w:fldChar w:fldCharType="end"/>
      </w:r>
      <w:r w:rsidR="00F6412D">
        <w:rPr>
          <w:rFonts w:cs="Times New Roman"/>
          <w:lang w:eastAsia="en-US"/>
        </w:rPr>
        <w:t>D) and longitude (</w:t>
      </w:r>
      <w:r w:rsidR="00F6412D">
        <w:rPr>
          <w:rFonts w:cs="Times New Roman"/>
          <w:lang w:eastAsia="en-US"/>
        </w:rPr>
        <w:fldChar w:fldCharType="begin"/>
      </w:r>
      <w:r w:rsidR="00F6412D">
        <w:rPr>
          <w:rFonts w:cs="Times New Roman"/>
          <w:lang w:eastAsia="en-US"/>
        </w:rPr>
        <w:instrText xml:space="preserve"> REF _Ref117256705 \h </w:instrText>
      </w:r>
      <w:r w:rsidR="00F6412D">
        <w:rPr>
          <w:rFonts w:cs="Times New Roman"/>
          <w:lang w:eastAsia="en-US"/>
        </w:rPr>
      </w:r>
      <w:r w:rsidR="00F6412D">
        <w:rPr>
          <w:rFonts w:cs="Times New Roman"/>
          <w:lang w:eastAsia="en-US"/>
        </w:rPr>
        <w:fldChar w:fldCharType="separate"/>
      </w:r>
      <w:r w:rsidR="00F6412D">
        <w:t xml:space="preserve">Figure </w:t>
      </w:r>
      <w:r w:rsidR="00F6412D">
        <w:rPr>
          <w:noProof/>
        </w:rPr>
        <w:t>8</w:t>
      </w:r>
      <w:r w:rsidR="00F6412D">
        <w:rPr>
          <w:rFonts w:cs="Times New Roman"/>
          <w:lang w:eastAsia="en-US"/>
        </w:rPr>
        <w:fldChar w:fldCharType="end"/>
      </w:r>
      <w:r w:rsidR="00F6412D">
        <w:rPr>
          <w:rFonts w:cs="Times New Roman"/>
          <w:lang w:eastAsia="en-US"/>
        </w:rPr>
        <w:t>A). Finally, there was a pronounced shift in fishermen behavior in 2010</w:t>
      </w:r>
      <w:r w:rsidR="0094316F">
        <w:rPr>
          <w:rFonts w:cs="Times New Roman"/>
          <w:lang w:eastAsia="en-US"/>
        </w:rPr>
        <w:t>–</w:t>
      </w:r>
      <w:r w:rsidR="00F6412D">
        <w:rPr>
          <w:rFonts w:cs="Times New Roman"/>
          <w:lang w:eastAsia="en-US"/>
        </w:rPr>
        <w:t>2011 (</w:t>
      </w:r>
      <w:r w:rsidR="00F6412D">
        <w:rPr>
          <w:rFonts w:cs="Times New Roman"/>
          <w:lang w:eastAsia="en-US"/>
        </w:rPr>
        <w:fldChar w:fldCharType="begin"/>
      </w:r>
      <w:r w:rsidR="00F6412D">
        <w:rPr>
          <w:rFonts w:cs="Times New Roman"/>
          <w:lang w:eastAsia="en-US"/>
        </w:rPr>
        <w:instrText xml:space="preserve"> REF _Ref117256705 \h </w:instrText>
      </w:r>
      <w:r w:rsidR="00F6412D">
        <w:rPr>
          <w:rFonts w:cs="Times New Roman"/>
          <w:lang w:eastAsia="en-US"/>
        </w:rPr>
      </w:r>
      <w:r w:rsidR="00F6412D">
        <w:rPr>
          <w:rFonts w:cs="Times New Roman"/>
          <w:lang w:eastAsia="en-US"/>
        </w:rPr>
        <w:fldChar w:fldCharType="separate"/>
      </w:r>
      <w:r w:rsidR="00F6412D">
        <w:t xml:space="preserve">Figure </w:t>
      </w:r>
      <w:r w:rsidR="00F6412D">
        <w:rPr>
          <w:noProof/>
        </w:rPr>
        <w:t>8</w:t>
      </w:r>
      <w:r w:rsidR="00F6412D">
        <w:rPr>
          <w:rFonts w:cs="Times New Roman"/>
          <w:lang w:eastAsia="en-US"/>
        </w:rPr>
        <w:fldChar w:fldCharType="end"/>
      </w:r>
      <w:r w:rsidR="00F6412D">
        <w:rPr>
          <w:rFonts w:cs="Times New Roman"/>
          <w:lang w:eastAsia="en-US"/>
        </w:rPr>
        <w:t>B). In years earlier, shallow sets most commonly had 4 HPF, but since 2012 most sets used 5 HPF.</w:t>
      </w:r>
      <w:r w:rsidR="0094316F">
        <w:rPr>
          <w:rFonts w:cs="Times New Roman"/>
          <w:lang w:eastAsia="en-US"/>
        </w:rPr>
        <w:t xml:space="preserve"> The identity of fishery participants, as indicated by the number of sets per vessel permit by year, has also shifted over time as new participants entered the fishery and others left</w:t>
      </w:r>
      <w:del w:id="42" w:author="Michelle Sculley" w:date="2022-10-31T10:49:00Z">
        <w:r w:rsidR="0094316F" w:rsidDel="00D22021">
          <w:rPr>
            <w:rFonts w:cs="Times New Roman"/>
            <w:lang w:eastAsia="en-US"/>
          </w:rPr>
          <w:delText xml:space="preserve"> (</w:delText>
        </w:r>
        <w:r w:rsidR="0094316F" w:rsidDel="00D22021">
          <w:rPr>
            <w:rFonts w:cs="Times New Roman"/>
            <w:lang w:eastAsia="en-US"/>
          </w:rPr>
          <w:fldChar w:fldCharType="begin"/>
        </w:r>
        <w:r w:rsidR="0094316F" w:rsidDel="00D22021">
          <w:rPr>
            <w:rFonts w:cs="Times New Roman"/>
            <w:lang w:eastAsia="en-US"/>
          </w:rPr>
          <w:delInstrText xml:space="preserve"> REF _Ref117257003 \h </w:delInstrText>
        </w:r>
        <w:r w:rsidR="0094316F" w:rsidDel="00D22021">
          <w:rPr>
            <w:rFonts w:cs="Times New Roman"/>
            <w:lang w:eastAsia="en-US"/>
          </w:rPr>
        </w:r>
        <w:r w:rsidR="0094316F" w:rsidDel="00D22021">
          <w:rPr>
            <w:rFonts w:cs="Times New Roman"/>
            <w:lang w:eastAsia="en-US"/>
          </w:rPr>
          <w:fldChar w:fldCharType="separate"/>
        </w:r>
        <w:r w:rsidR="0094316F" w:rsidDel="00D22021">
          <w:delText xml:space="preserve">Figure </w:delText>
        </w:r>
        <w:r w:rsidR="0094316F" w:rsidDel="00D22021">
          <w:rPr>
            <w:noProof/>
          </w:rPr>
          <w:delText>9</w:delText>
        </w:r>
        <w:r w:rsidR="0094316F" w:rsidDel="00D22021">
          <w:rPr>
            <w:rFonts w:cs="Times New Roman"/>
            <w:lang w:eastAsia="en-US"/>
          </w:rPr>
          <w:fldChar w:fldCharType="end"/>
        </w:r>
        <w:r w:rsidR="0094316F" w:rsidDel="00D22021">
          <w:rPr>
            <w:rFonts w:cs="Times New Roman"/>
            <w:lang w:eastAsia="en-US"/>
          </w:rPr>
          <w:delText>)</w:delText>
        </w:r>
      </w:del>
      <w:r w:rsidR="0094316F">
        <w:rPr>
          <w:rFonts w:cs="Times New Roman"/>
          <w:lang w:eastAsia="en-US"/>
        </w:rPr>
        <w:t>.</w:t>
      </w:r>
    </w:p>
    <w:p w14:paraId="079CF922" w14:textId="688D15AA" w:rsidR="0094316F" w:rsidRDefault="0094316F" w:rsidP="009139BD">
      <w:pPr>
        <w:pStyle w:val="BodyText"/>
        <w:rPr>
          <w:rFonts w:cs="Times New Roman"/>
          <w:lang w:eastAsia="en-US"/>
        </w:rPr>
      </w:pPr>
    </w:p>
    <w:p w14:paraId="0784FF2A" w14:textId="147A1EAB" w:rsidR="0094316F" w:rsidRDefault="0094316F" w:rsidP="009139BD">
      <w:pPr>
        <w:pStyle w:val="BodyText"/>
        <w:rPr>
          <w:rFonts w:cs="Times New Roman"/>
          <w:lang w:eastAsia="en-US"/>
        </w:rPr>
      </w:pPr>
      <w:commentRangeStart w:id="43"/>
      <w:r>
        <w:rPr>
          <w:rFonts w:cs="Times New Roman"/>
          <w:lang w:eastAsia="en-US"/>
        </w:rPr>
        <w:t>Repeat those descriptions for the deep set sector.</w:t>
      </w:r>
      <w:commentRangeEnd w:id="43"/>
      <w:r w:rsidR="00D22021">
        <w:rPr>
          <w:rStyle w:val="CommentReference"/>
          <w:rFonts w:asciiTheme="minorHAnsi" w:hAnsiTheme="minorHAnsi"/>
        </w:rPr>
        <w:commentReference w:id="43"/>
      </w:r>
      <w:r w:rsidR="00CC67E9">
        <w:rPr>
          <w:rFonts w:cs="Times New Roman"/>
          <w:lang w:eastAsia="en-US"/>
        </w:rPr>
        <w:t xml:space="preserve"> </w:t>
      </w:r>
      <w:proofErr w:type="gramStart"/>
      <w:r w:rsidR="00CC67E9">
        <w:rPr>
          <w:rFonts w:cs="Times New Roman"/>
          <w:lang w:eastAsia="en-US"/>
        </w:rPr>
        <w:t xml:space="preserve">( </w:t>
      </w:r>
      <w:proofErr w:type="gramEnd"/>
      <w:r w:rsidR="00CC67E9">
        <w:rPr>
          <w:rFonts w:cs="Times New Roman"/>
          <w:lang w:eastAsia="en-US"/>
        </w:rPr>
        <w:fldChar w:fldCharType="begin"/>
      </w:r>
      <w:r w:rsidR="00CC67E9">
        <w:rPr>
          <w:rFonts w:cs="Times New Roman"/>
          <w:lang w:eastAsia="en-US"/>
        </w:rPr>
        <w:instrText xml:space="preserve"> REF _Ref117257601 \h </w:instrText>
      </w:r>
      <w:r w:rsidR="00CC67E9">
        <w:rPr>
          <w:rFonts w:cs="Times New Roman"/>
          <w:lang w:eastAsia="en-US"/>
        </w:rPr>
      </w:r>
      <w:r w:rsidR="00CC67E9">
        <w:rPr>
          <w:rFonts w:cs="Times New Roman"/>
          <w:lang w:eastAsia="en-US"/>
        </w:rPr>
        <w:fldChar w:fldCharType="separate"/>
      </w:r>
      <w:r w:rsidR="00CC67E9">
        <w:t xml:space="preserve">Figure </w:t>
      </w:r>
      <w:r w:rsidR="00CC67E9">
        <w:rPr>
          <w:noProof/>
        </w:rPr>
        <w:t>10</w:t>
      </w:r>
      <w:r w:rsidR="00CC67E9">
        <w:rPr>
          <w:rFonts w:cs="Times New Roman"/>
          <w:lang w:eastAsia="en-US"/>
        </w:rPr>
        <w:fldChar w:fldCharType="end"/>
      </w:r>
      <w:r w:rsidR="00CC67E9">
        <w:rPr>
          <w:rFonts w:cs="Times New Roman"/>
          <w:lang w:eastAsia="en-US"/>
        </w:rPr>
        <w:t xml:space="preserve"> to </w:t>
      </w:r>
      <w:r w:rsidR="00CC67E9">
        <w:rPr>
          <w:rFonts w:cs="Times New Roman"/>
          <w:lang w:eastAsia="en-US"/>
        </w:rPr>
        <w:fldChar w:fldCharType="begin"/>
      </w:r>
      <w:r w:rsidR="00CC67E9">
        <w:rPr>
          <w:rFonts w:cs="Times New Roman"/>
          <w:lang w:eastAsia="en-US"/>
        </w:rPr>
        <w:instrText xml:space="preserve"> REF _Ref117257620 \h </w:instrText>
      </w:r>
      <w:r w:rsidR="00CC67E9">
        <w:rPr>
          <w:rFonts w:cs="Times New Roman"/>
          <w:lang w:eastAsia="en-US"/>
        </w:rPr>
      </w:r>
      <w:r w:rsidR="00CC67E9">
        <w:rPr>
          <w:rFonts w:cs="Times New Roman"/>
          <w:lang w:eastAsia="en-US"/>
        </w:rPr>
        <w:fldChar w:fldCharType="separate"/>
      </w:r>
      <w:r w:rsidR="00CC67E9">
        <w:t xml:space="preserve">Figure </w:t>
      </w:r>
      <w:r w:rsidR="00CC67E9">
        <w:rPr>
          <w:noProof/>
        </w:rPr>
        <w:t>18</w:t>
      </w:r>
      <w:r w:rsidR="00CC67E9">
        <w:rPr>
          <w:rFonts w:cs="Times New Roman"/>
          <w:lang w:eastAsia="en-US"/>
        </w:rPr>
        <w:fldChar w:fldCharType="end"/>
      </w:r>
      <w:r w:rsidR="00CC67E9">
        <w:rPr>
          <w:rFonts w:cs="Times New Roman"/>
          <w:lang w:eastAsia="en-US"/>
        </w:rPr>
        <w:t>) Effort is concentrated close to MHI consistently over the time</w:t>
      </w:r>
      <w:ins w:id="44" w:author="Michelle Sculley" w:date="2022-10-31T10:50:00Z">
        <w:r w:rsidR="00D22021">
          <w:rPr>
            <w:rFonts w:cs="Times New Roman"/>
            <w:lang w:eastAsia="en-US"/>
          </w:rPr>
          <w:t>-</w:t>
        </w:r>
      </w:ins>
      <w:r w:rsidR="00CC67E9">
        <w:rPr>
          <w:rFonts w:cs="Times New Roman"/>
          <w:lang w:eastAsia="en-US"/>
        </w:rPr>
        <w:t xml:space="preserve">series. CPUE is very small throughout the range of the deep set fishery, with the exception of a few hotspots in space (convergence zone) and time (especially 1996 and to a lesser extent 2011 and 2012). If I had to remake figs 11 and 12 I would group CPUE 5 and above into a plus group and have a better scale range for the &lt; 5. Time of day is between 0600 and noon, and has shifted later over time. </w:t>
      </w:r>
      <w:commentRangeStart w:id="45"/>
      <w:r w:rsidR="00CC67E9">
        <w:rPr>
          <w:rFonts w:cs="Times New Roman"/>
          <w:lang w:eastAsia="en-US"/>
        </w:rPr>
        <w:t xml:space="preserve">Squid only has not been used as a bait </w:t>
      </w:r>
      <w:bookmarkStart w:id="46" w:name="_GoBack"/>
      <w:bookmarkEnd w:id="46"/>
      <w:r w:rsidR="00CC67E9">
        <w:rPr>
          <w:rFonts w:cs="Times New Roman"/>
          <w:lang w:eastAsia="en-US"/>
        </w:rPr>
        <w:t>type by the deep set fishery since 2002.</w:t>
      </w:r>
      <w:commentRangeEnd w:id="45"/>
      <w:r w:rsidR="00D22021">
        <w:rPr>
          <w:rStyle w:val="CommentReference"/>
          <w:rFonts w:asciiTheme="minorHAnsi" w:hAnsiTheme="minorHAnsi"/>
        </w:rPr>
        <w:commentReference w:id="45"/>
      </w:r>
      <w:r w:rsidR="00CC67E9">
        <w:rPr>
          <w:rFonts w:cs="Times New Roman"/>
          <w:lang w:eastAsia="en-US"/>
        </w:rPr>
        <w:t xml:space="preserve"> HPF has decreased from mode of 31-35 before 2004 to 21-25 after 2007. Participation: more vessels, each fishing more per year with some attrition apparent in 2020 and 2021.</w:t>
      </w:r>
    </w:p>
    <w:p w14:paraId="2352019B" w14:textId="77777777" w:rsidR="0094316F" w:rsidRPr="009139BD" w:rsidRDefault="0094316F" w:rsidP="009139BD">
      <w:pPr>
        <w:pStyle w:val="BodyText"/>
        <w:rPr>
          <w:rFonts w:cs="Times New Roman"/>
          <w:lang w:eastAsia="en-US"/>
        </w:rPr>
      </w:pPr>
    </w:p>
    <w:p w14:paraId="75237ECF" w14:textId="04577BC4" w:rsidR="004731E2" w:rsidRDefault="004731E2" w:rsidP="00BE17C9">
      <w:pPr>
        <w:pStyle w:val="Heading2"/>
        <w:rPr>
          <w:szCs w:val="24"/>
        </w:rPr>
      </w:pPr>
      <w:r w:rsidRPr="004731E2">
        <w:rPr>
          <w:szCs w:val="24"/>
        </w:rPr>
        <w:t>CPUE Standardization</w:t>
      </w:r>
    </w:p>
    <w:p w14:paraId="2B33BD56" w14:textId="72BB7031" w:rsidR="003A31EB" w:rsidRPr="003A31EB" w:rsidRDefault="00F867B8" w:rsidP="003A31EB">
      <w:pPr>
        <w:pStyle w:val="BodyText"/>
        <w:rPr>
          <w:rFonts w:cs="Times New Roman"/>
          <w:lang w:eastAsia="en-US"/>
        </w:rPr>
      </w:pPr>
      <w:r>
        <w:rPr>
          <w:rFonts w:cs="Times New Roman"/>
          <w:lang w:eastAsia="en-US"/>
        </w:rPr>
        <w:t xml:space="preserve">Time of day, time of year, latitude, and HPF were selected for both the </w:t>
      </w:r>
      <w:r w:rsidRPr="00F867B8">
        <w:rPr>
          <w:rFonts w:cs="Times New Roman"/>
          <w:lang w:eastAsia="en-US"/>
        </w:rPr>
        <w:t>presence/absence</w:t>
      </w:r>
      <w:r>
        <w:rPr>
          <w:rFonts w:cs="Times New Roman"/>
          <w:lang w:eastAsia="en-US"/>
        </w:rPr>
        <w:t xml:space="preserve"> and positive catch GAMMs for the 1995-2000 shallow-set fishery (</w:t>
      </w:r>
      <w:r>
        <w:rPr>
          <w:rFonts w:cs="Times New Roman"/>
          <w:lang w:eastAsia="en-US"/>
        </w:rPr>
        <w:fldChar w:fldCharType="begin"/>
      </w:r>
      <w:r>
        <w:rPr>
          <w:rFonts w:cs="Times New Roman"/>
          <w:lang w:eastAsia="en-US"/>
        </w:rPr>
        <w:instrText xml:space="preserve"> REF _Ref117258462 \h </w:instrText>
      </w:r>
      <w:r>
        <w:rPr>
          <w:rFonts w:cs="Times New Roman"/>
          <w:lang w:eastAsia="en-US"/>
        </w:rPr>
      </w:r>
      <w:r>
        <w:rPr>
          <w:rFonts w:cs="Times New Roman"/>
          <w:lang w:eastAsia="en-US"/>
        </w:rPr>
        <w:fldChar w:fldCharType="separate"/>
      </w:r>
      <w:r>
        <w:t xml:space="preserve">Table </w:t>
      </w:r>
      <w:r>
        <w:rPr>
          <w:noProof/>
        </w:rPr>
        <w:t>1</w:t>
      </w:r>
      <w:r>
        <w:rPr>
          <w:rFonts w:cs="Times New Roman"/>
          <w:lang w:eastAsia="en-US"/>
        </w:rPr>
        <w:fldChar w:fldCharType="end"/>
      </w:r>
      <w:r>
        <w:rPr>
          <w:rFonts w:cs="Times New Roman"/>
          <w:lang w:eastAsia="en-US"/>
        </w:rPr>
        <w:t>)</w:t>
      </w:r>
      <w:r w:rsidRPr="00F867B8">
        <w:rPr>
          <w:rFonts w:cs="Times New Roman"/>
          <w:lang w:eastAsia="en-US"/>
        </w:rPr>
        <w:t>.</w:t>
      </w:r>
      <w:r>
        <w:rPr>
          <w:rFonts w:cs="Times New Roman"/>
          <w:lang w:eastAsia="en-US"/>
        </w:rPr>
        <w:t xml:space="preserve"> In addition, the positive process model included moon phase and longitude. Both models explained approximately 48–49% of deviance compared to the null (intercept only) model. The 2005-2021 shallow-set fishery was modeled using only the positive process GAMM and included moon</w:t>
      </w:r>
    </w:p>
    <w:p w14:paraId="6DC4AEED" w14:textId="7547F7F5" w:rsidR="004731E2" w:rsidRDefault="004731E2" w:rsidP="00BE17C9">
      <w:pPr>
        <w:pStyle w:val="Heading1"/>
      </w:pPr>
      <w:r w:rsidRPr="004731E2">
        <w:t>Discussion</w:t>
      </w:r>
    </w:p>
    <w:p w14:paraId="65006804" w14:textId="00493B46" w:rsidR="00F867B8" w:rsidRPr="00F867B8" w:rsidRDefault="00F867B8" w:rsidP="00F867B8">
      <w:pPr>
        <w:pStyle w:val="BodyText"/>
        <w:rPr>
          <w:lang w:eastAsia="en-US"/>
        </w:rPr>
      </w:pPr>
      <w:proofErr w:type="spellStart"/>
      <w:proofErr w:type="gramStart"/>
      <w:r>
        <w:rPr>
          <w:lang w:eastAsia="en-US"/>
        </w:rPr>
        <w:t>yday</w:t>
      </w:r>
      <w:proofErr w:type="spellEnd"/>
      <w:proofErr w:type="gramEnd"/>
      <w:r>
        <w:rPr>
          <w:lang w:eastAsia="en-US"/>
        </w:rPr>
        <w:t xml:space="preserve"> and </w:t>
      </w:r>
      <w:proofErr w:type="spellStart"/>
      <w:r>
        <w:rPr>
          <w:lang w:eastAsia="en-US"/>
        </w:rPr>
        <w:t>lat</w:t>
      </w:r>
      <w:proofErr w:type="spellEnd"/>
      <w:r>
        <w:rPr>
          <w:lang w:eastAsia="en-US"/>
        </w:rPr>
        <w:t xml:space="preserve"> were selected in all models. </w:t>
      </w:r>
      <w:ins w:id="47" w:author="Michelle Sculley" w:date="2022-10-31T12:34:00Z">
        <w:r w:rsidR="004507BE">
          <w:rPr>
            <w:lang w:eastAsia="en-US"/>
          </w:rPr>
          <w:t>Include text here showing that the current standardization is consistent with the 2018 standardization (</w:t>
        </w:r>
      </w:ins>
      <w:ins w:id="48" w:author="Michelle Sculley" w:date="2022-10-31T12:35:00Z">
        <w:r w:rsidR="004507BE">
          <w:rPr>
            <w:lang w:eastAsia="en-US"/>
          </w:rPr>
          <w:fldChar w:fldCharType="begin"/>
        </w:r>
        <w:r w:rsidR="004507BE">
          <w:rPr>
            <w:lang w:eastAsia="en-US"/>
          </w:rPr>
          <w:instrText xml:space="preserve"> REF _Ref118112124 \h </w:instrText>
        </w:r>
        <w:r w:rsidR="004507BE">
          <w:rPr>
            <w:lang w:eastAsia="en-US"/>
          </w:rPr>
        </w:r>
      </w:ins>
      <w:r w:rsidR="004507BE">
        <w:rPr>
          <w:lang w:eastAsia="en-US"/>
        </w:rPr>
        <w:fldChar w:fldCharType="separate"/>
      </w:r>
      <w:ins w:id="49" w:author="Michelle Sculley" w:date="2022-10-31T12:35:00Z">
        <w:r w:rsidR="004507BE">
          <w:t xml:space="preserve">Figure </w:t>
        </w:r>
        <w:r w:rsidR="004507BE">
          <w:rPr>
            <w:noProof/>
          </w:rPr>
          <w:t>34</w:t>
        </w:r>
        <w:r w:rsidR="004507BE">
          <w:rPr>
            <w:lang w:eastAsia="en-US"/>
          </w:rPr>
          <w:fldChar w:fldCharType="end"/>
        </w:r>
        <w:r w:rsidR="004507BE">
          <w:rPr>
            <w:lang w:eastAsia="en-US"/>
          </w:rPr>
          <w:t xml:space="preserve"> </w:t>
        </w:r>
        <w:r w:rsidR="004507BE">
          <w:rPr>
            <w:lang w:eastAsia="en-US"/>
          </w:rPr>
          <w:fldChar w:fldCharType="begin"/>
        </w:r>
        <w:r w:rsidR="004507BE">
          <w:rPr>
            <w:lang w:eastAsia="en-US"/>
          </w:rPr>
          <w:instrText xml:space="preserve"> REF _Ref118112126 \h </w:instrText>
        </w:r>
        <w:r w:rsidR="004507BE">
          <w:rPr>
            <w:lang w:eastAsia="en-US"/>
          </w:rPr>
        </w:r>
      </w:ins>
      <w:r w:rsidR="004507BE">
        <w:rPr>
          <w:lang w:eastAsia="en-US"/>
        </w:rPr>
        <w:fldChar w:fldCharType="separate"/>
      </w:r>
      <w:ins w:id="50" w:author="Michelle Sculley" w:date="2022-10-31T12:35:00Z">
        <w:r w:rsidR="004507BE">
          <w:t xml:space="preserve">Figure </w:t>
        </w:r>
        <w:r w:rsidR="004507BE">
          <w:rPr>
            <w:noProof/>
          </w:rPr>
          <w:t>35</w:t>
        </w:r>
        <w:r w:rsidR="004507BE">
          <w:rPr>
            <w:lang w:eastAsia="en-US"/>
          </w:rPr>
          <w:fldChar w:fldCharType="end"/>
        </w:r>
        <w:r w:rsidR="004507BE">
          <w:rPr>
            <w:lang w:eastAsia="en-US"/>
          </w:rPr>
          <w:t>)</w:t>
        </w:r>
      </w:ins>
    </w:p>
    <w:p w14:paraId="2D77B14F" w14:textId="77777777" w:rsidR="004731E2" w:rsidRPr="004731E2" w:rsidRDefault="004731E2" w:rsidP="00BE17C9">
      <w:pPr>
        <w:pStyle w:val="Heading1"/>
      </w:pPr>
      <w:r w:rsidRPr="004731E2">
        <w:t>Literature Cited</w:t>
      </w:r>
    </w:p>
    <w:p w14:paraId="63D9FD3D" w14:textId="77777777" w:rsidR="004731E2" w:rsidRPr="004731E2" w:rsidRDefault="004731E2" w:rsidP="006D1FB4">
      <w:pPr>
        <w:pStyle w:val="Literature"/>
        <w:rPr>
          <w:rFonts w:eastAsia="Times New Roman"/>
          <w:szCs w:val="24"/>
        </w:rPr>
      </w:pPr>
      <w:r w:rsidRPr="004731E2">
        <w:rPr>
          <w:rFonts w:eastAsia="Times New Roman"/>
          <w:szCs w:val="24"/>
        </w:rPr>
        <w:t>Bigelow, K. A., C. H. Boggs and He, X. I. 1999. Environmental effects on swordfish and blue shark catch rates in the US North Pacific longline fishery. Fisheries Oceanography 8(3): 178-198.</w:t>
      </w:r>
    </w:p>
    <w:p w14:paraId="3CD4E953" w14:textId="77777777" w:rsidR="004731E2" w:rsidRPr="004731E2" w:rsidRDefault="004731E2" w:rsidP="006D1FB4">
      <w:pPr>
        <w:pStyle w:val="Literature"/>
        <w:rPr>
          <w:szCs w:val="24"/>
        </w:rPr>
      </w:pPr>
      <w:proofErr w:type="spellStart"/>
      <w:r w:rsidRPr="004731E2">
        <w:rPr>
          <w:szCs w:val="24"/>
        </w:rPr>
        <w:t>Ducharme</w:t>
      </w:r>
      <w:proofErr w:type="spellEnd"/>
      <w:r w:rsidRPr="004731E2">
        <w:rPr>
          <w:szCs w:val="24"/>
        </w:rPr>
        <w:t xml:space="preserve">-Barth, N., C. </w:t>
      </w:r>
      <w:proofErr w:type="spellStart"/>
      <w:r w:rsidRPr="004731E2">
        <w:rPr>
          <w:szCs w:val="24"/>
        </w:rPr>
        <w:t>Catillo</w:t>
      </w:r>
      <w:proofErr w:type="spellEnd"/>
      <w:r w:rsidRPr="004731E2">
        <w:rPr>
          <w:szCs w:val="24"/>
        </w:rPr>
        <w:t>-Jordan, J. Hampton, P. Williams, G. Pilling, and Hamer, P. 2021. Stock assessment of southwest Pacific swordfish. WCPFC-SC17-2021/SA-WP-04. 151 pp.</w:t>
      </w:r>
    </w:p>
    <w:p w14:paraId="4F07D8AA" w14:textId="77777777" w:rsidR="004731E2" w:rsidRPr="004731E2" w:rsidRDefault="004731E2" w:rsidP="006D1FB4">
      <w:pPr>
        <w:pStyle w:val="Literature"/>
        <w:rPr>
          <w:szCs w:val="24"/>
        </w:rPr>
      </w:pPr>
      <w:r w:rsidRPr="004731E2">
        <w:rPr>
          <w:szCs w:val="24"/>
        </w:rPr>
        <w:lastRenderedPageBreak/>
        <w:t xml:space="preserve">Gilman, E., D. Kobayashi, T. </w:t>
      </w:r>
      <w:proofErr w:type="spellStart"/>
      <w:r w:rsidRPr="004731E2">
        <w:rPr>
          <w:szCs w:val="24"/>
        </w:rPr>
        <w:t>Swenarton</w:t>
      </w:r>
      <w:proofErr w:type="spellEnd"/>
      <w:r w:rsidRPr="004731E2">
        <w:rPr>
          <w:szCs w:val="24"/>
        </w:rPr>
        <w:t xml:space="preserve">, N. Brothers, P. Dalzell and </w:t>
      </w:r>
      <w:proofErr w:type="spellStart"/>
      <w:r w:rsidRPr="004731E2">
        <w:rPr>
          <w:szCs w:val="24"/>
        </w:rPr>
        <w:t>Kinan</w:t>
      </w:r>
      <w:proofErr w:type="spellEnd"/>
      <w:r w:rsidRPr="004731E2">
        <w:rPr>
          <w:szCs w:val="24"/>
        </w:rPr>
        <w:t xml:space="preserve">-Kelly, I. 2007. Reducing sea turtle interactions in the Hawaii-based longline swordfish fishery. Biological Conservation 139(1–2): 19-28. </w:t>
      </w:r>
    </w:p>
    <w:p w14:paraId="7B0FBE7B" w14:textId="77777777" w:rsidR="004731E2" w:rsidRPr="004731E2" w:rsidRDefault="004731E2" w:rsidP="006D1FB4">
      <w:pPr>
        <w:pStyle w:val="Literature"/>
        <w:rPr>
          <w:szCs w:val="24"/>
        </w:rPr>
      </w:pPr>
      <w:r w:rsidRPr="004731E2">
        <w:rPr>
          <w:szCs w:val="24"/>
        </w:rPr>
        <w:t>ISC BILLWG. 2009. Report of the billfish working group workshop (Annex 7). International Scientific Committee for Tuna and Tuna-like Species in the North Pacific Ocean 19-26 May 2009. Busan, Korea.</w:t>
      </w:r>
    </w:p>
    <w:p w14:paraId="260B74E3" w14:textId="77777777" w:rsidR="004731E2" w:rsidRPr="004731E2" w:rsidRDefault="004731E2" w:rsidP="006D1FB4">
      <w:pPr>
        <w:pStyle w:val="Literature"/>
        <w:rPr>
          <w:szCs w:val="24"/>
        </w:rPr>
      </w:pPr>
      <w:r w:rsidRPr="004731E2">
        <w:rPr>
          <w:szCs w:val="24"/>
        </w:rPr>
        <w:t>ISC BILLWG. 2014. North Pacific Swordfish (</w:t>
      </w:r>
      <w:proofErr w:type="spellStart"/>
      <w:r w:rsidRPr="004731E2">
        <w:rPr>
          <w:i/>
          <w:szCs w:val="24"/>
        </w:rPr>
        <w:t>Xiphiaus</w:t>
      </w:r>
      <w:proofErr w:type="spellEnd"/>
      <w:r w:rsidRPr="004731E2">
        <w:rPr>
          <w:i/>
          <w:szCs w:val="24"/>
        </w:rPr>
        <w:t xml:space="preserve"> gladius</w:t>
      </w:r>
      <w:r w:rsidRPr="004731E2">
        <w:rPr>
          <w:szCs w:val="24"/>
        </w:rPr>
        <w:t>) Stock Assessment in 2014. International Scientific Committee for Tuna and Tuna-like Species in the North Pacific Ocean 16-22 July 2014. Taipei, Chinese-Taipei.</w:t>
      </w:r>
    </w:p>
    <w:p w14:paraId="208FFA37" w14:textId="77777777" w:rsidR="004731E2" w:rsidRPr="004731E2" w:rsidRDefault="004731E2" w:rsidP="006D1FB4">
      <w:pPr>
        <w:pStyle w:val="Literature"/>
        <w:rPr>
          <w:szCs w:val="24"/>
        </w:rPr>
      </w:pPr>
      <w:r w:rsidRPr="004731E2">
        <w:rPr>
          <w:szCs w:val="24"/>
        </w:rPr>
        <w:t>ISC BILLWG. 2019. Stock Assessment for Swordfish (</w:t>
      </w:r>
      <w:proofErr w:type="spellStart"/>
      <w:r w:rsidRPr="004731E2">
        <w:rPr>
          <w:i/>
          <w:szCs w:val="24"/>
        </w:rPr>
        <w:t>Xiphias</w:t>
      </w:r>
      <w:proofErr w:type="spellEnd"/>
      <w:r w:rsidRPr="004731E2">
        <w:rPr>
          <w:i/>
          <w:szCs w:val="24"/>
        </w:rPr>
        <w:t xml:space="preserve"> gladius</w:t>
      </w:r>
      <w:r w:rsidRPr="004731E2">
        <w:rPr>
          <w:szCs w:val="24"/>
        </w:rPr>
        <w:t xml:space="preserve">) in the </w:t>
      </w:r>
      <w:proofErr w:type="spellStart"/>
      <w:r w:rsidRPr="004731E2">
        <w:rPr>
          <w:szCs w:val="24"/>
        </w:rPr>
        <w:t>Wetern</w:t>
      </w:r>
      <w:proofErr w:type="spellEnd"/>
      <w:r w:rsidRPr="004731E2">
        <w:rPr>
          <w:szCs w:val="24"/>
        </w:rPr>
        <w:t xml:space="preserve"> and Central North Pacific Ocean through 2016. International Scientific Committee for Tuna and Tuna-like Species in the North Pacific Ocean 11-16 July 2018. Yeosu, Republic of Korea.</w:t>
      </w:r>
    </w:p>
    <w:p w14:paraId="4E7EC9F9" w14:textId="77777777" w:rsidR="004731E2" w:rsidRPr="004731E2" w:rsidRDefault="004731E2" w:rsidP="006D1FB4">
      <w:pPr>
        <w:pStyle w:val="Literature"/>
        <w:rPr>
          <w:szCs w:val="24"/>
        </w:rPr>
      </w:pPr>
      <w:r w:rsidRPr="004731E2">
        <w:rPr>
          <w:szCs w:val="24"/>
        </w:rPr>
        <w:t>Ito, R.Y. and Childers, J. 2018. US Swordfish Fisheries in the North Pacific Ocean. ISC/18/BILLWG-01/01.</w:t>
      </w:r>
    </w:p>
    <w:p w14:paraId="711745EC" w14:textId="77777777" w:rsidR="004731E2" w:rsidRPr="004731E2" w:rsidRDefault="004731E2" w:rsidP="006D1FB4">
      <w:pPr>
        <w:pStyle w:val="Literature"/>
        <w:rPr>
          <w:szCs w:val="24"/>
        </w:rPr>
      </w:pPr>
      <w:r w:rsidRPr="004731E2">
        <w:rPr>
          <w:szCs w:val="24"/>
        </w:rPr>
        <w:t xml:space="preserve">Ito, R.Y. 2022. </w:t>
      </w:r>
      <w:r w:rsidRPr="004731E2">
        <w:rPr>
          <w:szCs w:val="24"/>
          <w:highlight w:val="yellow"/>
        </w:rPr>
        <w:t>US Swordfish Fisheries in the North Pacific Ocean.</w:t>
      </w:r>
    </w:p>
    <w:p w14:paraId="24E2613A" w14:textId="77777777" w:rsidR="004731E2" w:rsidRPr="004731E2" w:rsidRDefault="004731E2" w:rsidP="006D1FB4">
      <w:pPr>
        <w:pStyle w:val="Literature"/>
        <w:rPr>
          <w:szCs w:val="24"/>
        </w:rPr>
      </w:pPr>
      <w:proofErr w:type="spellStart"/>
      <w:r w:rsidRPr="004731E2">
        <w:rPr>
          <w:szCs w:val="24"/>
        </w:rPr>
        <w:t>Minte</w:t>
      </w:r>
      <w:proofErr w:type="spellEnd"/>
      <w:r w:rsidRPr="004731E2">
        <w:rPr>
          <w:szCs w:val="24"/>
        </w:rPr>
        <w:t xml:space="preserve">-Vera, C.V., M.N. Maunder, H. Xu, C.E. </w:t>
      </w:r>
      <w:proofErr w:type="spellStart"/>
      <w:r w:rsidRPr="004731E2">
        <w:rPr>
          <w:szCs w:val="24"/>
        </w:rPr>
        <w:t>Lennert</w:t>
      </w:r>
      <w:proofErr w:type="spellEnd"/>
      <w:r w:rsidRPr="004731E2">
        <w:rPr>
          <w:szCs w:val="24"/>
        </w:rPr>
        <w:t>-Cody, J.L. Valero, and Aires-da-</w:t>
      </w:r>
      <w:proofErr w:type="spellStart"/>
      <w:r w:rsidRPr="004731E2">
        <w:rPr>
          <w:szCs w:val="24"/>
        </w:rPr>
        <w:t>silva</w:t>
      </w:r>
      <w:proofErr w:type="spellEnd"/>
      <w:r w:rsidRPr="004731E2">
        <w:rPr>
          <w:szCs w:val="24"/>
        </w:rPr>
        <w:t>, A. 2022. South EPO swordfish benchmark assessment: progress report. Inter-American Tropical Tuna Commission Scientific Advisory Committee Meeting. 16-20 May, 2022. La Jolla, California, USA. SAC-13-09. 3 pp.</w:t>
      </w:r>
    </w:p>
    <w:p w14:paraId="1BB8B687" w14:textId="2D33B56E" w:rsidR="004731E2" w:rsidRPr="004731E2" w:rsidRDefault="004731E2" w:rsidP="006D1FB4">
      <w:pPr>
        <w:pStyle w:val="Literature"/>
        <w:rPr>
          <w:szCs w:val="24"/>
        </w:rPr>
      </w:pPr>
      <w:r w:rsidRPr="004731E2">
        <w:rPr>
          <w:szCs w:val="24"/>
        </w:rPr>
        <w:t>NMFS. 2022. Hawaii longline fishery logbook statistics -non-confidential summary tables. Available online at </w:t>
      </w:r>
      <w:hyperlink r:id="rId15" w:tgtFrame="_blank" w:tooltip="Link to external resource: http://www.pifsc.noaa.gov/fmb/reports.php" w:history="1">
        <w:r w:rsidRPr="004731E2">
          <w:rPr>
            <w:rStyle w:val="Hyperlink"/>
            <w:szCs w:val="24"/>
          </w:rPr>
          <w:t>http://www.pifsc.noaa.gov/fmb/reports.php</w:t>
        </w:r>
      </w:hyperlink>
      <w:r w:rsidRPr="004731E2">
        <w:rPr>
          <w:szCs w:val="24"/>
        </w:rPr>
        <w:t>, accessed 1 October 2022. National Marine Fisheries Service, Pacific Islands Fisheries Science Center, Honolulu.</w:t>
      </w:r>
    </w:p>
    <w:p w14:paraId="183F2553" w14:textId="33C4062B" w:rsidR="004731E2" w:rsidRPr="004731E2" w:rsidRDefault="004731E2" w:rsidP="006D1FB4">
      <w:pPr>
        <w:pStyle w:val="Literature"/>
        <w:rPr>
          <w:szCs w:val="24"/>
        </w:rPr>
      </w:pPr>
      <w:r w:rsidRPr="004731E2">
        <w:rPr>
          <w:szCs w:val="24"/>
        </w:rPr>
        <w:t xml:space="preserve">NOAA NCDC 2022. Spatially and temporally large-scale anomalies that influence the variability of the atmospheric circulation. Online Database </w:t>
      </w:r>
      <w:hyperlink r:id="rId16" w:history="1">
        <w:r w:rsidRPr="004731E2">
          <w:rPr>
            <w:rStyle w:val="Hyperlink"/>
            <w:szCs w:val="24"/>
          </w:rPr>
          <w:t>https://www.ncdc.noaa.gov/teleconnections/</w:t>
        </w:r>
      </w:hyperlink>
      <w:r w:rsidRPr="004731E2">
        <w:rPr>
          <w:szCs w:val="24"/>
        </w:rPr>
        <w:t xml:space="preserve"> Accessed 05 September 2022.</w:t>
      </w:r>
    </w:p>
    <w:p w14:paraId="4987912E" w14:textId="022D64DC" w:rsidR="004731E2" w:rsidRPr="004731E2" w:rsidRDefault="004731E2" w:rsidP="006D1FB4">
      <w:pPr>
        <w:pStyle w:val="Literature"/>
        <w:rPr>
          <w:szCs w:val="24"/>
        </w:rPr>
      </w:pPr>
      <w:r w:rsidRPr="004731E2">
        <w:rPr>
          <w:szCs w:val="24"/>
        </w:rPr>
        <w:t xml:space="preserve">Pacific Islands Fisheries Science Center (PIFSC) </w:t>
      </w:r>
      <w:proofErr w:type="spellStart"/>
      <w:r w:rsidRPr="004731E2">
        <w:rPr>
          <w:szCs w:val="24"/>
        </w:rPr>
        <w:t>OceanWatch</w:t>
      </w:r>
      <w:proofErr w:type="spellEnd"/>
      <w:r w:rsidRPr="004731E2">
        <w:rPr>
          <w:szCs w:val="24"/>
        </w:rPr>
        <w:t xml:space="preserve">. (2022) Central Pacific Node. </w:t>
      </w:r>
      <w:hyperlink r:id="rId17" w:history="1">
        <w:r w:rsidRPr="004731E2">
          <w:rPr>
            <w:rStyle w:val="Hyperlink"/>
            <w:szCs w:val="24"/>
          </w:rPr>
          <w:t>http://pifsc-oceanwatch.irc.noaa.gov/</w:t>
        </w:r>
      </w:hyperlink>
      <w:r w:rsidRPr="004731E2">
        <w:rPr>
          <w:szCs w:val="24"/>
        </w:rPr>
        <w:t xml:space="preserve"> Accessed: 05 September 2022.</w:t>
      </w:r>
    </w:p>
    <w:p w14:paraId="70D97C1B" w14:textId="77777777" w:rsidR="004731E2" w:rsidRPr="004731E2" w:rsidRDefault="004731E2" w:rsidP="006D1FB4">
      <w:pPr>
        <w:pStyle w:val="Literature"/>
        <w:rPr>
          <w:szCs w:val="24"/>
        </w:rPr>
      </w:pPr>
      <w:r w:rsidRPr="004731E2">
        <w:rPr>
          <w:szCs w:val="24"/>
        </w:rPr>
        <w:t>Pacific Islands Region Office (PIRO). 2017. Hawaii Longline Observer Program Observer Field Manual. Version LM.17.02. National Oceanic and Atmospheric Administration, Pacific Islands Region, Honolulu, Hawai‛i.</w:t>
      </w:r>
    </w:p>
    <w:p w14:paraId="627B1550" w14:textId="77777777" w:rsidR="004731E2" w:rsidRPr="004731E2" w:rsidRDefault="004731E2" w:rsidP="006D1FB4">
      <w:pPr>
        <w:pStyle w:val="Literature"/>
        <w:rPr>
          <w:szCs w:val="24"/>
        </w:rPr>
      </w:pPr>
      <w:r w:rsidRPr="004731E2">
        <w:rPr>
          <w:szCs w:val="24"/>
        </w:rPr>
        <w:t>Sculley, M. (2019). Standardization of the Striped Marlin (</w:t>
      </w:r>
      <w:proofErr w:type="spellStart"/>
      <w:r w:rsidRPr="004731E2">
        <w:rPr>
          <w:szCs w:val="24"/>
        </w:rPr>
        <w:t>Kajikia</w:t>
      </w:r>
      <w:proofErr w:type="spellEnd"/>
      <w:r w:rsidRPr="004731E2">
        <w:rPr>
          <w:szCs w:val="24"/>
        </w:rPr>
        <w:t xml:space="preserve"> </w:t>
      </w:r>
      <w:proofErr w:type="spellStart"/>
      <w:r w:rsidRPr="004731E2">
        <w:rPr>
          <w:szCs w:val="24"/>
        </w:rPr>
        <w:t>audax</w:t>
      </w:r>
      <w:proofErr w:type="spellEnd"/>
      <w:r w:rsidRPr="004731E2">
        <w:rPr>
          <w:szCs w:val="24"/>
        </w:rPr>
        <w:t>) Catch per Unit Effort Data Caught by the Hawaii-based Longline Fishery from 1994-2017 Using Generalized Linear Models. ISC/19/BILLWG-01/06.</w:t>
      </w:r>
    </w:p>
    <w:p w14:paraId="26ED817F" w14:textId="2EE7CAA1" w:rsidR="004731E2" w:rsidRPr="004731E2" w:rsidDel="00C86E60" w:rsidRDefault="004731E2" w:rsidP="006D1FB4">
      <w:pPr>
        <w:pStyle w:val="Literature"/>
        <w:rPr>
          <w:del w:id="51" w:author="Michelle Sculley" w:date="2022-10-31T12:35:00Z"/>
          <w:szCs w:val="24"/>
        </w:rPr>
      </w:pPr>
      <w:del w:id="52" w:author="Michelle Sculley" w:date="2022-10-31T12:35:00Z">
        <w:r w:rsidRPr="004731E2" w:rsidDel="00C86E60">
          <w:rPr>
            <w:szCs w:val="24"/>
          </w:rPr>
          <w:lastRenderedPageBreak/>
          <w:delText xml:space="preserve">U.S. Naval Observatory. 2017. Fraction of the Moon Illuminated at Midnight Hawaii-Aleutian Standard Time. </w:delText>
        </w:r>
        <w:r w:rsidR="00561963" w:rsidDel="00C86E60">
          <w:fldChar w:fldCharType="begin"/>
        </w:r>
        <w:r w:rsidR="00561963" w:rsidDel="00C86E60">
          <w:delInstrText xml:space="preserve"> HYPERLINK "http://aa.usno.</w:delInstrText>
        </w:r>
        <w:r w:rsidR="00561963" w:rsidDel="00C86E60">
          <w:delInstrText xml:space="preserve">navy.mil/data/docs/MoonFraction.php" </w:delInstrText>
        </w:r>
        <w:r w:rsidR="00561963" w:rsidDel="00C86E60">
          <w:fldChar w:fldCharType="separate"/>
        </w:r>
        <w:r w:rsidRPr="004731E2" w:rsidDel="00C86E60">
          <w:rPr>
            <w:rStyle w:val="Hyperlink"/>
            <w:szCs w:val="24"/>
          </w:rPr>
          <w:delText>http://aa.usno.navy.mil/data/docs/MoonFraction.php</w:delText>
        </w:r>
        <w:r w:rsidR="00561963" w:rsidDel="00C86E60">
          <w:rPr>
            <w:rStyle w:val="Hyperlink"/>
            <w:szCs w:val="24"/>
          </w:rPr>
          <w:fldChar w:fldCharType="end"/>
        </w:r>
        <w:r w:rsidRPr="004731E2" w:rsidDel="00C86E60">
          <w:rPr>
            <w:rStyle w:val="Hyperlink"/>
            <w:szCs w:val="24"/>
          </w:rPr>
          <w:delText xml:space="preserve"> </w:delText>
        </w:r>
        <w:r w:rsidRPr="004731E2" w:rsidDel="00C86E60">
          <w:rPr>
            <w:szCs w:val="24"/>
          </w:rPr>
          <w:delText>Accessed 10 October 2017.</w:delText>
        </w:r>
      </w:del>
    </w:p>
    <w:p w14:paraId="008D9A0A" w14:textId="1EFA71BC" w:rsidR="004731E2" w:rsidRPr="004731E2" w:rsidDel="00C86E60" w:rsidRDefault="004731E2" w:rsidP="006D1FB4">
      <w:pPr>
        <w:pStyle w:val="Literature"/>
        <w:rPr>
          <w:del w:id="53" w:author="Michelle Sculley" w:date="2022-10-31T12:35:00Z"/>
          <w:szCs w:val="24"/>
        </w:rPr>
      </w:pPr>
      <w:del w:id="54" w:author="Michelle Sculley" w:date="2022-10-31T12:35:00Z">
        <w:r w:rsidRPr="004731E2" w:rsidDel="00C86E60">
          <w:rPr>
            <w:szCs w:val="24"/>
          </w:rPr>
          <w:delText>.</w:delText>
        </w:r>
      </w:del>
    </w:p>
    <w:p w14:paraId="535B2E40" w14:textId="77777777" w:rsidR="004731E2" w:rsidRPr="004731E2" w:rsidRDefault="004731E2" w:rsidP="006D1FB4">
      <w:pPr>
        <w:pStyle w:val="Literature"/>
        <w:rPr>
          <w:rStyle w:val="Hyperlink"/>
          <w:szCs w:val="24"/>
        </w:rPr>
        <w:sectPr w:rsidR="004731E2" w:rsidRPr="004731E2" w:rsidSect="00C87FF2">
          <w:footerReference w:type="default" r:id="rId18"/>
          <w:pgSz w:w="12240" w:h="15840"/>
          <w:pgMar w:top="1440" w:right="1440" w:bottom="1440" w:left="1440" w:header="720" w:footer="720" w:gutter="0"/>
          <w:cols w:space="720"/>
          <w:docGrid w:linePitch="360"/>
        </w:sectPr>
      </w:pPr>
    </w:p>
    <w:p w14:paraId="6C0A2511" w14:textId="302B1987" w:rsidR="004731E2" w:rsidRDefault="004731E2" w:rsidP="006D1FB4">
      <w:pPr>
        <w:pStyle w:val="Heading1"/>
        <w:rPr>
          <w:rStyle w:val="IntenseEmphasis"/>
          <w:b/>
          <w:bCs w:val="0"/>
          <w:i w:val="0"/>
          <w:iCs w:val="0"/>
          <w:color w:val="auto"/>
        </w:rPr>
      </w:pPr>
      <w:r w:rsidRPr="004731E2">
        <w:rPr>
          <w:rStyle w:val="IntenseEmphasis"/>
          <w:b/>
          <w:bCs w:val="0"/>
          <w:i w:val="0"/>
          <w:iCs w:val="0"/>
          <w:color w:val="auto"/>
        </w:rPr>
        <w:lastRenderedPageBreak/>
        <w:t>Tables</w:t>
      </w:r>
    </w:p>
    <w:p w14:paraId="044B34C9" w14:textId="40983058" w:rsidR="007C53F1" w:rsidRDefault="007C53F1" w:rsidP="004E3AA1">
      <w:pPr>
        <w:pStyle w:val="Caption"/>
      </w:pPr>
      <w:bookmarkStart w:id="55" w:name="_Ref117258462"/>
      <w:r>
        <w:t xml:space="preserve">Table </w:t>
      </w:r>
      <w:r w:rsidR="00561963">
        <w:fldChar w:fldCharType="begin"/>
      </w:r>
      <w:r w:rsidR="00561963">
        <w:instrText xml:space="preserve"> SEQ Table \* ARABIC </w:instrText>
      </w:r>
      <w:r w:rsidR="00561963">
        <w:fldChar w:fldCharType="separate"/>
      </w:r>
      <w:r w:rsidR="00B76A63">
        <w:rPr>
          <w:noProof/>
        </w:rPr>
        <w:t>1</w:t>
      </w:r>
      <w:r w:rsidR="00561963">
        <w:rPr>
          <w:noProof/>
        </w:rPr>
        <w:fldChar w:fldCharType="end"/>
      </w:r>
      <w:bookmarkEnd w:id="55"/>
      <w:r>
        <w:t xml:space="preserve">. </w:t>
      </w:r>
      <w:r w:rsidRPr="007C53F1">
        <w:t xml:space="preserve">Selected models used in the CPUE standardization. All models included year and random effects of permit. Additive (smooth) terms are noted by </w:t>
      </w:r>
      <w:proofErr w:type="gramStart"/>
      <w:r w:rsidRPr="007C53F1">
        <w:t>s(</w:t>
      </w:r>
      <w:proofErr w:type="gramEnd"/>
      <w:r w:rsidRPr="007C53F1">
        <w:t>). Model covariates include hour (Hour), day of year (</w:t>
      </w:r>
      <w:proofErr w:type="spellStart"/>
      <w:r w:rsidRPr="007C53F1">
        <w:t>Yday</w:t>
      </w:r>
      <w:proofErr w:type="spellEnd"/>
      <w:r w:rsidRPr="007C53F1">
        <w:t>), latitude (</w:t>
      </w:r>
      <w:proofErr w:type="spellStart"/>
      <w:r w:rsidRPr="007C53F1">
        <w:t>Lat</w:t>
      </w:r>
      <w:proofErr w:type="spellEnd"/>
      <w:r w:rsidRPr="007C53F1">
        <w:t>), longitude (Lon), hooks per float (HPF), moon phase (Moon), sea surface temperature (SST), and bait type (Bait).</w:t>
      </w:r>
    </w:p>
    <w:tbl>
      <w:tblPr>
        <w:tblStyle w:val="TableGrid"/>
        <w:tblW w:w="0" w:type="auto"/>
        <w:tblLook w:val="04A0" w:firstRow="1" w:lastRow="0" w:firstColumn="1" w:lastColumn="0" w:noHBand="0" w:noVBand="1"/>
      </w:tblPr>
      <w:tblGrid>
        <w:gridCol w:w="2337"/>
        <w:gridCol w:w="2337"/>
        <w:gridCol w:w="2338"/>
        <w:gridCol w:w="2338"/>
      </w:tblGrid>
      <w:tr w:rsidR="003A31EB" w:rsidRPr="003A31EB" w14:paraId="3D00CB68" w14:textId="77777777" w:rsidTr="00B76A63">
        <w:tc>
          <w:tcPr>
            <w:tcW w:w="2337" w:type="dxa"/>
            <w:tcMar>
              <w:top w:w="72" w:type="dxa"/>
              <w:left w:w="115" w:type="dxa"/>
              <w:bottom w:w="72" w:type="dxa"/>
              <w:right w:w="115" w:type="dxa"/>
            </w:tcMar>
            <w:vAlign w:val="center"/>
          </w:tcPr>
          <w:p w14:paraId="1808703B" w14:textId="77777777" w:rsidR="003A31EB" w:rsidRPr="00B76A63" w:rsidRDefault="003A31EB" w:rsidP="003A31EB">
            <w:pPr>
              <w:jc w:val="left"/>
              <w:rPr>
                <w:rFonts w:ascii="Times New Roman" w:hAnsi="Times New Roman" w:cs="Times New Roman"/>
                <w:b/>
                <w:color w:val="000000" w:themeColor="text1"/>
                <w:sz w:val="24"/>
                <w:szCs w:val="24"/>
              </w:rPr>
            </w:pPr>
            <w:r w:rsidRPr="00B76A63">
              <w:rPr>
                <w:rFonts w:ascii="Times New Roman" w:hAnsi="Times New Roman" w:cs="Times New Roman"/>
                <w:b/>
                <w:color w:val="000000" w:themeColor="text1"/>
                <w:sz w:val="24"/>
                <w:szCs w:val="24"/>
              </w:rPr>
              <w:t>Form / Process</w:t>
            </w:r>
          </w:p>
        </w:tc>
        <w:tc>
          <w:tcPr>
            <w:tcW w:w="2337" w:type="dxa"/>
            <w:tcMar>
              <w:top w:w="72" w:type="dxa"/>
              <w:left w:w="115" w:type="dxa"/>
              <w:bottom w:w="72" w:type="dxa"/>
              <w:right w:w="115" w:type="dxa"/>
            </w:tcMar>
            <w:vAlign w:val="center"/>
          </w:tcPr>
          <w:p w14:paraId="16C64733" w14:textId="77777777" w:rsidR="003A31EB" w:rsidRPr="00B76A63" w:rsidRDefault="003A31EB" w:rsidP="003A31EB">
            <w:pPr>
              <w:jc w:val="left"/>
              <w:rPr>
                <w:rFonts w:ascii="Times New Roman" w:hAnsi="Times New Roman" w:cs="Times New Roman"/>
                <w:b/>
                <w:color w:val="000000" w:themeColor="text1"/>
                <w:sz w:val="24"/>
                <w:szCs w:val="24"/>
              </w:rPr>
            </w:pPr>
            <w:r w:rsidRPr="00B76A63">
              <w:rPr>
                <w:rFonts w:ascii="Times New Roman" w:hAnsi="Times New Roman" w:cs="Times New Roman"/>
                <w:b/>
                <w:color w:val="000000" w:themeColor="text1"/>
                <w:sz w:val="24"/>
                <w:szCs w:val="24"/>
              </w:rPr>
              <w:t>Model Covariates</w:t>
            </w:r>
          </w:p>
        </w:tc>
        <w:tc>
          <w:tcPr>
            <w:tcW w:w="2338" w:type="dxa"/>
            <w:tcMar>
              <w:top w:w="72" w:type="dxa"/>
              <w:left w:w="115" w:type="dxa"/>
              <w:bottom w:w="72" w:type="dxa"/>
              <w:right w:w="115" w:type="dxa"/>
            </w:tcMar>
            <w:vAlign w:val="center"/>
          </w:tcPr>
          <w:p w14:paraId="4FA6391B" w14:textId="77777777" w:rsidR="003A31EB" w:rsidRPr="00B76A63" w:rsidRDefault="003A31EB" w:rsidP="003A31EB">
            <w:pPr>
              <w:jc w:val="left"/>
              <w:rPr>
                <w:rFonts w:ascii="Times New Roman" w:hAnsi="Times New Roman" w:cs="Times New Roman"/>
                <w:b/>
                <w:color w:val="000000" w:themeColor="text1"/>
                <w:sz w:val="24"/>
                <w:szCs w:val="24"/>
              </w:rPr>
            </w:pPr>
            <w:r w:rsidRPr="00B76A63">
              <w:rPr>
                <w:rFonts w:ascii="Times New Roman" w:hAnsi="Times New Roman" w:cs="Times New Roman"/>
                <w:b/>
                <w:color w:val="000000" w:themeColor="text1"/>
                <w:sz w:val="24"/>
                <w:szCs w:val="24"/>
              </w:rPr>
              <w:t>% Deviance Explained</w:t>
            </w:r>
          </w:p>
        </w:tc>
        <w:tc>
          <w:tcPr>
            <w:tcW w:w="2338" w:type="dxa"/>
            <w:tcMar>
              <w:top w:w="72" w:type="dxa"/>
              <w:left w:w="115" w:type="dxa"/>
              <w:bottom w:w="72" w:type="dxa"/>
              <w:right w:w="115" w:type="dxa"/>
            </w:tcMar>
            <w:vAlign w:val="center"/>
          </w:tcPr>
          <w:p w14:paraId="36E9A8E3" w14:textId="77777777" w:rsidR="003A31EB" w:rsidRPr="00B76A63" w:rsidRDefault="003A31EB" w:rsidP="003A31EB">
            <w:pPr>
              <w:jc w:val="left"/>
              <w:rPr>
                <w:rFonts w:ascii="Times New Roman" w:hAnsi="Times New Roman" w:cs="Times New Roman"/>
                <w:b/>
                <w:color w:val="000000" w:themeColor="text1"/>
                <w:sz w:val="24"/>
                <w:szCs w:val="24"/>
              </w:rPr>
            </w:pPr>
            <w:r w:rsidRPr="00B76A63">
              <w:rPr>
                <w:rFonts w:ascii="Times New Roman" w:hAnsi="Times New Roman" w:cs="Times New Roman"/>
                <w:b/>
                <w:color w:val="000000" w:themeColor="text1"/>
                <w:sz w:val="24"/>
                <w:szCs w:val="24"/>
              </w:rPr>
              <w:t>Comments</w:t>
            </w:r>
          </w:p>
        </w:tc>
      </w:tr>
      <w:tr w:rsidR="003A31EB" w14:paraId="1B04775F" w14:textId="77777777" w:rsidTr="00B76A63">
        <w:tc>
          <w:tcPr>
            <w:tcW w:w="9350" w:type="dxa"/>
            <w:gridSpan w:val="4"/>
            <w:tcMar>
              <w:top w:w="72" w:type="dxa"/>
              <w:left w:w="115" w:type="dxa"/>
              <w:bottom w:w="72" w:type="dxa"/>
              <w:right w:w="115" w:type="dxa"/>
            </w:tcMar>
          </w:tcPr>
          <w:p w14:paraId="62881E6F" w14:textId="4DEC17D2" w:rsidR="003A31EB" w:rsidRDefault="003A31EB" w:rsidP="003A31EB">
            <w:pPr>
              <w:jc w:val="left"/>
              <w:rPr>
                <w:rFonts w:ascii="Times New Roman" w:hAnsi="Times New Roman" w:cs="Times New Roman"/>
                <w:sz w:val="24"/>
                <w:szCs w:val="24"/>
              </w:rPr>
            </w:pPr>
            <w:r>
              <w:rPr>
                <w:rFonts w:ascii="Times New Roman" w:hAnsi="Times New Roman" w:cs="Times New Roman"/>
                <w:sz w:val="24"/>
                <w:szCs w:val="24"/>
              </w:rPr>
              <w:t>Shallow Set, 1995–2000 (</w:t>
            </w:r>
            <w:r w:rsidRPr="003A31EB">
              <w:rPr>
                <w:rFonts w:ascii="Times New Roman" w:hAnsi="Times New Roman" w:cs="Times New Roman"/>
                <w:i/>
                <w:sz w:val="24"/>
                <w:szCs w:val="24"/>
              </w:rPr>
              <w:t>N</w:t>
            </w:r>
            <w:r>
              <w:rPr>
                <w:rFonts w:ascii="Times New Roman" w:hAnsi="Times New Roman" w:cs="Times New Roman"/>
                <w:sz w:val="24"/>
                <w:szCs w:val="24"/>
              </w:rPr>
              <w:t xml:space="preserve"> = 24,233; 14.7% zeros)</w:t>
            </w:r>
          </w:p>
        </w:tc>
      </w:tr>
      <w:tr w:rsidR="003A31EB" w14:paraId="0419A46A" w14:textId="77777777" w:rsidTr="00B76A63">
        <w:tc>
          <w:tcPr>
            <w:tcW w:w="2337" w:type="dxa"/>
            <w:tcMar>
              <w:top w:w="72" w:type="dxa"/>
              <w:left w:w="115" w:type="dxa"/>
              <w:bottom w:w="72" w:type="dxa"/>
              <w:right w:w="115" w:type="dxa"/>
            </w:tcMar>
          </w:tcPr>
          <w:p w14:paraId="15643255" w14:textId="77777777" w:rsidR="003A31EB" w:rsidRDefault="003A31EB" w:rsidP="003A31EB">
            <w:pPr>
              <w:jc w:val="left"/>
              <w:rPr>
                <w:rFonts w:ascii="Times New Roman" w:hAnsi="Times New Roman" w:cs="Times New Roman"/>
                <w:sz w:val="24"/>
                <w:szCs w:val="24"/>
              </w:rPr>
            </w:pPr>
            <w:r>
              <w:rPr>
                <w:rFonts w:ascii="Times New Roman" w:hAnsi="Times New Roman" w:cs="Times New Roman"/>
                <w:sz w:val="24"/>
                <w:szCs w:val="24"/>
              </w:rPr>
              <w:t>GAMM presence / absence</w:t>
            </w:r>
          </w:p>
        </w:tc>
        <w:tc>
          <w:tcPr>
            <w:tcW w:w="2337" w:type="dxa"/>
            <w:tcMar>
              <w:top w:w="72" w:type="dxa"/>
              <w:left w:w="115" w:type="dxa"/>
              <w:bottom w:w="72" w:type="dxa"/>
              <w:right w:w="115" w:type="dxa"/>
            </w:tcMar>
          </w:tcPr>
          <w:p w14:paraId="3FEBB0E9" w14:textId="77777777" w:rsidR="003A31EB" w:rsidRDefault="003A31EB" w:rsidP="003A31EB">
            <w:pPr>
              <w:jc w:val="left"/>
              <w:rPr>
                <w:rFonts w:ascii="Times New Roman" w:hAnsi="Times New Roman" w:cs="Times New Roman"/>
                <w:sz w:val="24"/>
                <w:szCs w:val="24"/>
              </w:rPr>
            </w:pPr>
            <w:r>
              <w:rPr>
                <w:rFonts w:ascii="Times New Roman" w:hAnsi="Times New Roman" w:cs="Times New Roman"/>
                <w:sz w:val="24"/>
                <w:szCs w:val="24"/>
              </w:rPr>
              <w:t>s(Hour) + s(</w:t>
            </w:r>
            <w:proofErr w:type="spellStart"/>
            <w:r>
              <w:rPr>
                <w:rFonts w:ascii="Times New Roman" w:hAnsi="Times New Roman" w:cs="Times New Roman"/>
                <w:sz w:val="24"/>
                <w:szCs w:val="24"/>
              </w:rPr>
              <w:t>Yday</w:t>
            </w:r>
            <w:proofErr w:type="spellEnd"/>
            <w:r>
              <w:rPr>
                <w:rFonts w:ascii="Times New Roman" w:hAnsi="Times New Roman" w:cs="Times New Roman"/>
                <w:sz w:val="24"/>
                <w:szCs w:val="24"/>
              </w:rPr>
              <w:t>) + s(</w:t>
            </w:r>
            <w:proofErr w:type="spellStart"/>
            <w:r>
              <w:rPr>
                <w:rFonts w:ascii="Times New Roman" w:hAnsi="Times New Roman" w:cs="Times New Roman"/>
                <w:sz w:val="24"/>
                <w:szCs w:val="24"/>
              </w:rPr>
              <w:t>Lat</w:t>
            </w:r>
            <w:proofErr w:type="spellEnd"/>
            <w:r>
              <w:rPr>
                <w:rFonts w:ascii="Times New Roman" w:hAnsi="Times New Roman" w:cs="Times New Roman"/>
                <w:sz w:val="24"/>
                <w:szCs w:val="24"/>
              </w:rPr>
              <w:t>) + HPF</w:t>
            </w:r>
          </w:p>
        </w:tc>
        <w:tc>
          <w:tcPr>
            <w:tcW w:w="2338" w:type="dxa"/>
            <w:tcMar>
              <w:top w:w="72" w:type="dxa"/>
              <w:left w:w="115" w:type="dxa"/>
              <w:bottom w:w="72" w:type="dxa"/>
              <w:right w:w="115" w:type="dxa"/>
            </w:tcMar>
          </w:tcPr>
          <w:p w14:paraId="4FEE9FCD" w14:textId="77777777" w:rsidR="003A31EB" w:rsidRDefault="003A31EB" w:rsidP="003A31EB">
            <w:pPr>
              <w:jc w:val="left"/>
              <w:rPr>
                <w:rFonts w:ascii="Times New Roman" w:hAnsi="Times New Roman" w:cs="Times New Roman"/>
                <w:sz w:val="24"/>
                <w:szCs w:val="24"/>
              </w:rPr>
            </w:pPr>
            <w:r>
              <w:rPr>
                <w:rFonts w:ascii="Times New Roman" w:hAnsi="Times New Roman" w:cs="Times New Roman"/>
                <w:sz w:val="24"/>
                <w:szCs w:val="24"/>
              </w:rPr>
              <w:t>48.4</w:t>
            </w:r>
          </w:p>
        </w:tc>
        <w:tc>
          <w:tcPr>
            <w:tcW w:w="2338" w:type="dxa"/>
            <w:tcMar>
              <w:top w:w="72" w:type="dxa"/>
              <w:left w:w="115" w:type="dxa"/>
              <w:bottom w:w="72" w:type="dxa"/>
              <w:right w:w="115" w:type="dxa"/>
            </w:tcMar>
          </w:tcPr>
          <w:p w14:paraId="10756E6A" w14:textId="356CB4FB" w:rsidR="003A31EB" w:rsidRDefault="003A31EB" w:rsidP="003A31EB">
            <w:pPr>
              <w:jc w:val="left"/>
              <w:rPr>
                <w:rFonts w:ascii="Times New Roman" w:hAnsi="Times New Roman" w:cs="Times New Roman"/>
                <w:sz w:val="24"/>
                <w:szCs w:val="24"/>
              </w:rPr>
            </w:pPr>
            <w:r w:rsidRPr="0030051E">
              <w:rPr>
                <w:rFonts w:ascii="Times New Roman" w:hAnsi="Times New Roman" w:cs="Times New Roman"/>
                <w:sz w:val="24"/>
                <w:szCs w:val="24"/>
              </w:rPr>
              <w:t>L</w:t>
            </w:r>
            <w:r w:rsidR="00F867B8">
              <w:rPr>
                <w:rFonts w:ascii="Times New Roman" w:hAnsi="Times New Roman" w:cs="Times New Roman"/>
                <w:sz w:val="24"/>
                <w:szCs w:val="24"/>
              </w:rPr>
              <w:t>on</w:t>
            </w:r>
            <w:r w:rsidRPr="0030051E">
              <w:rPr>
                <w:rFonts w:ascii="Times New Roman" w:hAnsi="Times New Roman" w:cs="Times New Roman"/>
                <w:sz w:val="24"/>
                <w:szCs w:val="24"/>
              </w:rPr>
              <w:t xml:space="preserve"> and Moon were eliminated</w:t>
            </w:r>
            <w:r>
              <w:rPr>
                <w:rFonts w:ascii="Times New Roman" w:hAnsi="Times New Roman" w:cs="Times New Roman"/>
                <w:sz w:val="24"/>
                <w:szCs w:val="24"/>
              </w:rPr>
              <w:t xml:space="preserve"> from consideration after </w:t>
            </w:r>
            <w:proofErr w:type="spellStart"/>
            <w:r>
              <w:rPr>
                <w:rFonts w:ascii="Times New Roman" w:hAnsi="Times New Roman" w:cs="Times New Roman"/>
                <w:sz w:val="24"/>
                <w:szCs w:val="24"/>
              </w:rPr>
              <w:t>Lat</w:t>
            </w:r>
            <w:proofErr w:type="spellEnd"/>
            <w:r>
              <w:rPr>
                <w:rFonts w:ascii="Times New Roman" w:hAnsi="Times New Roman" w:cs="Times New Roman"/>
                <w:sz w:val="24"/>
                <w:szCs w:val="24"/>
              </w:rPr>
              <w:t xml:space="preserve"> was selected due to</w:t>
            </w:r>
            <w:r w:rsidRPr="0030051E">
              <w:rPr>
                <w:rFonts w:ascii="Times New Roman" w:hAnsi="Times New Roman" w:cs="Times New Roman"/>
                <w:sz w:val="24"/>
                <w:szCs w:val="24"/>
              </w:rPr>
              <w:t xml:space="preserve"> converge</w:t>
            </w:r>
            <w:r>
              <w:rPr>
                <w:rFonts w:ascii="Times New Roman" w:hAnsi="Times New Roman" w:cs="Times New Roman"/>
                <w:sz w:val="24"/>
                <w:szCs w:val="24"/>
              </w:rPr>
              <w:t>nce failure</w:t>
            </w:r>
            <w:r w:rsidRPr="0030051E">
              <w:rPr>
                <w:rFonts w:ascii="Times New Roman" w:hAnsi="Times New Roman" w:cs="Times New Roman"/>
                <w:sz w:val="24"/>
                <w:szCs w:val="24"/>
              </w:rPr>
              <w:t>.</w:t>
            </w:r>
          </w:p>
        </w:tc>
      </w:tr>
      <w:tr w:rsidR="003A31EB" w14:paraId="3F50D0CD" w14:textId="77777777" w:rsidTr="00B76A63">
        <w:tc>
          <w:tcPr>
            <w:tcW w:w="2337" w:type="dxa"/>
            <w:tcMar>
              <w:top w:w="72" w:type="dxa"/>
              <w:left w:w="115" w:type="dxa"/>
              <w:bottom w:w="72" w:type="dxa"/>
              <w:right w:w="115" w:type="dxa"/>
            </w:tcMar>
          </w:tcPr>
          <w:p w14:paraId="66C52A0E" w14:textId="77777777" w:rsidR="003A31EB" w:rsidRDefault="003A31EB" w:rsidP="003A31EB">
            <w:pPr>
              <w:jc w:val="left"/>
              <w:rPr>
                <w:rFonts w:ascii="Times New Roman" w:hAnsi="Times New Roman" w:cs="Times New Roman"/>
                <w:sz w:val="24"/>
                <w:szCs w:val="24"/>
              </w:rPr>
            </w:pPr>
            <w:r>
              <w:rPr>
                <w:rFonts w:ascii="Times New Roman" w:hAnsi="Times New Roman" w:cs="Times New Roman"/>
                <w:sz w:val="24"/>
                <w:szCs w:val="24"/>
              </w:rPr>
              <w:t>GAMM positive process</w:t>
            </w:r>
          </w:p>
        </w:tc>
        <w:tc>
          <w:tcPr>
            <w:tcW w:w="2337" w:type="dxa"/>
            <w:tcMar>
              <w:top w:w="72" w:type="dxa"/>
              <w:left w:w="115" w:type="dxa"/>
              <w:bottom w:w="72" w:type="dxa"/>
              <w:right w:w="115" w:type="dxa"/>
            </w:tcMar>
          </w:tcPr>
          <w:p w14:paraId="34EB5A17" w14:textId="77777777" w:rsidR="003A31EB" w:rsidRDefault="003A31EB" w:rsidP="003A31EB">
            <w:pPr>
              <w:jc w:val="left"/>
              <w:rPr>
                <w:rFonts w:ascii="Times New Roman" w:hAnsi="Times New Roman" w:cs="Times New Roman"/>
                <w:sz w:val="24"/>
                <w:szCs w:val="24"/>
              </w:rPr>
            </w:pPr>
            <w:r>
              <w:rPr>
                <w:rFonts w:ascii="Times New Roman" w:hAnsi="Times New Roman" w:cs="Times New Roman"/>
                <w:sz w:val="24"/>
                <w:szCs w:val="24"/>
              </w:rPr>
              <w:t>s(</w:t>
            </w:r>
            <w:proofErr w:type="spellStart"/>
            <w:r>
              <w:rPr>
                <w:rFonts w:ascii="Times New Roman" w:hAnsi="Times New Roman" w:cs="Times New Roman"/>
                <w:sz w:val="24"/>
                <w:szCs w:val="24"/>
              </w:rPr>
              <w:t>Lat</w:t>
            </w:r>
            <w:proofErr w:type="spellEnd"/>
            <w:r>
              <w:rPr>
                <w:rFonts w:ascii="Times New Roman" w:hAnsi="Times New Roman" w:cs="Times New Roman"/>
                <w:sz w:val="24"/>
                <w:szCs w:val="24"/>
              </w:rPr>
              <w:t>) + s(</w:t>
            </w:r>
            <w:proofErr w:type="spellStart"/>
            <w:r>
              <w:rPr>
                <w:rFonts w:ascii="Times New Roman" w:hAnsi="Times New Roman" w:cs="Times New Roman"/>
                <w:sz w:val="24"/>
                <w:szCs w:val="24"/>
              </w:rPr>
              <w:t>Yday</w:t>
            </w:r>
            <w:proofErr w:type="spellEnd"/>
            <w:r>
              <w:rPr>
                <w:rFonts w:ascii="Times New Roman" w:hAnsi="Times New Roman" w:cs="Times New Roman"/>
                <w:sz w:val="24"/>
                <w:szCs w:val="24"/>
              </w:rPr>
              <w:t>) + s(Moon) + s(Lon) + s(Hour) + HPF</w:t>
            </w:r>
          </w:p>
        </w:tc>
        <w:tc>
          <w:tcPr>
            <w:tcW w:w="2338" w:type="dxa"/>
            <w:tcMar>
              <w:top w:w="72" w:type="dxa"/>
              <w:left w:w="115" w:type="dxa"/>
              <w:bottom w:w="72" w:type="dxa"/>
              <w:right w:w="115" w:type="dxa"/>
            </w:tcMar>
          </w:tcPr>
          <w:p w14:paraId="43EBF9A0" w14:textId="77777777" w:rsidR="003A31EB" w:rsidRDefault="003A31EB" w:rsidP="003A31EB">
            <w:pPr>
              <w:jc w:val="left"/>
              <w:rPr>
                <w:rFonts w:ascii="Times New Roman" w:hAnsi="Times New Roman" w:cs="Times New Roman"/>
                <w:sz w:val="24"/>
                <w:szCs w:val="24"/>
              </w:rPr>
            </w:pPr>
            <w:r>
              <w:rPr>
                <w:rFonts w:ascii="Times New Roman" w:hAnsi="Times New Roman" w:cs="Times New Roman"/>
                <w:sz w:val="24"/>
                <w:szCs w:val="24"/>
              </w:rPr>
              <w:t>48.9</w:t>
            </w:r>
          </w:p>
        </w:tc>
        <w:tc>
          <w:tcPr>
            <w:tcW w:w="2338" w:type="dxa"/>
            <w:tcMar>
              <w:top w:w="72" w:type="dxa"/>
              <w:left w:w="115" w:type="dxa"/>
              <w:bottom w:w="72" w:type="dxa"/>
              <w:right w:w="115" w:type="dxa"/>
            </w:tcMar>
          </w:tcPr>
          <w:p w14:paraId="4ED43DB9" w14:textId="77777777" w:rsidR="003A31EB" w:rsidRDefault="003A31EB" w:rsidP="003A31EB">
            <w:pPr>
              <w:jc w:val="left"/>
              <w:rPr>
                <w:rFonts w:ascii="Times New Roman" w:hAnsi="Times New Roman" w:cs="Times New Roman"/>
                <w:sz w:val="24"/>
                <w:szCs w:val="24"/>
              </w:rPr>
            </w:pPr>
          </w:p>
        </w:tc>
      </w:tr>
      <w:tr w:rsidR="003A31EB" w14:paraId="0231A203" w14:textId="77777777" w:rsidTr="00B76A63">
        <w:tc>
          <w:tcPr>
            <w:tcW w:w="9350" w:type="dxa"/>
            <w:gridSpan w:val="4"/>
            <w:tcMar>
              <w:top w:w="72" w:type="dxa"/>
              <w:left w:w="115" w:type="dxa"/>
              <w:bottom w:w="72" w:type="dxa"/>
              <w:right w:w="115" w:type="dxa"/>
            </w:tcMar>
          </w:tcPr>
          <w:p w14:paraId="1A672636" w14:textId="2723E523" w:rsidR="003A31EB" w:rsidRDefault="003A31EB" w:rsidP="003A31EB">
            <w:pPr>
              <w:jc w:val="left"/>
              <w:rPr>
                <w:rFonts w:ascii="Times New Roman" w:hAnsi="Times New Roman" w:cs="Times New Roman"/>
                <w:sz w:val="24"/>
                <w:szCs w:val="24"/>
              </w:rPr>
            </w:pPr>
            <w:r>
              <w:rPr>
                <w:rFonts w:ascii="Times New Roman" w:hAnsi="Times New Roman" w:cs="Times New Roman"/>
                <w:sz w:val="24"/>
                <w:szCs w:val="24"/>
              </w:rPr>
              <w:t>Shallow Set, 2005–2021 (</w:t>
            </w:r>
            <w:r w:rsidRPr="003A31EB">
              <w:rPr>
                <w:rFonts w:ascii="Times New Roman" w:hAnsi="Times New Roman" w:cs="Times New Roman"/>
                <w:i/>
                <w:sz w:val="24"/>
                <w:szCs w:val="24"/>
              </w:rPr>
              <w:t>N</w:t>
            </w:r>
            <w:r>
              <w:rPr>
                <w:rFonts w:ascii="Times New Roman" w:hAnsi="Times New Roman" w:cs="Times New Roman"/>
                <w:sz w:val="24"/>
                <w:szCs w:val="24"/>
              </w:rPr>
              <w:t xml:space="preserve"> = 18,723; 1.1% zeros)</w:t>
            </w:r>
          </w:p>
        </w:tc>
      </w:tr>
      <w:tr w:rsidR="003A31EB" w14:paraId="5DFE6699" w14:textId="77777777" w:rsidTr="00B76A63">
        <w:tc>
          <w:tcPr>
            <w:tcW w:w="2337" w:type="dxa"/>
            <w:tcMar>
              <w:top w:w="72" w:type="dxa"/>
              <w:left w:w="115" w:type="dxa"/>
              <w:bottom w:w="72" w:type="dxa"/>
              <w:right w:w="115" w:type="dxa"/>
            </w:tcMar>
          </w:tcPr>
          <w:p w14:paraId="45211000" w14:textId="77777777" w:rsidR="003A31EB" w:rsidRDefault="003A31EB" w:rsidP="003A31EB">
            <w:pPr>
              <w:jc w:val="left"/>
              <w:rPr>
                <w:rFonts w:ascii="Times New Roman" w:hAnsi="Times New Roman" w:cs="Times New Roman"/>
                <w:sz w:val="24"/>
                <w:szCs w:val="24"/>
              </w:rPr>
            </w:pPr>
            <w:r>
              <w:rPr>
                <w:rFonts w:ascii="Times New Roman" w:hAnsi="Times New Roman" w:cs="Times New Roman"/>
                <w:sz w:val="24"/>
                <w:szCs w:val="24"/>
              </w:rPr>
              <w:t>GAMM positive process</w:t>
            </w:r>
          </w:p>
        </w:tc>
        <w:tc>
          <w:tcPr>
            <w:tcW w:w="2337" w:type="dxa"/>
            <w:tcMar>
              <w:top w:w="72" w:type="dxa"/>
              <w:left w:w="115" w:type="dxa"/>
              <w:bottom w:w="72" w:type="dxa"/>
              <w:right w:w="115" w:type="dxa"/>
            </w:tcMar>
          </w:tcPr>
          <w:p w14:paraId="206FB1B6" w14:textId="77777777" w:rsidR="003A31EB" w:rsidRDefault="003A31EB" w:rsidP="003A31EB">
            <w:pPr>
              <w:jc w:val="left"/>
              <w:rPr>
                <w:rFonts w:ascii="Times New Roman" w:hAnsi="Times New Roman" w:cs="Times New Roman"/>
                <w:sz w:val="24"/>
                <w:szCs w:val="24"/>
              </w:rPr>
            </w:pPr>
            <w:r>
              <w:rPr>
                <w:rFonts w:ascii="Times New Roman" w:hAnsi="Times New Roman" w:cs="Times New Roman"/>
                <w:sz w:val="24"/>
                <w:szCs w:val="24"/>
              </w:rPr>
              <w:t>s(Moon) + s(</w:t>
            </w:r>
            <w:proofErr w:type="spellStart"/>
            <w:r>
              <w:rPr>
                <w:rFonts w:ascii="Times New Roman" w:hAnsi="Times New Roman" w:cs="Times New Roman"/>
                <w:sz w:val="24"/>
                <w:szCs w:val="24"/>
              </w:rPr>
              <w:t>Yday</w:t>
            </w:r>
            <w:proofErr w:type="spellEnd"/>
            <w:r w:rsidRPr="0030051E">
              <w:rPr>
                <w:rFonts w:ascii="Times New Roman" w:hAnsi="Times New Roman" w:cs="Times New Roman"/>
                <w:sz w:val="24"/>
                <w:szCs w:val="24"/>
              </w:rPr>
              <w:t>) + SST + s(Lon) + s(</w:t>
            </w:r>
            <w:proofErr w:type="spellStart"/>
            <w:r w:rsidRPr="0030051E">
              <w:rPr>
                <w:rFonts w:ascii="Times New Roman" w:hAnsi="Times New Roman" w:cs="Times New Roman"/>
                <w:sz w:val="24"/>
                <w:szCs w:val="24"/>
              </w:rPr>
              <w:t>Lat</w:t>
            </w:r>
            <w:proofErr w:type="spellEnd"/>
            <w:r w:rsidRPr="0030051E">
              <w:rPr>
                <w:rFonts w:ascii="Times New Roman" w:hAnsi="Times New Roman" w:cs="Times New Roman"/>
                <w:sz w:val="24"/>
                <w:szCs w:val="24"/>
              </w:rPr>
              <w:t>)</w:t>
            </w:r>
          </w:p>
        </w:tc>
        <w:tc>
          <w:tcPr>
            <w:tcW w:w="2338" w:type="dxa"/>
            <w:tcMar>
              <w:top w:w="72" w:type="dxa"/>
              <w:left w:w="115" w:type="dxa"/>
              <w:bottom w:w="72" w:type="dxa"/>
              <w:right w:w="115" w:type="dxa"/>
            </w:tcMar>
          </w:tcPr>
          <w:p w14:paraId="78015833" w14:textId="77777777" w:rsidR="003A31EB" w:rsidRDefault="003A31EB" w:rsidP="003A31EB">
            <w:pPr>
              <w:jc w:val="left"/>
              <w:rPr>
                <w:rFonts w:ascii="Times New Roman" w:hAnsi="Times New Roman" w:cs="Times New Roman"/>
                <w:sz w:val="24"/>
                <w:szCs w:val="24"/>
              </w:rPr>
            </w:pPr>
            <w:r>
              <w:rPr>
                <w:rFonts w:ascii="Times New Roman" w:hAnsi="Times New Roman" w:cs="Times New Roman"/>
                <w:sz w:val="24"/>
                <w:szCs w:val="24"/>
              </w:rPr>
              <w:t>34.4</w:t>
            </w:r>
          </w:p>
        </w:tc>
        <w:tc>
          <w:tcPr>
            <w:tcW w:w="2338" w:type="dxa"/>
            <w:tcMar>
              <w:top w:w="72" w:type="dxa"/>
              <w:left w:w="115" w:type="dxa"/>
              <w:bottom w:w="72" w:type="dxa"/>
              <w:right w:w="115" w:type="dxa"/>
            </w:tcMar>
          </w:tcPr>
          <w:p w14:paraId="66A1887F" w14:textId="77777777" w:rsidR="003A31EB" w:rsidRDefault="003A31EB" w:rsidP="003A31EB">
            <w:pPr>
              <w:jc w:val="left"/>
              <w:rPr>
                <w:rFonts w:ascii="Times New Roman" w:hAnsi="Times New Roman" w:cs="Times New Roman"/>
                <w:sz w:val="24"/>
                <w:szCs w:val="24"/>
              </w:rPr>
            </w:pPr>
          </w:p>
        </w:tc>
      </w:tr>
      <w:tr w:rsidR="003A31EB" w14:paraId="7FB23665" w14:textId="77777777" w:rsidTr="00B76A63">
        <w:tc>
          <w:tcPr>
            <w:tcW w:w="9350" w:type="dxa"/>
            <w:gridSpan w:val="4"/>
            <w:tcMar>
              <w:top w:w="72" w:type="dxa"/>
              <w:left w:w="115" w:type="dxa"/>
              <w:bottom w:w="72" w:type="dxa"/>
              <w:right w:w="115" w:type="dxa"/>
            </w:tcMar>
          </w:tcPr>
          <w:p w14:paraId="03B2DC18" w14:textId="16B53B50" w:rsidR="003A31EB" w:rsidRDefault="003A31EB" w:rsidP="003A31EB">
            <w:pPr>
              <w:jc w:val="left"/>
              <w:rPr>
                <w:rFonts w:ascii="Times New Roman" w:hAnsi="Times New Roman" w:cs="Times New Roman"/>
                <w:sz w:val="24"/>
                <w:szCs w:val="24"/>
              </w:rPr>
            </w:pPr>
            <w:r>
              <w:rPr>
                <w:rFonts w:ascii="Times New Roman" w:hAnsi="Times New Roman" w:cs="Times New Roman"/>
                <w:sz w:val="24"/>
                <w:szCs w:val="24"/>
              </w:rPr>
              <w:t>Deep Set, 1995–2021 (</w:t>
            </w:r>
            <w:r w:rsidRPr="003A31EB">
              <w:rPr>
                <w:rFonts w:ascii="Times New Roman" w:hAnsi="Times New Roman" w:cs="Times New Roman"/>
                <w:i/>
                <w:sz w:val="24"/>
                <w:szCs w:val="24"/>
              </w:rPr>
              <w:t>N</w:t>
            </w:r>
            <w:r>
              <w:rPr>
                <w:rFonts w:ascii="Times New Roman" w:hAnsi="Times New Roman" w:cs="Times New Roman"/>
                <w:sz w:val="24"/>
                <w:szCs w:val="24"/>
              </w:rPr>
              <w:t xml:space="preserve"> = 380,915; 84.2% zeros)</w:t>
            </w:r>
          </w:p>
        </w:tc>
      </w:tr>
      <w:tr w:rsidR="003A31EB" w14:paraId="05E377D7" w14:textId="77777777" w:rsidTr="00B76A63">
        <w:tc>
          <w:tcPr>
            <w:tcW w:w="2337" w:type="dxa"/>
            <w:tcMar>
              <w:top w:w="72" w:type="dxa"/>
              <w:left w:w="115" w:type="dxa"/>
              <w:bottom w:w="72" w:type="dxa"/>
              <w:right w:w="115" w:type="dxa"/>
            </w:tcMar>
          </w:tcPr>
          <w:p w14:paraId="72DDAAF0" w14:textId="77777777" w:rsidR="003A31EB" w:rsidRDefault="003A31EB" w:rsidP="003A31EB">
            <w:pPr>
              <w:jc w:val="left"/>
              <w:rPr>
                <w:rFonts w:ascii="Times New Roman" w:hAnsi="Times New Roman" w:cs="Times New Roman"/>
                <w:sz w:val="24"/>
                <w:szCs w:val="24"/>
              </w:rPr>
            </w:pPr>
            <w:r>
              <w:rPr>
                <w:rFonts w:ascii="Times New Roman" w:hAnsi="Times New Roman" w:cs="Times New Roman"/>
                <w:sz w:val="24"/>
                <w:szCs w:val="24"/>
              </w:rPr>
              <w:t>GAMM presence / absence</w:t>
            </w:r>
          </w:p>
        </w:tc>
        <w:tc>
          <w:tcPr>
            <w:tcW w:w="2337" w:type="dxa"/>
            <w:tcMar>
              <w:top w:w="72" w:type="dxa"/>
              <w:left w:w="115" w:type="dxa"/>
              <w:bottom w:w="72" w:type="dxa"/>
              <w:right w:w="115" w:type="dxa"/>
            </w:tcMar>
          </w:tcPr>
          <w:p w14:paraId="3CF3A8E8" w14:textId="77777777" w:rsidR="003A31EB" w:rsidRDefault="003A31EB" w:rsidP="003A31EB">
            <w:pPr>
              <w:jc w:val="left"/>
              <w:rPr>
                <w:rFonts w:ascii="Times New Roman" w:hAnsi="Times New Roman" w:cs="Times New Roman"/>
                <w:sz w:val="24"/>
                <w:szCs w:val="24"/>
              </w:rPr>
            </w:pPr>
            <w:r>
              <w:rPr>
                <w:rFonts w:ascii="Times New Roman" w:hAnsi="Times New Roman" w:cs="Times New Roman"/>
                <w:sz w:val="24"/>
                <w:szCs w:val="24"/>
              </w:rPr>
              <w:t>s(</w:t>
            </w:r>
            <w:proofErr w:type="spellStart"/>
            <w:r>
              <w:rPr>
                <w:rFonts w:ascii="Times New Roman" w:hAnsi="Times New Roman" w:cs="Times New Roman"/>
                <w:sz w:val="24"/>
                <w:szCs w:val="24"/>
              </w:rPr>
              <w:t>Yday</w:t>
            </w:r>
            <w:proofErr w:type="spellEnd"/>
            <w:r w:rsidRPr="0030051E">
              <w:rPr>
                <w:rFonts w:ascii="Times New Roman" w:hAnsi="Times New Roman" w:cs="Times New Roman"/>
                <w:sz w:val="24"/>
                <w:szCs w:val="24"/>
              </w:rPr>
              <w:t>) + SST + s(</w:t>
            </w:r>
            <w:proofErr w:type="spellStart"/>
            <w:r w:rsidRPr="0030051E">
              <w:rPr>
                <w:rFonts w:ascii="Times New Roman" w:hAnsi="Times New Roman" w:cs="Times New Roman"/>
                <w:sz w:val="24"/>
                <w:szCs w:val="24"/>
              </w:rPr>
              <w:t>Lat</w:t>
            </w:r>
            <w:proofErr w:type="spellEnd"/>
            <w:r w:rsidRPr="0030051E">
              <w:rPr>
                <w:rFonts w:ascii="Times New Roman" w:hAnsi="Times New Roman" w:cs="Times New Roman"/>
                <w:sz w:val="24"/>
                <w:szCs w:val="24"/>
              </w:rPr>
              <w:t>)</w:t>
            </w:r>
          </w:p>
        </w:tc>
        <w:tc>
          <w:tcPr>
            <w:tcW w:w="2338" w:type="dxa"/>
            <w:tcMar>
              <w:top w:w="72" w:type="dxa"/>
              <w:left w:w="115" w:type="dxa"/>
              <w:bottom w:w="72" w:type="dxa"/>
              <w:right w:w="115" w:type="dxa"/>
            </w:tcMar>
          </w:tcPr>
          <w:p w14:paraId="6AA39F86" w14:textId="77777777" w:rsidR="003A31EB" w:rsidRDefault="003A31EB" w:rsidP="003A31EB">
            <w:pPr>
              <w:jc w:val="left"/>
              <w:rPr>
                <w:rFonts w:ascii="Times New Roman" w:hAnsi="Times New Roman" w:cs="Times New Roman"/>
                <w:sz w:val="24"/>
                <w:szCs w:val="24"/>
              </w:rPr>
            </w:pPr>
            <w:r>
              <w:rPr>
                <w:rFonts w:ascii="Times New Roman" w:hAnsi="Times New Roman" w:cs="Times New Roman"/>
                <w:sz w:val="24"/>
                <w:szCs w:val="24"/>
              </w:rPr>
              <w:t>8.8</w:t>
            </w:r>
          </w:p>
        </w:tc>
        <w:tc>
          <w:tcPr>
            <w:tcW w:w="2338" w:type="dxa"/>
            <w:tcMar>
              <w:top w:w="72" w:type="dxa"/>
              <w:left w:w="115" w:type="dxa"/>
              <w:bottom w:w="72" w:type="dxa"/>
              <w:right w:w="115" w:type="dxa"/>
            </w:tcMar>
          </w:tcPr>
          <w:p w14:paraId="222BD051" w14:textId="77777777" w:rsidR="003A31EB" w:rsidRDefault="003A31EB" w:rsidP="003A31EB">
            <w:pPr>
              <w:jc w:val="left"/>
              <w:rPr>
                <w:rFonts w:ascii="Times New Roman" w:hAnsi="Times New Roman" w:cs="Times New Roman"/>
                <w:sz w:val="24"/>
                <w:szCs w:val="24"/>
              </w:rPr>
            </w:pPr>
            <w:r>
              <w:rPr>
                <w:rFonts w:ascii="Times New Roman" w:hAnsi="Times New Roman" w:cs="Times New Roman"/>
                <w:sz w:val="24"/>
                <w:szCs w:val="24"/>
              </w:rPr>
              <w:t>Model selection performed using a subset of data (5%)</w:t>
            </w:r>
          </w:p>
        </w:tc>
      </w:tr>
      <w:tr w:rsidR="003A31EB" w14:paraId="563245E2" w14:textId="77777777" w:rsidTr="00B76A63">
        <w:tc>
          <w:tcPr>
            <w:tcW w:w="2337" w:type="dxa"/>
            <w:tcMar>
              <w:top w:w="72" w:type="dxa"/>
              <w:left w:w="115" w:type="dxa"/>
              <w:bottom w:w="72" w:type="dxa"/>
              <w:right w:w="115" w:type="dxa"/>
            </w:tcMar>
          </w:tcPr>
          <w:p w14:paraId="0279205E" w14:textId="77777777" w:rsidR="003A31EB" w:rsidRDefault="003A31EB" w:rsidP="003A31EB">
            <w:pPr>
              <w:jc w:val="left"/>
              <w:rPr>
                <w:rFonts w:ascii="Times New Roman" w:hAnsi="Times New Roman" w:cs="Times New Roman"/>
                <w:sz w:val="24"/>
                <w:szCs w:val="24"/>
              </w:rPr>
            </w:pPr>
            <w:r>
              <w:rPr>
                <w:rFonts w:ascii="Times New Roman" w:hAnsi="Times New Roman" w:cs="Times New Roman"/>
                <w:sz w:val="24"/>
                <w:szCs w:val="24"/>
              </w:rPr>
              <w:t>GAMM positive process</w:t>
            </w:r>
          </w:p>
        </w:tc>
        <w:tc>
          <w:tcPr>
            <w:tcW w:w="2337" w:type="dxa"/>
            <w:tcMar>
              <w:top w:w="72" w:type="dxa"/>
              <w:left w:w="115" w:type="dxa"/>
              <w:bottom w:w="72" w:type="dxa"/>
              <w:right w:w="115" w:type="dxa"/>
            </w:tcMar>
          </w:tcPr>
          <w:p w14:paraId="7BDB5E88" w14:textId="1E2CBF32" w:rsidR="003A31EB" w:rsidRDefault="003A31EB" w:rsidP="003A31EB">
            <w:pPr>
              <w:jc w:val="left"/>
              <w:rPr>
                <w:rFonts w:ascii="Times New Roman" w:hAnsi="Times New Roman" w:cs="Times New Roman"/>
                <w:sz w:val="24"/>
                <w:szCs w:val="24"/>
              </w:rPr>
            </w:pPr>
            <w:r>
              <w:rPr>
                <w:rFonts w:ascii="Times New Roman" w:hAnsi="Times New Roman" w:cs="Times New Roman"/>
                <w:sz w:val="24"/>
                <w:szCs w:val="24"/>
              </w:rPr>
              <w:t>s(Hour) + s(</w:t>
            </w:r>
            <w:proofErr w:type="spellStart"/>
            <w:r>
              <w:rPr>
                <w:rFonts w:ascii="Times New Roman" w:hAnsi="Times New Roman" w:cs="Times New Roman"/>
                <w:sz w:val="24"/>
                <w:szCs w:val="24"/>
              </w:rPr>
              <w:t>Yday</w:t>
            </w:r>
            <w:proofErr w:type="spellEnd"/>
            <w:r w:rsidRPr="0030051E">
              <w:rPr>
                <w:rFonts w:ascii="Times New Roman" w:hAnsi="Times New Roman" w:cs="Times New Roman"/>
                <w:sz w:val="24"/>
                <w:szCs w:val="24"/>
              </w:rPr>
              <w:t xml:space="preserve">) + </w:t>
            </w:r>
            <w:r>
              <w:rPr>
                <w:rFonts w:ascii="Times New Roman" w:hAnsi="Times New Roman" w:cs="Times New Roman"/>
                <w:sz w:val="24"/>
                <w:szCs w:val="24"/>
              </w:rPr>
              <w:t xml:space="preserve">Bait + </w:t>
            </w:r>
            <w:r w:rsidRPr="0030051E">
              <w:rPr>
                <w:rFonts w:ascii="Times New Roman" w:hAnsi="Times New Roman" w:cs="Times New Roman"/>
                <w:sz w:val="24"/>
                <w:szCs w:val="24"/>
              </w:rPr>
              <w:t>s(</w:t>
            </w:r>
            <w:proofErr w:type="spellStart"/>
            <w:r w:rsidRPr="0030051E">
              <w:rPr>
                <w:rFonts w:ascii="Times New Roman" w:hAnsi="Times New Roman" w:cs="Times New Roman"/>
                <w:sz w:val="24"/>
                <w:szCs w:val="24"/>
              </w:rPr>
              <w:t>Lat</w:t>
            </w:r>
            <w:proofErr w:type="spellEnd"/>
            <w:r w:rsidRPr="0030051E">
              <w:rPr>
                <w:rFonts w:ascii="Times New Roman" w:hAnsi="Times New Roman" w:cs="Times New Roman"/>
                <w:sz w:val="24"/>
                <w:szCs w:val="24"/>
              </w:rPr>
              <w:t xml:space="preserve">) + SST </w:t>
            </w:r>
            <w:r>
              <w:rPr>
                <w:rFonts w:ascii="Times New Roman" w:hAnsi="Times New Roman" w:cs="Times New Roman"/>
                <w:sz w:val="24"/>
                <w:szCs w:val="24"/>
              </w:rPr>
              <w:t>+ HPF</w:t>
            </w:r>
          </w:p>
        </w:tc>
        <w:tc>
          <w:tcPr>
            <w:tcW w:w="2338" w:type="dxa"/>
            <w:tcMar>
              <w:top w:w="72" w:type="dxa"/>
              <w:left w:w="115" w:type="dxa"/>
              <w:bottom w:w="72" w:type="dxa"/>
              <w:right w:w="115" w:type="dxa"/>
            </w:tcMar>
          </w:tcPr>
          <w:p w14:paraId="29C683F1" w14:textId="77777777" w:rsidR="003A31EB" w:rsidRDefault="003A31EB" w:rsidP="003A31EB">
            <w:pPr>
              <w:jc w:val="left"/>
              <w:rPr>
                <w:rFonts w:ascii="Times New Roman" w:hAnsi="Times New Roman" w:cs="Times New Roman"/>
                <w:sz w:val="24"/>
                <w:szCs w:val="24"/>
              </w:rPr>
            </w:pPr>
            <w:r>
              <w:rPr>
                <w:rFonts w:ascii="Times New Roman" w:hAnsi="Times New Roman" w:cs="Times New Roman"/>
                <w:sz w:val="24"/>
                <w:szCs w:val="24"/>
              </w:rPr>
              <w:t>30.9</w:t>
            </w:r>
          </w:p>
        </w:tc>
        <w:tc>
          <w:tcPr>
            <w:tcW w:w="2338" w:type="dxa"/>
            <w:tcMar>
              <w:top w:w="72" w:type="dxa"/>
              <w:left w:w="115" w:type="dxa"/>
              <w:bottom w:w="72" w:type="dxa"/>
              <w:right w:w="115" w:type="dxa"/>
            </w:tcMar>
          </w:tcPr>
          <w:p w14:paraId="3FC07AC2" w14:textId="77777777" w:rsidR="003A31EB" w:rsidRDefault="003A31EB" w:rsidP="003A31EB">
            <w:pPr>
              <w:jc w:val="left"/>
              <w:rPr>
                <w:rFonts w:ascii="Times New Roman" w:hAnsi="Times New Roman" w:cs="Times New Roman"/>
                <w:sz w:val="24"/>
                <w:szCs w:val="24"/>
              </w:rPr>
            </w:pPr>
          </w:p>
        </w:tc>
      </w:tr>
    </w:tbl>
    <w:p w14:paraId="5C3CDDFB" w14:textId="72C4F91E" w:rsidR="006D1FB4" w:rsidRDefault="006D1FB4" w:rsidP="006D1FB4">
      <w:pPr>
        <w:pStyle w:val="BodyText"/>
        <w:rPr>
          <w:lang w:eastAsia="en-US"/>
        </w:rPr>
      </w:pPr>
    </w:p>
    <w:p w14:paraId="39E71FEB" w14:textId="77777777" w:rsidR="00B76A63" w:rsidRDefault="00B76A63">
      <w:pPr>
        <w:widowControl/>
        <w:jc w:val="left"/>
        <w:rPr>
          <w:rFonts w:ascii="Times New Roman" w:hAnsi="Times New Roman" w:cs="Times New Roman"/>
          <w:iCs/>
          <w:color w:val="000000" w:themeColor="text1"/>
          <w:sz w:val="24"/>
        </w:rPr>
      </w:pPr>
      <w:r>
        <w:br w:type="page"/>
      </w:r>
    </w:p>
    <w:p w14:paraId="547444DD" w14:textId="292635B5" w:rsidR="00B76A63" w:rsidRDefault="00B76A63" w:rsidP="004E3AA1">
      <w:pPr>
        <w:pStyle w:val="Caption"/>
      </w:pPr>
      <w:r>
        <w:lastRenderedPageBreak/>
        <w:t xml:space="preserve">Table </w:t>
      </w:r>
      <w:r w:rsidR="00561963">
        <w:fldChar w:fldCharType="begin"/>
      </w:r>
      <w:r w:rsidR="00561963">
        <w:instrText xml:space="preserve"> SEQ Table \* ARABIC </w:instrText>
      </w:r>
      <w:r w:rsidR="00561963">
        <w:fldChar w:fldCharType="separate"/>
      </w:r>
      <w:r>
        <w:rPr>
          <w:noProof/>
        </w:rPr>
        <w:t>2</w:t>
      </w:r>
      <w:r w:rsidR="00561963">
        <w:rPr>
          <w:noProof/>
        </w:rPr>
        <w:fldChar w:fldCharType="end"/>
      </w:r>
      <w:r>
        <w:t>. Annual standardized CPUE (number per 1000 hooks) and CVs.</w:t>
      </w:r>
    </w:p>
    <w:tbl>
      <w:tblPr>
        <w:tblStyle w:val="TableGrid"/>
        <w:tblW w:w="9360" w:type="dxa"/>
        <w:tblLayout w:type="fixed"/>
        <w:tblLook w:val="04A0" w:firstRow="1" w:lastRow="0" w:firstColumn="1" w:lastColumn="0" w:noHBand="0" w:noVBand="1"/>
      </w:tblPr>
      <w:tblGrid>
        <w:gridCol w:w="1872"/>
        <w:gridCol w:w="1872"/>
        <w:gridCol w:w="1872"/>
        <w:gridCol w:w="1872"/>
        <w:gridCol w:w="1872"/>
      </w:tblGrid>
      <w:tr w:rsidR="00B76A63" w:rsidRPr="00B76A63" w14:paraId="4B567DCD" w14:textId="77777777" w:rsidTr="00B76A63">
        <w:trPr>
          <w:trHeight w:val="290"/>
        </w:trPr>
        <w:tc>
          <w:tcPr>
            <w:tcW w:w="1872" w:type="dxa"/>
            <w:vMerge w:val="restart"/>
            <w:noWrap/>
            <w:tcMar>
              <w:top w:w="43" w:type="dxa"/>
              <w:left w:w="115" w:type="dxa"/>
              <w:bottom w:w="43" w:type="dxa"/>
              <w:right w:w="115" w:type="dxa"/>
            </w:tcMar>
            <w:vAlign w:val="bottom"/>
            <w:hideMark/>
          </w:tcPr>
          <w:p w14:paraId="04D1D48E" w14:textId="661EDCF6" w:rsidR="00B76A63" w:rsidRPr="00B76A63" w:rsidRDefault="00B76A63" w:rsidP="00B76A63">
            <w:pPr>
              <w:pStyle w:val="BodyText"/>
              <w:spacing w:after="0"/>
              <w:jc w:val="center"/>
              <w:rPr>
                <w:rFonts w:cs="Times New Roman"/>
                <w:b/>
                <w:szCs w:val="24"/>
              </w:rPr>
            </w:pPr>
            <w:r w:rsidRPr="00B76A63">
              <w:rPr>
                <w:rFonts w:cs="Times New Roman"/>
                <w:b/>
                <w:szCs w:val="24"/>
              </w:rPr>
              <w:t>Year</w:t>
            </w:r>
          </w:p>
        </w:tc>
        <w:tc>
          <w:tcPr>
            <w:tcW w:w="3744" w:type="dxa"/>
            <w:gridSpan w:val="2"/>
            <w:noWrap/>
            <w:tcMar>
              <w:top w:w="43" w:type="dxa"/>
              <w:left w:w="115" w:type="dxa"/>
              <w:bottom w:w="43" w:type="dxa"/>
              <w:right w:w="115" w:type="dxa"/>
            </w:tcMar>
            <w:vAlign w:val="center"/>
            <w:hideMark/>
          </w:tcPr>
          <w:p w14:paraId="00D3F655" w14:textId="77777777" w:rsidR="00B76A63" w:rsidRPr="00B76A63" w:rsidRDefault="00B76A63" w:rsidP="00B76A63">
            <w:pPr>
              <w:pStyle w:val="BodyText"/>
              <w:spacing w:after="0"/>
              <w:jc w:val="center"/>
              <w:rPr>
                <w:rFonts w:cs="Times New Roman"/>
                <w:b/>
                <w:szCs w:val="24"/>
              </w:rPr>
            </w:pPr>
            <w:r w:rsidRPr="00B76A63">
              <w:rPr>
                <w:rFonts w:cs="Times New Roman"/>
                <w:b/>
                <w:szCs w:val="24"/>
              </w:rPr>
              <w:t>Shallow Set</w:t>
            </w:r>
          </w:p>
        </w:tc>
        <w:tc>
          <w:tcPr>
            <w:tcW w:w="3744" w:type="dxa"/>
            <w:gridSpan w:val="2"/>
            <w:noWrap/>
            <w:tcMar>
              <w:top w:w="43" w:type="dxa"/>
              <w:left w:w="115" w:type="dxa"/>
              <w:bottom w:w="43" w:type="dxa"/>
              <w:right w:w="115" w:type="dxa"/>
            </w:tcMar>
            <w:vAlign w:val="center"/>
            <w:hideMark/>
          </w:tcPr>
          <w:p w14:paraId="6697098E" w14:textId="1F5E6C7D" w:rsidR="00B76A63" w:rsidRPr="00B76A63" w:rsidRDefault="00B76A63" w:rsidP="00B76A63">
            <w:pPr>
              <w:pStyle w:val="BodyText"/>
              <w:spacing w:after="0"/>
              <w:jc w:val="center"/>
              <w:rPr>
                <w:rFonts w:cs="Times New Roman"/>
                <w:b/>
                <w:szCs w:val="24"/>
              </w:rPr>
            </w:pPr>
            <w:r w:rsidRPr="00B76A63">
              <w:rPr>
                <w:rFonts w:cs="Times New Roman"/>
                <w:b/>
                <w:szCs w:val="24"/>
              </w:rPr>
              <w:t>Deep Set</w:t>
            </w:r>
          </w:p>
        </w:tc>
      </w:tr>
      <w:tr w:rsidR="00B76A63" w:rsidRPr="00B76A63" w14:paraId="4E66C915" w14:textId="77777777" w:rsidTr="00B76A63">
        <w:trPr>
          <w:trHeight w:val="290"/>
        </w:trPr>
        <w:tc>
          <w:tcPr>
            <w:tcW w:w="1872" w:type="dxa"/>
            <w:vMerge/>
            <w:noWrap/>
            <w:tcMar>
              <w:top w:w="43" w:type="dxa"/>
              <w:left w:w="115" w:type="dxa"/>
              <w:bottom w:w="43" w:type="dxa"/>
              <w:right w:w="115" w:type="dxa"/>
            </w:tcMar>
            <w:vAlign w:val="center"/>
            <w:hideMark/>
          </w:tcPr>
          <w:p w14:paraId="50250CEB" w14:textId="52E2E959" w:rsidR="00B76A63" w:rsidRPr="00B76A63" w:rsidRDefault="00B76A63" w:rsidP="00B76A63">
            <w:pPr>
              <w:pStyle w:val="BodyText"/>
              <w:spacing w:after="0"/>
              <w:jc w:val="center"/>
              <w:rPr>
                <w:rFonts w:cs="Times New Roman"/>
                <w:b/>
                <w:szCs w:val="24"/>
              </w:rPr>
            </w:pPr>
          </w:p>
        </w:tc>
        <w:tc>
          <w:tcPr>
            <w:tcW w:w="1872" w:type="dxa"/>
            <w:noWrap/>
            <w:tcMar>
              <w:top w:w="43" w:type="dxa"/>
              <w:left w:w="115" w:type="dxa"/>
              <w:bottom w:w="43" w:type="dxa"/>
              <w:right w:w="115" w:type="dxa"/>
            </w:tcMar>
            <w:vAlign w:val="center"/>
            <w:hideMark/>
          </w:tcPr>
          <w:p w14:paraId="386D7F58" w14:textId="77777777" w:rsidR="00B76A63" w:rsidRPr="00B76A63" w:rsidRDefault="00B76A63" w:rsidP="00B76A63">
            <w:pPr>
              <w:pStyle w:val="BodyText"/>
              <w:spacing w:after="0"/>
              <w:jc w:val="center"/>
              <w:rPr>
                <w:rFonts w:cs="Times New Roman"/>
                <w:b/>
                <w:szCs w:val="24"/>
              </w:rPr>
            </w:pPr>
            <w:r w:rsidRPr="00B76A63">
              <w:rPr>
                <w:rFonts w:cs="Times New Roman"/>
                <w:b/>
                <w:szCs w:val="24"/>
              </w:rPr>
              <w:t>CPUE</w:t>
            </w:r>
          </w:p>
        </w:tc>
        <w:tc>
          <w:tcPr>
            <w:tcW w:w="1872" w:type="dxa"/>
            <w:noWrap/>
            <w:tcMar>
              <w:top w:w="43" w:type="dxa"/>
              <w:left w:w="115" w:type="dxa"/>
              <w:bottom w:w="43" w:type="dxa"/>
              <w:right w:w="115" w:type="dxa"/>
            </w:tcMar>
            <w:vAlign w:val="center"/>
            <w:hideMark/>
          </w:tcPr>
          <w:p w14:paraId="5BBB22FE" w14:textId="77777777" w:rsidR="00B76A63" w:rsidRPr="00B76A63" w:rsidRDefault="00B76A63" w:rsidP="00B76A63">
            <w:pPr>
              <w:pStyle w:val="BodyText"/>
              <w:spacing w:after="0"/>
              <w:jc w:val="center"/>
              <w:rPr>
                <w:rFonts w:cs="Times New Roman"/>
                <w:b/>
                <w:szCs w:val="24"/>
              </w:rPr>
            </w:pPr>
            <w:r w:rsidRPr="00B76A63">
              <w:rPr>
                <w:rFonts w:cs="Times New Roman"/>
                <w:b/>
                <w:szCs w:val="24"/>
              </w:rPr>
              <w:t>CV</w:t>
            </w:r>
          </w:p>
        </w:tc>
        <w:tc>
          <w:tcPr>
            <w:tcW w:w="1872" w:type="dxa"/>
            <w:noWrap/>
            <w:tcMar>
              <w:top w:w="43" w:type="dxa"/>
              <w:left w:w="115" w:type="dxa"/>
              <w:bottom w:w="43" w:type="dxa"/>
              <w:right w:w="115" w:type="dxa"/>
            </w:tcMar>
            <w:vAlign w:val="center"/>
            <w:hideMark/>
          </w:tcPr>
          <w:p w14:paraId="353A43D0" w14:textId="77777777" w:rsidR="00B76A63" w:rsidRPr="00B76A63" w:rsidRDefault="00B76A63" w:rsidP="00B76A63">
            <w:pPr>
              <w:pStyle w:val="BodyText"/>
              <w:spacing w:after="0"/>
              <w:jc w:val="center"/>
              <w:rPr>
                <w:rFonts w:cs="Times New Roman"/>
                <w:b/>
                <w:szCs w:val="24"/>
              </w:rPr>
            </w:pPr>
            <w:r w:rsidRPr="00B76A63">
              <w:rPr>
                <w:rFonts w:cs="Times New Roman"/>
                <w:b/>
                <w:szCs w:val="24"/>
              </w:rPr>
              <w:t>CPUE</w:t>
            </w:r>
          </w:p>
        </w:tc>
        <w:tc>
          <w:tcPr>
            <w:tcW w:w="1872" w:type="dxa"/>
            <w:noWrap/>
            <w:tcMar>
              <w:top w:w="43" w:type="dxa"/>
              <w:left w:w="115" w:type="dxa"/>
              <w:bottom w:w="43" w:type="dxa"/>
              <w:right w:w="115" w:type="dxa"/>
            </w:tcMar>
            <w:vAlign w:val="center"/>
            <w:hideMark/>
          </w:tcPr>
          <w:p w14:paraId="17485EBA" w14:textId="77777777" w:rsidR="00B76A63" w:rsidRPr="00B76A63" w:rsidRDefault="00B76A63" w:rsidP="00B76A63">
            <w:pPr>
              <w:pStyle w:val="BodyText"/>
              <w:spacing w:after="0"/>
              <w:jc w:val="center"/>
              <w:rPr>
                <w:rFonts w:cs="Times New Roman"/>
                <w:b/>
                <w:szCs w:val="24"/>
              </w:rPr>
            </w:pPr>
            <w:r w:rsidRPr="00B76A63">
              <w:rPr>
                <w:rFonts w:cs="Times New Roman"/>
                <w:b/>
                <w:szCs w:val="24"/>
              </w:rPr>
              <w:t>CV</w:t>
            </w:r>
          </w:p>
        </w:tc>
      </w:tr>
      <w:tr w:rsidR="00B76A63" w:rsidRPr="00B76A63" w14:paraId="60CC5B57" w14:textId="77777777" w:rsidTr="00B76A63">
        <w:trPr>
          <w:trHeight w:val="290"/>
        </w:trPr>
        <w:tc>
          <w:tcPr>
            <w:tcW w:w="1872" w:type="dxa"/>
            <w:noWrap/>
            <w:tcMar>
              <w:top w:w="43" w:type="dxa"/>
              <w:left w:w="115" w:type="dxa"/>
              <w:bottom w:w="43" w:type="dxa"/>
              <w:right w:w="115" w:type="dxa"/>
            </w:tcMar>
            <w:vAlign w:val="center"/>
            <w:hideMark/>
          </w:tcPr>
          <w:p w14:paraId="583CF75B" w14:textId="77777777" w:rsidR="00B76A63" w:rsidRPr="00B76A63" w:rsidRDefault="00B76A63" w:rsidP="00B76A63">
            <w:pPr>
              <w:pStyle w:val="BodyText"/>
              <w:spacing w:after="0"/>
              <w:jc w:val="center"/>
              <w:rPr>
                <w:rFonts w:cs="Times New Roman"/>
                <w:szCs w:val="24"/>
              </w:rPr>
            </w:pPr>
            <w:r w:rsidRPr="00B76A63">
              <w:rPr>
                <w:rFonts w:cs="Times New Roman"/>
                <w:szCs w:val="24"/>
              </w:rPr>
              <w:t>1995</w:t>
            </w:r>
          </w:p>
        </w:tc>
        <w:tc>
          <w:tcPr>
            <w:tcW w:w="1872" w:type="dxa"/>
            <w:noWrap/>
            <w:tcMar>
              <w:top w:w="43" w:type="dxa"/>
              <w:left w:w="115" w:type="dxa"/>
              <w:bottom w:w="43" w:type="dxa"/>
              <w:right w:w="115" w:type="dxa"/>
            </w:tcMar>
            <w:vAlign w:val="center"/>
            <w:hideMark/>
          </w:tcPr>
          <w:p w14:paraId="35EA37E6" w14:textId="77777777" w:rsidR="00B76A63" w:rsidRPr="00B76A63" w:rsidRDefault="00B76A63" w:rsidP="00B76A63">
            <w:pPr>
              <w:pStyle w:val="BodyText"/>
              <w:tabs>
                <w:tab w:val="decimal" w:pos="710"/>
              </w:tabs>
              <w:spacing w:after="0"/>
              <w:rPr>
                <w:rFonts w:cs="Times New Roman"/>
                <w:szCs w:val="24"/>
              </w:rPr>
            </w:pPr>
            <w:r w:rsidRPr="00B76A63">
              <w:rPr>
                <w:rFonts w:cs="Times New Roman"/>
                <w:szCs w:val="24"/>
              </w:rPr>
              <w:t>6.36</w:t>
            </w:r>
          </w:p>
        </w:tc>
        <w:tc>
          <w:tcPr>
            <w:tcW w:w="1872" w:type="dxa"/>
            <w:noWrap/>
            <w:tcMar>
              <w:top w:w="43" w:type="dxa"/>
              <w:left w:w="115" w:type="dxa"/>
              <w:bottom w:w="43" w:type="dxa"/>
              <w:right w:w="115" w:type="dxa"/>
            </w:tcMar>
            <w:vAlign w:val="center"/>
            <w:hideMark/>
          </w:tcPr>
          <w:p w14:paraId="756F4439" w14:textId="77777777" w:rsidR="00B76A63" w:rsidRPr="00B76A63" w:rsidRDefault="00B76A63" w:rsidP="00B76A63">
            <w:pPr>
              <w:pStyle w:val="BodyText"/>
              <w:tabs>
                <w:tab w:val="decimal" w:pos="722"/>
              </w:tabs>
              <w:spacing w:after="0"/>
              <w:rPr>
                <w:rFonts w:cs="Times New Roman"/>
                <w:szCs w:val="24"/>
              </w:rPr>
            </w:pPr>
            <w:r w:rsidRPr="00B76A63">
              <w:rPr>
                <w:rFonts w:cs="Times New Roman"/>
                <w:szCs w:val="24"/>
              </w:rPr>
              <w:t>0.09</w:t>
            </w:r>
          </w:p>
        </w:tc>
        <w:tc>
          <w:tcPr>
            <w:tcW w:w="1872" w:type="dxa"/>
            <w:noWrap/>
            <w:tcMar>
              <w:top w:w="43" w:type="dxa"/>
              <w:left w:w="115" w:type="dxa"/>
              <w:bottom w:w="43" w:type="dxa"/>
              <w:right w:w="115" w:type="dxa"/>
            </w:tcMar>
            <w:vAlign w:val="center"/>
            <w:hideMark/>
          </w:tcPr>
          <w:p w14:paraId="48993E76" w14:textId="2C3991DC" w:rsidR="00B76A63" w:rsidRPr="00B76A63" w:rsidRDefault="00B76A63" w:rsidP="00B76A63">
            <w:pPr>
              <w:pStyle w:val="BodyText"/>
              <w:tabs>
                <w:tab w:val="decimal" w:pos="745"/>
              </w:tabs>
              <w:spacing w:after="0"/>
              <w:rPr>
                <w:rFonts w:cs="Times New Roman"/>
                <w:szCs w:val="24"/>
              </w:rPr>
            </w:pPr>
            <w:r w:rsidRPr="00B76A63">
              <w:rPr>
                <w:rFonts w:cs="Times New Roman"/>
                <w:szCs w:val="24"/>
              </w:rPr>
              <w:t>0.3</w:t>
            </w:r>
            <w:r>
              <w:rPr>
                <w:rFonts w:cs="Times New Roman"/>
                <w:szCs w:val="24"/>
              </w:rPr>
              <w:t>0</w:t>
            </w:r>
          </w:p>
        </w:tc>
        <w:tc>
          <w:tcPr>
            <w:tcW w:w="1872" w:type="dxa"/>
            <w:noWrap/>
            <w:tcMar>
              <w:top w:w="43" w:type="dxa"/>
              <w:left w:w="115" w:type="dxa"/>
              <w:bottom w:w="43" w:type="dxa"/>
              <w:right w:w="115" w:type="dxa"/>
            </w:tcMar>
            <w:vAlign w:val="center"/>
            <w:hideMark/>
          </w:tcPr>
          <w:p w14:paraId="39FE032B" w14:textId="77777777" w:rsidR="00B76A63" w:rsidRPr="00B76A63" w:rsidRDefault="00B76A63" w:rsidP="00B76A63">
            <w:pPr>
              <w:pStyle w:val="BodyText"/>
              <w:tabs>
                <w:tab w:val="decimal" w:pos="758"/>
              </w:tabs>
              <w:spacing w:after="0"/>
              <w:rPr>
                <w:rFonts w:cs="Times New Roman"/>
                <w:szCs w:val="24"/>
              </w:rPr>
            </w:pPr>
            <w:r w:rsidRPr="00B76A63">
              <w:rPr>
                <w:rFonts w:cs="Times New Roman"/>
                <w:szCs w:val="24"/>
              </w:rPr>
              <w:t>0.12</w:t>
            </w:r>
          </w:p>
        </w:tc>
      </w:tr>
      <w:tr w:rsidR="00B76A63" w:rsidRPr="00B76A63" w14:paraId="32633719" w14:textId="77777777" w:rsidTr="00B76A63">
        <w:trPr>
          <w:trHeight w:val="290"/>
        </w:trPr>
        <w:tc>
          <w:tcPr>
            <w:tcW w:w="1872" w:type="dxa"/>
            <w:noWrap/>
            <w:tcMar>
              <w:top w:w="43" w:type="dxa"/>
              <w:left w:w="115" w:type="dxa"/>
              <w:bottom w:w="43" w:type="dxa"/>
              <w:right w:w="115" w:type="dxa"/>
            </w:tcMar>
            <w:vAlign w:val="center"/>
            <w:hideMark/>
          </w:tcPr>
          <w:p w14:paraId="1AD906D4" w14:textId="77777777" w:rsidR="00B76A63" w:rsidRPr="00B76A63" w:rsidRDefault="00B76A63" w:rsidP="00B76A63">
            <w:pPr>
              <w:pStyle w:val="BodyText"/>
              <w:spacing w:after="0"/>
              <w:jc w:val="center"/>
              <w:rPr>
                <w:rFonts w:cs="Times New Roman"/>
                <w:szCs w:val="24"/>
              </w:rPr>
            </w:pPr>
            <w:r w:rsidRPr="00B76A63">
              <w:rPr>
                <w:rFonts w:cs="Times New Roman"/>
                <w:szCs w:val="24"/>
              </w:rPr>
              <w:t>1996</w:t>
            </w:r>
          </w:p>
        </w:tc>
        <w:tc>
          <w:tcPr>
            <w:tcW w:w="1872" w:type="dxa"/>
            <w:noWrap/>
            <w:tcMar>
              <w:top w:w="43" w:type="dxa"/>
              <w:left w:w="115" w:type="dxa"/>
              <w:bottom w:w="43" w:type="dxa"/>
              <w:right w:w="115" w:type="dxa"/>
            </w:tcMar>
            <w:vAlign w:val="center"/>
            <w:hideMark/>
          </w:tcPr>
          <w:p w14:paraId="12E7ADEA" w14:textId="77777777" w:rsidR="00B76A63" w:rsidRPr="00B76A63" w:rsidRDefault="00B76A63" w:rsidP="00B76A63">
            <w:pPr>
              <w:pStyle w:val="BodyText"/>
              <w:tabs>
                <w:tab w:val="decimal" w:pos="710"/>
              </w:tabs>
              <w:spacing w:after="0"/>
              <w:rPr>
                <w:rFonts w:cs="Times New Roman"/>
                <w:szCs w:val="24"/>
              </w:rPr>
            </w:pPr>
            <w:r w:rsidRPr="00B76A63">
              <w:rPr>
                <w:rFonts w:cs="Times New Roman"/>
                <w:szCs w:val="24"/>
              </w:rPr>
              <w:t>6.85</w:t>
            </w:r>
          </w:p>
        </w:tc>
        <w:tc>
          <w:tcPr>
            <w:tcW w:w="1872" w:type="dxa"/>
            <w:noWrap/>
            <w:tcMar>
              <w:top w:w="43" w:type="dxa"/>
              <w:left w:w="115" w:type="dxa"/>
              <w:bottom w:w="43" w:type="dxa"/>
              <w:right w:w="115" w:type="dxa"/>
            </w:tcMar>
            <w:vAlign w:val="center"/>
            <w:hideMark/>
          </w:tcPr>
          <w:p w14:paraId="5D0794A4" w14:textId="77777777" w:rsidR="00B76A63" w:rsidRPr="00B76A63" w:rsidRDefault="00B76A63" w:rsidP="00B76A63">
            <w:pPr>
              <w:pStyle w:val="BodyText"/>
              <w:tabs>
                <w:tab w:val="decimal" w:pos="722"/>
              </w:tabs>
              <w:spacing w:after="0"/>
              <w:rPr>
                <w:rFonts w:cs="Times New Roman"/>
                <w:szCs w:val="24"/>
              </w:rPr>
            </w:pPr>
            <w:r w:rsidRPr="00B76A63">
              <w:rPr>
                <w:rFonts w:cs="Times New Roman"/>
                <w:szCs w:val="24"/>
              </w:rPr>
              <w:t>0.09</w:t>
            </w:r>
          </w:p>
        </w:tc>
        <w:tc>
          <w:tcPr>
            <w:tcW w:w="1872" w:type="dxa"/>
            <w:noWrap/>
            <w:tcMar>
              <w:top w:w="43" w:type="dxa"/>
              <w:left w:w="115" w:type="dxa"/>
              <w:bottom w:w="43" w:type="dxa"/>
              <w:right w:w="115" w:type="dxa"/>
            </w:tcMar>
            <w:vAlign w:val="center"/>
            <w:hideMark/>
          </w:tcPr>
          <w:p w14:paraId="06DE3EFC" w14:textId="77777777" w:rsidR="00B76A63" w:rsidRPr="00B76A63" w:rsidRDefault="00B76A63" w:rsidP="00B76A63">
            <w:pPr>
              <w:pStyle w:val="BodyText"/>
              <w:tabs>
                <w:tab w:val="decimal" w:pos="745"/>
              </w:tabs>
              <w:spacing w:after="0"/>
              <w:rPr>
                <w:rFonts w:cs="Times New Roman"/>
                <w:szCs w:val="24"/>
              </w:rPr>
            </w:pPr>
            <w:r w:rsidRPr="00B76A63">
              <w:rPr>
                <w:rFonts w:cs="Times New Roman"/>
                <w:szCs w:val="24"/>
              </w:rPr>
              <w:t>0.19</w:t>
            </w:r>
          </w:p>
        </w:tc>
        <w:tc>
          <w:tcPr>
            <w:tcW w:w="1872" w:type="dxa"/>
            <w:noWrap/>
            <w:tcMar>
              <w:top w:w="43" w:type="dxa"/>
              <w:left w:w="115" w:type="dxa"/>
              <w:bottom w:w="43" w:type="dxa"/>
              <w:right w:w="115" w:type="dxa"/>
            </w:tcMar>
            <w:vAlign w:val="center"/>
            <w:hideMark/>
          </w:tcPr>
          <w:p w14:paraId="1722F023" w14:textId="77777777" w:rsidR="00B76A63" w:rsidRPr="00B76A63" w:rsidRDefault="00B76A63" w:rsidP="00B76A63">
            <w:pPr>
              <w:pStyle w:val="BodyText"/>
              <w:tabs>
                <w:tab w:val="decimal" w:pos="758"/>
              </w:tabs>
              <w:spacing w:after="0"/>
              <w:rPr>
                <w:rFonts w:cs="Times New Roman"/>
                <w:szCs w:val="24"/>
              </w:rPr>
            </w:pPr>
            <w:r w:rsidRPr="00B76A63">
              <w:rPr>
                <w:rFonts w:cs="Times New Roman"/>
                <w:szCs w:val="24"/>
              </w:rPr>
              <w:t>0.11</w:t>
            </w:r>
          </w:p>
        </w:tc>
      </w:tr>
      <w:tr w:rsidR="00B76A63" w:rsidRPr="00B76A63" w14:paraId="165B9A21" w14:textId="77777777" w:rsidTr="00B76A63">
        <w:trPr>
          <w:trHeight w:val="290"/>
        </w:trPr>
        <w:tc>
          <w:tcPr>
            <w:tcW w:w="1872" w:type="dxa"/>
            <w:noWrap/>
            <w:tcMar>
              <w:top w:w="43" w:type="dxa"/>
              <w:left w:w="115" w:type="dxa"/>
              <w:bottom w:w="43" w:type="dxa"/>
              <w:right w:w="115" w:type="dxa"/>
            </w:tcMar>
            <w:vAlign w:val="center"/>
            <w:hideMark/>
          </w:tcPr>
          <w:p w14:paraId="23457F65" w14:textId="77777777" w:rsidR="00B76A63" w:rsidRPr="00B76A63" w:rsidRDefault="00B76A63" w:rsidP="00B76A63">
            <w:pPr>
              <w:pStyle w:val="BodyText"/>
              <w:spacing w:after="0"/>
              <w:jc w:val="center"/>
              <w:rPr>
                <w:rFonts w:cs="Times New Roman"/>
                <w:szCs w:val="24"/>
              </w:rPr>
            </w:pPr>
            <w:r w:rsidRPr="00B76A63">
              <w:rPr>
                <w:rFonts w:cs="Times New Roman"/>
                <w:szCs w:val="24"/>
              </w:rPr>
              <w:t>1997</w:t>
            </w:r>
          </w:p>
        </w:tc>
        <w:tc>
          <w:tcPr>
            <w:tcW w:w="1872" w:type="dxa"/>
            <w:noWrap/>
            <w:tcMar>
              <w:top w:w="43" w:type="dxa"/>
              <w:left w:w="115" w:type="dxa"/>
              <w:bottom w:w="43" w:type="dxa"/>
              <w:right w:w="115" w:type="dxa"/>
            </w:tcMar>
            <w:vAlign w:val="center"/>
            <w:hideMark/>
          </w:tcPr>
          <w:p w14:paraId="3C34F9D8" w14:textId="022D7D5A" w:rsidR="00B76A63" w:rsidRPr="00B76A63" w:rsidRDefault="00B76A63" w:rsidP="00B76A63">
            <w:pPr>
              <w:pStyle w:val="BodyText"/>
              <w:tabs>
                <w:tab w:val="decimal" w:pos="710"/>
              </w:tabs>
              <w:spacing w:after="0"/>
              <w:rPr>
                <w:rFonts w:cs="Times New Roman"/>
                <w:szCs w:val="24"/>
              </w:rPr>
            </w:pPr>
            <w:r w:rsidRPr="00B76A63">
              <w:rPr>
                <w:rFonts w:cs="Times New Roman"/>
                <w:szCs w:val="24"/>
              </w:rPr>
              <w:t>7.8</w:t>
            </w:r>
            <w:r>
              <w:rPr>
                <w:rFonts w:cs="Times New Roman"/>
                <w:szCs w:val="24"/>
              </w:rPr>
              <w:t>0</w:t>
            </w:r>
          </w:p>
        </w:tc>
        <w:tc>
          <w:tcPr>
            <w:tcW w:w="1872" w:type="dxa"/>
            <w:noWrap/>
            <w:tcMar>
              <w:top w:w="43" w:type="dxa"/>
              <w:left w:w="115" w:type="dxa"/>
              <w:bottom w:w="43" w:type="dxa"/>
              <w:right w:w="115" w:type="dxa"/>
            </w:tcMar>
            <w:vAlign w:val="center"/>
            <w:hideMark/>
          </w:tcPr>
          <w:p w14:paraId="57619721" w14:textId="77777777" w:rsidR="00B76A63" w:rsidRPr="00B76A63" w:rsidRDefault="00B76A63" w:rsidP="00B76A63">
            <w:pPr>
              <w:pStyle w:val="BodyText"/>
              <w:tabs>
                <w:tab w:val="decimal" w:pos="722"/>
              </w:tabs>
              <w:spacing w:after="0"/>
              <w:rPr>
                <w:rFonts w:cs="Times New Roman"/>
                <w:szCs w:val="24"/>
              </w:rPr>
            </w:pPr>
            <w:r w:rsidRPr="00B76A63">
              <w:rPr>
                <w:rFonts w:cs="Times New Roman"/>
                <w:szCs w:val="24"/>
              </w:rPr>
              <w:t>0.1</w:t>
            </w:r>
          </w:p>
        </w:tc>
        <w:tc>
          <w:tcPr>
            <w:tcW w:w="1872" w:type="dxa"/>
            <w:noWrap/>
            <w:tcMar>
              <w:top w:w="43" w:type="dxa"/>
              <w:left w:w="115" w:type="dxa"/>
              <w:bottom w:w="43" w:type="dxa"/>
              <w:right w:w="115" w:type="dxa"/>
            </w:tcMar>
            <w:vAlign w:val="center"/>
            <w:hideMark/>
          </w:tcPr>
          <w:p w14:paraId="55EFA7A7" w14:textId="77777777" w:rsidR="00B76A63" w:rsidRPr="00B76A63" w:rsidRDefault="00B76A63" w:rsidP="00B76A63">
            <w:pPr>
              <w:pStyle w:val="BodyText"/>
              <w:tabs>
                <w:tab w:val="decimal" w:pos="745"/>
              </w:tabs>
              <w:spacing w:after="0"/>
              <w:rPr>
                <w:rFonts w:cs="Times New Roman"/>
                <w:szCs w:val="24"/>
              </w:rPr>
            </w:pPr>
            <w:r w:rsidRPr="00B76A63">
              <w:rPr>
                <w:rFonts w:cs="Times New Roman"/>
                <w:szCs w:val="24"/>
              </w:rPr>
              <w:t>0.12</w:t>
            </w:r>
          </w:p>
        </w:tc>
        <w:tc>
          <w:tcPr>
            <w:tcW w:w="1872" w:type="dxa"/>
            <w:noWrap/>
            <w:tcMar>
              <w:top w:w="43" w:type="dxa"/>
              <w:left w:w="115" w:type="dxa"/>
              <w:bottom w:w="43" w:type="dxa"/>
              <w:right w:w="115" w:type="dxa"/>
            </w:tcMar>
            <w:vAlign w:val="center"/>
            <w:hideMark/>
          </w:tcPr>
          <w:p w14:paraId="65FF8343" w14:textId="77777777" w:rsidR="00B76A63" w:rsidRPr="00B76A63" w:rsidRDefault="00B76A63" w:rsidP="00B76A63">
            <w:pPr>
              <w:pStyle w:val="BodyText"/>
              <w:tabs>
                <w:tab w:val="decimal" w:pos="758"/>
              </w:tabs>
              <w:spacing w:after="0"/>
              <w:rPr>
                <w:rFonts w:cs="Times New Roman"/>
                <w:szCs w:val="24"/>
              </w:rPr>
            </w:pPr>
            <w:r w:rsidRPr="00B76A63">
              <w:rPr>
                <w:rFonts w:cs="Times New Roman"/>
                <w:szCs w:val="24"/>
              </w:rPr>
              <w:t>0.12</w:t>
            </w:r>
          </w:p>
        </w:tc>
      </w:tr>
      <w:tr w:rsidR="00B76A63" w:rsidRPr="00B76A63" w14:paraId="66376F87" w14:textId="77777777" w:rsidTr="00B76A63">
        <w:trPr>
          <w:trHeight w:val="290"/>
        </w:trPr>
        <w:tc>
          <w:tcPr>
            <w:tcW w:w="1872" w:type="dxa"/>
            <w:noWrap/>
            <w:tcMar>
              <w:top w:w="43" w:type="dxa"/>
              <w:left w:w="115" w:type="dxa"/>
              <w:bottom w:w="43" w:type="dxa"/>
              <w:right w:w="115" w:type="dxa"/>
            </w:tcMar>
            <w:vAlign w:val="center"/>
            <w:hideMark/>
          </w:tcPr>
          <w:p w14:paraId="53348FF8" w14:textId="77777777" w:rsidR="00B76A63" w:rsidRPr="00B76A63" w:rsidRDefault="00B76A63" w:rsidP="00B76A63">
            <w:pPr>
              <w:pStyle w:val="BodyText"/>
              <w:spacing w:after="0"/>
              <w:jc w:val="center"/>
              <w:rPr>
                <w:rFonts w:cs="Times New Roman"/>
                <w:szCs w:val="24"/>
              </w:rPr>
            </w:pPr>
            <w:r w:rsidRPr="00B76A63">
              <w:rPr>
                <w:rFonts w:cs="Times New Roman"/>
                <w:szCs w:val="24"/>
              </w:rPr>
              <w:t>1998</w:t>
            </w:r>
          </w:p>
        </w:tc>
        <w:tc>
          <w:tcPr>
            <w:tcW w:w="1872" w:type="dxa"/>
            <w:noWrap/>
            <w:tcMar>
              <w:top w:w="43" w:type="dxa"/>
              <w:left w:w="115" w:type="dxa"/>
              <w:bottom w:w="43" w:type="dxa"/>
              <w:right w:w="115" w:type="dxa"/>
            </w:tcMar>
            <w:vAlign w:val="center"/>
            <w:hideMark/>
          </w:tcPr>
          <w:p w14:paraId="22840ED6" w14:textId="77777777" w:rsidR="00B76A63" w:rsidRPr="00B76A63" w:rsidRDefault="00B76A63" w:rsidP="00B76A63">
            <w:pPr>
              <w:pStyle w:val="BodyText"/>
              <w:tabs>
                <w:tab w:val="decimal" w:pos="710"/>
              </w:tabs>
              <w:spacing w:after="0"/>
              <w:rPr>
                <w:rFonts w:cs="Times New Roman"/>
                <w:szCs w:val="24"/>
              </w:rPr>
            </w:pPr>
            <w:r w:rsidRPr="00B76A63">
              <w:rPr>
                <w:rFonts w:cs="Times New Roman"/>
                <w:szCs w:val="24"/>
              </w:rPr>
              <w:t>7.85</w:t>
            </w:r>
          </w:p>
        </w:tc>
        <w:tc>
          <w:tcPr>
            <w:tcW w:w="1872" w:type="dxa"/>
            <w:noWrap/>
            <w:tcMar>
              <w:top w:w="43" w:type="dxa"/>
              <w:left w:w="115" w:type="dxa"/>
              <w:bottom w:w="43" w:type="dxa"/>
              <w:right w:w="115" w:type="dxa"/>
            </w:tcMar>
            <w:vAlign w:val="center"/>
            <w:hideMark/>
          </w:tcPr>
          <w:p w14:paraId="3F39F73E" w14:textId="77777777" w:rsidR="00B76A63" w:rsidRPr="00B76A63" w:rsidRDefault="00B76A63" w:rsidP="00B76A63">
            <w:pPr>
              <w:pStyle w:val="BodyText"/>
              <w:tabs>
                <w:tab w:val="decimal" w:pos="722"/>
              </w:tabs>
              <w:spacing w:after="0"/>
              <w:rPr>
                <w:rFonts w:cs="Times New Roman"/>
                <w:szCs w:val="24"/>
              </w:rPr>
            </w:pPr>
            <w:r w:rsidRPr="00B76A63">
              <w:rPr>
                <w:rFonts w:cs="Times New Roman"/>
                <w:szCs w:val="24"/>
              </w:rPr>
              <w:t>0.1</w:t>
            </w:r>
          </w:p>
        </w:tc>
        <w:tc>
          <w:tcPr>
            <w:tcW w:w="1872" w:type="dxa"/>
            <w:noWrap/>
            <w:tcMar>
              <w:top w:w="43" w:type="dxa"/>
              <w:left w:w="115" w:type="dxa"/>
              <w:bottom w:w="43" w:type="dxa"/>
              <w:right w:w="115" w:type="dxa"/>
            </w:tcMar>
            <w:vAlign w:val="center"/>
            <w:hideMark/>
          </w:tcPr>
          <w:p w14:paraId="2DCED4A6" w14:textId="77777777" w:rsidR="00B76A63" w:rsidRPr="00B76A63" w:rsidRDefault="00B76A63" w:rsidP="00B76A63">
            <w:pPr>
              <w:pStyle w:val="BodyText"/>
              <w:tabs>
                <w:tab w:val="decimal" w:pos="745"/>
              </w:tabs>
              <w:spacing w:after="0"/>
              <w:rPr>
                <w:rFonts w:cs="Times New Roman"/>
                <w:szCs w:val="24"/>
              </w:rPr>
            </w:pPr>
            <w:r w:rsidRPr="00B76A63">
              <w:rPr>
                <w:rFonts w:cs="Times New Roman"/>
                <w:szCs w:val="24"/>
              </w:rPr>
              <w:t>0.17</w:t>
            </w:r>
          </w:p>
        </w:tc>
        <w:tc>
          <w:tcPr>
            <w:tcW w:w="1872" w:type="dxa"/>
            <w:noWrap/>
            <w:tcMar>
              <w:top w:w="43" w:type="dxa"/>
              <w:left w:w="115" w:type="dxa"/>
              <w:bottom w:w="43" w:type="dxa"/>
              <w:right w:w="115" w:type="dxa"/>
            </w:tcMar>
            <w:vAlign w:val="center"/>
            <w:hideMark/>
          </w:tcPr>
          <w:p w14:paraId="72C0B6F3" w14:textId="77777777" w:rsidR="00B76A63" w:rsidRPr="00B76A63" w:rsidRDefault="00B76A63" w:rsidP="00B76A63">
            <w:pPr>
              <w:pStyle w:val="BodyText"/>
              <w:tabs>
                <w:tab w:val="decimal" w:pos="758"/>
              </w:tabs>
              <w:spacing w:after="0"/>
              <w:rPr>
                <w:rFonts w:cs="Times New Roman"/>
                <w:szCs w:val="24"/>
              </w:rPr>
            </w:pPr>
            <w:r w:rsidRPr="00B76A63">
              <w:rPr>
                <w:rFonts w:cs="Times New Roman"/>
                <w:szCs w:val="24"/>
              </w:rPr>
              <w:t>0.11</w:t>
            </w:r>
          </w:p>
        </w:tc>
      </w:tr>
      <w:tr w:rsidR="00B76A63" w:rsidRPr="00B76A63" w14:paraId="2F717F0B" w14:textId="77777777" w:rsidTr="00B76A63">
        <w:trPr>
          <w:trHeight w:val="290"/>
        </w:trPr>
        <w:tc>
          <w:tcPr>
            <w:tcW w:w="1872" w:type="dxa"/>
            <w:noWrap/>
            <w:tcMar>
              <w:top w:w="43" w:type="dxa"/>
              <w:left w:w="115" w:type="dxa"/>
              <w:bottom w:w="43" w:type="dxa"/>
              <w:right w:w="115" w:type="dxa"/>
            </w:tcMar>
            <w:vAlign w:val="center"/>
            <w:hideMark/>
          </w:tcPr>
          <w:p w14:paraId="77BE7391" w14:textId="77777777" w:rsidR="00B76A63" w:rsidRPr="00B76A63" w:rsidRDefault="00B76A63" w:rsidP="00B76A63">
            <w:pPr>
              <w:pStyle w:val="BodyText"/>
              <w:spacing w:after="0"/>
              <w:jc w:val="center"/>
              <w:rPr>
                <w:rFonts w:cs="Times New Roman"/>
                <w:szCs w:val="24"/>
              </w:rPr>
            </w:pPr>
            <w:r w:rsidRPr="00B76A63">
              <w:rPr>
                <w:rFonts w:cs="Times New Roman"/>
                <w:szCs w:val="24"/>
              </w:rPr>
              <w:t>1999</w:t>
            </w:r>
          </w:p>
        </w:tc>
        <w:tc>
          <w:tcPr>
            <w:tcW w:w="1872" w:type="dxa"/>
            <w:noWrap/>
            <w:tcMar>
              <w:top w:w="43" w:type="dxa"/>
              <w:left w:w="115" w:type="dxa"/>
              <w:bottom w:w="43" w:type="dxa"/>
              <w:right w:w="115" w:type="dxa"/>
            </w:tcMar>
            <w:vAlign w:val="center"/>
            <w:hideMark/>
          </w:tcPr>
          <w:p w14:paraId="60648699" w14:textId="77777777" w:rsidR="00B76A63" w:rsidRPr="00B76A63" w:rsidRDefault="00B76A63" w:rsidP="00B76A63">
            <w:pPr>
              <w:pStyle w:val="BodyText"/>
              <w:tabs>
                <w:tab w:val="decimal" w:pos="710"/>
              </w:tabs>
              <w:spacing w:after="0"/>
              <w:rPr>
                <w:rFonts w:cs="Times New Roman"/>
                <w:szCs w:val="24"/>
              </w:rPr>
            </w:pPr>
            <w:r w:rsidRPr="00B76A63">
              <w:rPr>
                <w:rFonts w:cs="Times New Roman"/>
                <w:szCs w:val="24"/>
              </w:rPr>
              <w:t>7.69</w:t>
            </w:r>
          </w:p>
        </w:tc>
        <w:tc>
          <w:tcPr>
            <w:tcW w:w="1872" w:type="dxa"/>
            <w:noWrap/>
            <w:tcMar>
              <w:top w:w="43" w:type="dxa"/>
              <w:left w:w="115" w:type="dxa"/>
              <w:bottom w:w="43" w:type="dxa"/>
              <w:right w:w="115" w:type="dxa"/>
            </w:tcMar>
            <w:vAlign w:val="center"/>
            <w:hideMark/>
          </w:tcPr>
          <w:p w14:paraId="0B8C7E6A" w14:textId="77777777" w:rsidR="00B76A63" w:rsidRPr="00B76A63" w:rsidRDefault="00B76A63" w:rsidP="00B76A63">
            <w:pPr>
              <w:pStyle w:val="BodyText"/>
              <w:tabs>
                <w:tab w:val="decimal" w:pos="722"/>
              </w:tabs>
              <w:spacing w:after="0"/>
              <w:rPr>
                <w:rFonts w:cs="Times New Roman"/>
                <w:szCs w:val="24"/>
              </w:rPr>
            </w:pPr>
            <w:r w:rsidRPr="00B76A63">
              <w:rPr>
                <w:rFonts w:cs="Times New Roman"/>
                <w:szCs w:val="24"/>
              </w:rPr>
              <w:t>0.08</w:t>
            </w:r>
          </w:p>
        </w:tc>
        <w:tc>
          <w:tcPr>
            <w:tcW w:w="1872" w:type="dxa"/>
            <w:noWrap/>
            <w:tcMar>
              <w:top w:w="43" w:type="dxa"/>
              <w:left w:w="115" w:type="dxa"/>
              <w:bottom w:w="43" w:type="dxa"/>
              <w:right w:w="115" w:type="dxa"/>
            </w:tcMar>
            <w:vAlign w:val="center"/>
            <w:hideMark/>
          </w:tcPr>
          <w:p w14:paraId="27DA7264" w14:textId="77777777" w:rsidR="00B76A63" w:rsidRPr="00B76A63" w:rsidRDefault="00B76A63" w:rsidP="00B76A63">
            <w:pPr>
              <w:pStyle w:val="BodyText"/>
              <w:tabs>
                <w:tab w:val="decimal" w:pos="745"/>
              </w:tabs>
              <w:spacing w:after="0"/>
              <w:rPr>
                <w:rFonts w:cs="Times New Roman"/>
                <w:szCs w:val="24"/>
              </w:rPr>
            </w:pPr>
            <w:r w:rsidRPr="00B76A63">
              <w:rPr>
                <w:rFonts w:cs="Times New Roman"/>
                <w:szCs w:val="24"/>
              </w:rPr>
              <w:t>0.15</w:t>
            </w:r>
          </w:p>
        </w:tc>
        <w:tc>
          <w:tcPr>
            <w:tcW w:w="1872" w:type="dxa"/>
            <w:noWrap/>
            <w:tcMar>
              <w:top w:w="43" w:type="dxa"/>
              <w:left w:w="115" w:type="dxa"/>
              <w:bottom w:w="43" w:type="dxa"/>
              <w:right w:w="115" w:type="dxa"/>
            </w:tcMar>
            <w:vAlign w:val="center"/>
            <w:hideMark/>
          </w:tcPr>
          <w:p w14:paraId="02631D8E" w14:textId="77777777" w:rsidR="00B76A63" w:rsidRPr="00B76A63" w:rsidRDefault="00B76A63" w:rsidP="00B76A63">
            <w:pPr>
              <w:pStyle w:val="BodyText"/>
              <w:tabs>
                <w:tab w:val="decimal" w:pos="758"/>
              </w:tabs>
              <w:spacing w:after="0"/>
              <w:rPr>
                <w:rFonts w:cs="Times New Roman"/>
                <w:szCs w:val="24"/>
              </w:rPr>
            </w:pPr>
            <w:r w:rsidRPr="00B76A63">
              <w:rPr>
                <w:rFonts w:cs="Times New Roman"/>
                <w:szCs w:val="24"/>
              </w:rPr>
              <w:t>0.11</w:t>
            </w:r>
          </w:p>
        </w:tc>
      </w:tr>
      <w:tr w:rsidR="00B76A63" w:rsidRPr="00B76A63" w14:paraId="21F9E9BE" w14:textId="77777777" w:rsidTr="00B76A63">
        <w:trPr>
          <w:trHeight w:val="290"/>
        </w:trPr>
        <w:tc>
          <w:tcPr>
            <w:tcW w:w="1872" w:type="dxa"/>
            <w:noWrap/>
            <w:tcMar>
              <w:top w:w="43" w:type="dxa"/>
              <w:left w:w="115" w:type="dxa"/>
              <w:bottom w:w="43" w:type="dxa"/>
              <w:right w:w="115" w:type="dxa"/>
            </w:tcMar>
            <w:vAlign w:val="center"/>
            <w:hideMark/>
          </w:tcPr>
          <w:p w14:paraId="30239427" w14:textId="77777777" w:rsidR="00B76A63" w:rsidRPr="00B76A63" w:rsidRDefault="00B76A63" w:rsidP="00B76A63">
            <w:pPr>
              <w:pStyle w:val="BodyText"/>
              <w:spacing w:after="0"/>
              <w:jc w:val="center"/>
              <w:rPr>
                <w:rFonts w:cs="Times New Roman"/>
                <w:szCs w:val="24"/>
              </w:rPr>
            </w:pPr>
            <w:r w:rsidRPr="00B76A63">
              <w:rPr>
                <w:rFonts w:cs="Times New Roman"/>
                <w:szCs w:val="24"/>
              </w:rPr>
              <w:t>2000</w:t>
            </w:r>
          </w:p>
        </w:tc>
        <w:tc>
          <w:tcPr>
            <w:tcW w:w="1872" w:type="dxa"/>
            <w:noWrap/>
            <w:tcMar>
              <w:top w:w="43" w:type="dxa"/>
              <w:left w:w="115" w:type="dxa"/>
              <w:bottom w:w="43" w:type="dxa"/>
              <w:right w:w="115" w:type="dxa"/>
            </w:tcMar>
            <w:vAlign w:val="center"/>
            <w:hideMark/>
          </w:tcPr>
          <w:p w14:paraId="5FF76DC3" w14:textId="77777777" w:rsidR="00B76A63" w:rsidRPr="00B76A63" w:rsidRDefault="00B76A63" w:rsidP="00B76A63">
            <w:pPr>
              <w:pStyle w:val="BodyText"/>
              <w:tabs>
                <w:tab w:val="decimal" w:pos="710"/>
              </w:tabs>
              <w:spacing w:after="0"/>
              <w:rPr>
                <w:rFonts w:cs="Times New Roman"/>
                <w:szCs w:val="24"/>
              </w:rPr>
            </w:pPr>
            <w:r w:rsidRPr="00B76A63">
              <w:rPr>
                <w:rFonts w:cs="Times New Roman"/>
                <w:szCs w:val="24"/>
              </w:rPr>
              <w:t>8.07</w:t>
            </w:r>
          </w:p>
        </w:tc>
        <w:tc>
          <w:tcPr>
            <w:tcW w:w="1872" w:type="dxa"/>
            <w:noWrap/>
            <w:tcMar>
              <w:top w:w="43" w:type="dxa"/>
              <w:left w:w="115" w:type="dxa"/>
              <w:bottom w:w="43" w:type="dxa"/>
              <w:right w:w="115" w:type="dxa"/>
            </w:tcMar>
            <w:vAlign w:val="center"/>
            <w:hideMark/>
          </w:tcPr>
          <w:p w14:paraId="323ACAA0" w14:textId="77777777" w:rsidR="00B76A63" w:rsidRPr="00B76A63" w:rsidRDefault="00B76A63" w:rsidP="00B76A63">
            <w:pPr>
              <w:pStyle w:val="BodyText"/>
              <w:tabs>
                <w:tab w:val="decimal" w:pos="722"/>
              </w:tabs>
              <w:spacing w:after="0"/>
              <w:rPr>
                <w:rFonts w:cs="Times New Roman"/>
                <w:szCs w:val="24"/>
              </w:rPr>
            </w:pPr>
            <w:r w:rsidRPr="00B76A63">
              <w:rPr>
                <w:rFonts w:cs="Times New Roman"/>
                <w:szCs w:val="24"/>
              </w:rPr>
              <w:t>0.08</w:t>
            </w:r>
          </w:p>
        </w:tc>
        <w:tc>
          <w:tcPr>
            <w:tcW w:w="1872" w:type="dxa"/>
            <w:noWrap/>
            <w:tcMar>
              <w:top w:w="43" w:type="dxa"/>
              <w:left w:w="115" w:type="dxa"/>
              <w:bottom w:w="43" w:type="dxa"/>
              <w:right w:w="115" w:type="dxa"/>
            </w:tcMar>
            <w:vAlign w:val="center"/>
            <w:hideMark/>
          </w:tcPr>
          <w:p w14:paraId="147C2E79" w14:textId="77777777" w:rsidR="00B76A63" w:rsidRPr="00B76A63" w:rsidRDefault="00B76A63" w:rsidP="00B76A63">
            <w:pPr>
              <w:pStyle w:val="BodyText"/>
              <w:tabs>
                <w:tab w:val="decimal" w:pos="745"/>
              </w:tabs>
              <w:spacing w:after="0"/>
              <w:rPr>
                <w:rFonts w:cs="Times New Roman"/>
                <w:szCs w:val="24"/>
              </w:rPr>
            </w:pPr>
            <w:r w:rsidRPr="00B76A63">
              <w:rPr>
                <w:rFonts w:cs="Times New Roman"/>
                <w:szCs w:val="24"/>
              </w:rPr>
              <w:t>0.13</w:t>
            </w:r>
          </w:p>
        </w:tc>
        <w:tc>
          <w:tcPr>
            <w:tcW w:w="1872" w:type="dxa"/>
            <w:noWrap/>
            <w:tcMar>
              <w:top w:w="43" w:type="dxa"/>
              <w:left w:w="115" w:type="dxa"/>
              <w:bottom w:w="43" w:type="dxa"/>
              <w:right w:w="115" w:type="dxa"/>
            </w:tcMar>
            <w:vAlign w:val="center"/>
            <w:hideMark/>
          </w:tcPr>
          <w:p w14:paraId="7B0FA355" w14:textId="77777777" w:rsidR="00B76A63" w:rsidRPr="00B76A63" w:rsidRDefault="00B76A63" w:rsidP="00B76A63">
            <w:pPr>
              <w:pStyle w:val="BodyText"/>
              <w:tabs>
                <w:tab w:val="decimal" w:pos="758"/>
              </w:tabs>
              <w:spacing w:after="0"/>
              <w:rPr>
                <w:rFonts w:cs="Times New Roman"/>
                <w:szCs w:val="24"/>
              </w:rPr>
            </w:pPr>
            <w:r w:rsidRPr="00B76A63">
              <w:rPr>
                <w:rFonts w:cs="Times New Roman"/>
                <w:szCs w:val="24"/>
              </w:rPr>
              <w:t>0.11</w:t>
            </w:r>
          </w:p>
        </w:tc>
      </w:tr>
      <w:tr w:rsidR="00B76A63" w:rsidRPr="00B76A63" w14:paraId="0DAC9BE4" w14:textId="77777777" w:rsidTr="00B76A63">
        <w:trPr>
          <w:trHeight w:val="290"/>
        </w:trPr>
        <w:tc>
          <w:tcPr>
            <w:tcW w:w="1872" w:type="dxa"/>
            <w:noWrap/>
            <w:tcMar>
              <w:top w:w="43" w:type="dxa"/>
              <w:left w:w="115" w:type="dxa"/>
              <w:bottom w:w="43" w:type="dxa"/>
              <w:right w:w="115" w:type="dxa"/>
            </w:tcMar>
            <w:vAlign w:val="center"/>
            <w:hideMark/>
          </w:tcPr>
          <w:p w14:paraId="0B88ED3A" w14:textId="77777777" w:rsidR="00B76A63" w:rsidRPr="00B76A63" w:rsidRDefault="00B76A63" w:rsidP="00B76A63">
            <w:pPr>
              <w:pStyle w:val="BodyText"/>
              <w:spacing w:after="0"/>
              <w:jc w:val="center"/>
              <w:rPr>
                <w:rFonts w:cs="Times New Roman"/>
                <w:szCs w:val="24"/>
              </w:rPr>
            </w:pPr>
            <w:r w:rsidRPr="00B76A63">
              <w:rPr>
                <w:rFonts w:cs="Times New Roman"/>
                <w:szCs w:val="24"/>
              </w:rPr>
              <w:t>2001</w:t>
            </w:r>
          </w:p>
        </w:tc>
        <w:tc>
          <w:tcPr>
            <w:tcW w:w="1872" w:type="dxa"/>
            <w:noWrap/>
            <w:tcMar>
              <w:top w:w="43" w:type="dxa"/>
              <w:left w:w="115" w:type="dxa"/>
              <w:bottom w:w="43" w:type="dxa"/>
              <w:right w:w="115" w:type="dxa"/>
            </w:tcMar>
            <w:vAlign w:val="center"/>
            <w:hideMark/>
          </w:tcPr>
          <w:p w14:paraId="1F017D53" w14:textId="77777777" w:rsidR="00B76A63" w:rsidRPr="00B76A63" w:rsidRDefault="00B76A63" w:rsidP="00B76A63">
            <w:pPr>
              <w:pStyle w:val="BodyText"/>
              <w:tabs>
                <w:tab w:val="decimal" w:pos="710"/>
              </w:tabs>
              <w:spacing w:after="0"/>
              <w:rPr>
                <w:rFonts w:cs="Times New Roman"/>
                <w:szCs w:val="24"/>
              </w:rPr>
            </w:pPr>
          </w:p>
        </w:tc>
        <w:tc>
          <w:tcPr>
            <w:tcW w:w="1872" w:type="dxa"/>
            <w:noWrap/>
            <w:tcMar>
              <w:top w:w="43" w:type="dxa"/>
              <w:left w:w="115" w:type="dxa"/>
              <w:bottom w:w="43" w:type="dxa"/>
              <w:right w:w="115" w:type="dxa"/>
            </w:tcMar>
            <w:vAlign w:val="center"/>
            <w:hideMark/>
          </w:tcPr>
          <w:p w14:paraId="173195EC" w14:textId="77777777" w:rsidR="00B76A63" w:rsidRPr="00B76A63" w:rsidRDefault="00B76A63" w:rsidP="00B76A63">
            <w:pPr>
              <w:pStyle w:val="BodyText"/>
              <w:tabs>
                <w:tab w:val="decimal" w:pos="722"/>
              </w:tabs>
              <w:spacing w:after="0"/>
              <w:rPr>
                <w:rFonts w:cs="Times New Roman"/>
                <w:szCs w:val="24"/>
              </w:rPr>
            </w:pPr>
          </w:p>
        </w:tc>
        <w:tc>
          <w:tcPr>
            <w:tcW w:w="1872" w:type="dxa"/>
            <w:noWrap/>
            <w:tcMar>
              <w:top w:w="43" w:type="dxa"/>
              <w:left w:w="115" w:type="dxa"/>
              <w:bottom w:w="43" w:type="dxa"/>
              <w:right w:w="115" w:type="dxa"/>
            </w:tcMar>
            <w:vAlign w:val="center"/>
            <w:hideMark/>
          </w:tcPr>
          <w:p w14:paraId="64513E1F" w14:textId="77777777" w:rsidR="00B76A63" w:rsidRPr="00B76A63" w:rsidRDefault="00B76A63" w:rsidP="00B76A63">
            <w:pPr>
              <w:pStyle w:val="BodyText"/>
              <w:tabs>
                <w:tab w:val="decimal" w:pos="745"/>
              </w:tabs>
              <w:spacing w:after="0"/>
              <w:rPr>
                <w:rFonts w:cs="Times New Roman"/>
                <w:szCs w:val="24"/>
              </w:rPr>
            </w:pPr>
            <w:r w:rsidRPr="00B76A63">
              <w:rPr>
                <w:rFonts w:cs="Times New Roman"/>
                <w:szCs w:val="24"/>
              </w:rPr>
              <w:t>0.14</w:t>
            </w:r>
          </w:p>
        </w:tc>
        <w:tc>
          <w:tcPr>
            <w:tcW w:w="1872" w:type="dxa"/>
            <w:noWrap/>
            <w:tcMar>
              <w:top w:w="43" w:type="dxa"/>
              <w:left w:w="115" w:type="dxa"/>
              <w:bottom w:w="43" w:type="dxa"/>
              <w:right w:w="115" w:type="dxa"/>
            </w:tcMar>
            <w:vAlign w:val="center"/>
            <w:hideMark/>
          </w:tcPr>
          <w:p w14:paraId="1BC91EBB" w14:textId="77777777" w:rsidR="00B76A63" w:rsidRPr="00B76A63" w:rsidRDefault="00B76A63" w:rsidP="00B76A63">
            <w:pPr>
              <w:pStyle w:val="BodyText"/>
              <w:tabs>
                <w:tab w:val="decimal" w:pos="758"/>
              </w:tabs>
              <w:spacing w:after="0"/>
              <w:rPr>
                <w:rFonts w:cs="Times New Roman"/>
                <w:szCs w:val="24"/>
              </w:rPr>
            </w:pPr>
            <w:r w:rsidRPr="00B76A63">
              <w:rPr>
                <w:rFonts w:cs="Times New Roman"/>
                <w:szCs w:val="24"/>
              </w:rPr>
              <w:t>0.11</w:t>
            </w:r>
          </w:p>
        </w:tc>
      </w:tr>
      <w:tr w:rsidR="00B76A63" w:rsidRPr="00B76A63" w14:paraId="27F1A23E" w14:textId="77777777" w:rsidTr="00B76A63">
        <w:trPr>
          <w:trHeight w:val="290"/>
        </w:trPr>
        <w:tc>
          <w:tcPr>
            <w:tcW w:w="1872" w:type="dxa"/>
            <w:noWrap/>
            <w:tcMar>
              <w:top w:w="43" w:type="dxa"/>
              <w:left w:w="115" w:type="dxa"/>
              <w:bottom w:w="43" w:type="dxa"/>
              <w:right w:w="115" w:type="dxa"/>
            </w:tcMar>
            <w:vAlign w:val="center"/>
            <w:hideMark/>
          </w:tcPr>
          <w:p w14:paraId="31E536E5" w14:textId="77777777" w:rsidR="00B76A63" w:rsidRPr="00B76A63" w:rsidRDefault="00B76A63" w:rsidP="00B76A63">
            <w:pPr>
              <w:pStyle w:val="BodyText"/>
              <w:spacing w:after="0"/>
              <w:jc w:val="center"/>
              <w:rPr>
                <w:rFonts w:cs="Times New Roman"/>
                <w:szCs w:val="24"/>
              </w:rPr>
            </w:pPr>
            <w:r w:rsidRPr="00B76A63">
              <w:rPr>
                <w:rFonts w:cs="Times New Roman"/>
                <w:szCs w:val="24"/>
              </w:rPr>
              <w:t>2002</w:t>
            </w:r>
          </w:p>
        </w:tc>
        <w:tc>
          <w:tcPr>
            <w:tcW w:w="1872" w:type="dxa"/>
            <w:noWrap/>
            <w:tcMar>
              <w:top w:w="43" w:type="dxa"/>
              <w:left w:w="115" w:type="dxa"/>
              <w:bottom w:w="43" w:type="dxa"/>
              <w:right w:w="115" w:type="dxa"/>
            </w:tcMar>
            <w:vAlign w:val="center"/>
            <w:hideMark/>
          </w:tcPr>
          <w:p w14:paraId="4177CA74" w14:textId="77777777" w:rsidR="00B76A63" w:rsidRPr="00B76A63" w:rsidRDefault="00B76A63" w:rsidP="00B76A63">
            <w:pPr>
              <w:pStyle w:val="BodyText"/>
              <w:tabs>
                <w:tab w:val="decimal" w:pos="710"/>
              </w:tabs>
              <w:spacing w:after="0"/>
              <w:rPr>
                <w:rFonts w:cs="Times New Roman"/>
                <w:szCs w:val="24"/>
              </w:rPr>
            </w:pPr>
          </w:p>
        </w:tc>
        <w:tc>
          <w:tcPr>
            <w:tcW w:w="1872" w:type="dxa"/>
            <w:noWrap/>
            <w:tcMar>
              <w:top w:w="43" w:type="dxa"/>
              <w:left w:w="115" w:type="dxa"/>
              <w:bottom w:w="43" w:type="dxa"/>
              <w:right w:w="115" w:type="dxa"/>
            </w:tcMar>
            <w:vAlign w:val="center"/>
            <w:hideMark/>
          </w:tcPr>
          <w:p w14:paraId="2B9EA71F" w14:textId="77777777" w:rsidR="00B76A63" w:rsidRPr="00B76A63" w:rsidRDefault="00B76A63" w:rsidP="00B76A63">
            <w:pPr>
              <w:pStyle w:val="BodyText"/>
              <w:tabs>
                <w:tab w:val="decimal" w:pos="722"/>
              </w:tabs>
              <w:spacing w:after="0"/>
              <w:rPr>
                <w:rFonts w:cs="Times New Roman"/>
                <w:szCs w:val="24"/>
              </w:rPr>
            </w:pPr>
          </w:p>
        </w:tc>
        <w:tc>
          <w:tcPr>
            <w:tcW w:w="1872" w:type="dxa"/>
            <w:noWrap/>
            <w:tcMar>
              <w:top w:w="43" w:type="dxa"/>
              <w:left w:w="115" w:type="dxa"/>
              <w:bottom w:w="43" w:type="dxa"/>
              <w:right w:w="115" w:type="dxa"/>
            </w:tcMar>
            <w:vAlign w:val="center"/>
            <w:hideMark/>
          </w:tcPr>
          <w:p w14:paraId="007E2815" w14:textId="77777777" w:rsidR="00B76A63" w:rsidRPr="00B76A63" w:rsidRDefault="00B76A63" w:rsidP="00B76A63">
            <w:pPr>
              <w:pStyle w:val="BodyText"/>
              <w:tabs>
                <w:tab w:val="decimal" w:pos="745"/>
              </w:tabs>
              <w:spacing w:after="0"/>
              <w:rPr>
                <w:rFonts w:cs="Times New Roman"/>
                <w:szCs w:val="24"/>
              </w:rPr>
            </w:pPr>
            <w:r w:rsidRPr="00B76A63">
              <w:rPr>
                <w:rFonts w:cs="Times New Roman"/>
                <w:szCs w:val="24"/>
              </w:rPr>
              <w:t>0.18</w:t>
            </w:r>
          </w:p>
        </w:tc>
        <w:tc>
          <w:tcPr>
            <w:tcW w:w="1872" w:type="dxa"/>
            <w:noWrap/>
            <w:tcMar>
              <w:top w:w="43" w:type="dxa"/>
              <w:left w:w="115" w:type="dxa"/>
              <w:bottom w:w="43" w:type="dxa"/>
              <w:right w:w="115" w:type="dxa"/>
            </w:tcMar>
            <w:vAlign w:val="center"/>
            <w:hideMark/>
          </w:tcPr>
          <w:p w14:paraId="02D45C9D" w14:textId="77777777" w:rsidR="00B76A63" w:rsidRPr="00B76A63" w:rsidRDefault="00B76A63" w:rsidP="00B76A63">
            <w:pPr>
              <w:pStyle w:val="BodyText"/>
              <w:tabs>
                <w:tab w:val="decimal" w:pos="758"/>
              </w:tabs>
              <w:spacing w:after="0"/>
              <w:rPr>
                <w:rFonts w:cs="Times New Roman"/>
                <w:szCs w:val="24"/>
              </w:rPr>
            </w:pPr>
            <w:r w:rsidRPr="00B76A63">
              <w:rPr>
                <w:rFonts w:cs="Times New Roman"/>
                <w:szCs w:val="24"/>
              </w:rPr>
              <w:t>0.11</w:t>
            </w:r>
          </w:p>
        </w:tc>
      </w:tr>
      <w:tr w:rsidR="00B76A63" w:rsidRPr="00B76A63" w14:paraId="23884266" w14:textId="77777777" w:rsidTr="00B76A63">
        <w:trPr>
          <w:trHeight w:val="290"/>
        </w:trPr>
        <w:tc>
          <w:tcPr>
            <w:tcW w:w="1872" w:type="dxa"/>
            <w:noWrap/>
            <w:tcMar>
              <w:top w:w="43" w:type="dxa"/>
              <w:left w:w="115" w:type="dxa"/>
              <w:bottom w:w="43" w:type="dxa"/>
              <w:right w:w="115" w:type="dxa"/>
            </w:tcMar>
            <w:vAlign w:val="center"/>
            <w:hideMark/>
          </w:tcPr>
          <w:p w14:paraId="7BE9F421" w14:textId="77777777" w:rsidR="00B76A63" w:rsidRPr="00B76A63" w:rsidRDefault="00B76A63" w:rsidP="00B76A63">
            <w:pPr>
              <w:pStyle w:val="BodyText"/>
              <w:spacing w:after="0"/>
              <w:jc w:val="center"/>
              <w:rPr>
                <w:rFonts w:cs="Times New Roman"/>
                <w:szCs w:val="24"/>
              </w:rPr>
            </w:pPr>
            <w:r w:rsidRPr="00B76A63">
              <w:rPr>
                <w:rFonts w:cs="Times New Roman"/>
                <w:szCs w:val="24"/>
              </w:rPr>
              <w:t>2003</w:t>
            </w:r>
          </w:p>
        </w:tc>
        <w:tc>
          <w:tcPr>
            <w:tcW w:w="1872" w:type="dxa"/>
            <w:noWrap/>
            <w:tcMar>
              <w:top w:w="43" w:type="dxa"/>
              <w:left w:w="115" w:type="dxa"/>
              <w:bottom w:w="43" w:type="dxa"/>
              <w:right w:w="115" w:type="dxa"/>
            </w:tcMar>
            <w:vAlign w:val="center"/>
            <w:hideMark/>
          </w:tcPr>
          <w:p w14:paraId="5947921B" w14:textId="77777777" w:rsidR="00B76A63" w:rsidRPr="00B76A63" w:rsidRDefault="00B76A63" w:rsidP="00B76A63">
            <w:pPr>
              <w:pStyle w:val="BodyText"/>
              <w:tabs>
                <w:tab w:val="decimal" w:pos="710"/>
              </w:tabs>
              <w:spacing w:after="0"/>
              <w:rPr>
                <w:rFonts w:cs="Times New Roman"/>
                <w:szCs w:val="24"/>
              </w:rPr>
            </w:pPr>
          </w:p>
        </w:tc>
        <w:tc>
          <w:tcPr>
            <w:tcW w:w="1872" w:type="dxa"/>
            <w:noWrap/>
            <w:tcMar>
              <w:top w:w="43" w:type="dxa"/>
              <w:left w:w="115" w:type="dxa"/>
              <w:bottom w:w="43" w:type="dxa"/>
              <w:right w:w="115" w:type="dxa"/>
            </w:tcMar>
            <w:vAlign w:val="center"/>
            <w:hideMark/>
          </w:tcPr>
          <w:p w14:paraId="29BCFEA3" w14:textId="77777777" w:rsidR="00B76A63" w:rsidRPr="00B76A63" w:rsidRDefault="00B76A63" w:rsidP="00B76A63">
            <w:pPr>
              <w:pStyle w:val="BodyText"/>
              <w:tabs>
                <w:tab w:val="decimal" w:pos="722"/>
              </w:tabs>
              <w:spacing w:after="0"/>
              <w:rPr>
                <w:rFonts w:cs="Times New Roman"/>
                <w:szCs w:val="24"/>
              </w:rPr>
            </w:pPr>
          </w:p>
        </w:tc>
        <w:tc>
          <w:tcPr>
            <w:tcW w:w="1872" w:type="dxa"/>
            <w:noWrap/>
            <w:tcMar>
              <w:top w:w="43" w:type="dxa"/>
              <w:left w:w="115" w:type="dxa"/>
              <w:bottom w:w="43" w:type="dxa"/>
              <w:right w:w="115" w:type="dxa"/>
            </w:tcMar>
            <w:vAlign w:val="center"/>
            <w:hideMark/>
          </w:tcPr>
          <w:p w14:paraId="52816B1C" w14:textId="77777777" w:rsidR="00B76A63" w:rsidRPr="00B76A63" w:rsidRDefault="00B76A63" w:rsidP="00B76A63">
            <w:pPr>
              <w:pStyle w:val="BodyText"/>
              <w:tabs>
                <w:tab w:val="decimal" w:pos="745"/>
              </w:tabs>
              <w:spacing w:after="0"/>
              <w:rPr>
                <w:rFonts w:cs="Times New Roman"/>
                <w:szCs w:val="24"/>
              </w:rPr>
            </w:pPr>
            <w:r w:rsidRPr="00B76A63">
              <w:rPr>
                <w:rFonts w:cs="Times New Roman"/>
                <w:szCs w:val="24"/>
              </w:rPr>
              <w:t>0.16</w:t>
            </w:r>
          </w:p>
        </w:tc>
        <w:tc>
          <w:tcPr>
            <w:tcW w:w="1872" w:type="dxa"/>
            <w:noWrap/>
            <w:tcMar>
              <w:top w:w="43" w:type="dxa"/>
              <w:left w:w="115" w:type="dxa"/>
              <w:bottom w:w="43" w:type="dxa"/>
              <w:right w:w="115" w:type="dxa"/>
            </w:tcMar>
            <w:vAlign w:val="center"/>
            <w:hideMark/>
          </w:tcPr>
          <w:p w14:paraId="49F6FE58" w14:textId="77777777" w:rsidR="00B76A63" w:rsidRPr="00B76A63" w:rsidRDefault="00B76A63" w:rsidP="00B76A63">
            <w:pPr>
              <w:pStyle w:val="BodyText"/>
              <w:tabs>
                <w:tab w:val="decimal" w:pos="758"/>
              </w:tabs>
              <w:spacing w:after="0"/>
              <w:rPr>
                <w:rFonts w:cs="Times New Roman"/>
                <w:szCs w:val="24"/>
              </w:rPr>
            </w:pPr>
            <w:r w:rsidRPr="00B76A63">
              <w:rPr>
                <w:rFonts w:cs="Times New Roman"/>
                <w:szCs w:val="24"/>
              </w:rPr>
              <w:t>0.11</w:t>
            </w:r>
          </w:p>
        </w:tc>
      </w:tr>
      <w:tr w:rsidR="00B76A63" w:rsidRPr="00B76A63" w14:paraId="4003A7D0" w14:textId="77777777" w:rsidTr="00B76A63">
        <w:trPr>
          <w:trHeight w:val="290"/>
        </w:trPr>
        <w:tc>
          <w:tcPr>
            <w:tcW w:w="1872" w:type="dxa"/>
            <w:noWrap/>
            <w:tcMar>
              <w:top w:w="43" w:type="dxa"/>
              <w:left w:w="115" w:type="dxa"/>
              <w:bottom w:w="43" w:type="dxa"/>
              <w:right w:w="115" w:type="dxa"/>
            </w:tcMar>
            <w:vAlign w:val="center"/>
            <w:hideMark/>
          </w:tcPr>
          <w:p w14:paraId="3D680105" w14:textId="77777777" w:rsidR="00B76A63" w:rsidRPr="00B76A63" w:rsidRDefault="00B76A63" w:rsidP="00B76A63">
            <w:pPr>
              <w:pStyle w:val="BodyText"/>
              <w:spacing w:after="0"/>
              <w:jc w:val="center"/>
              <w:rPr>
                <w:rFonts w:cs="Times New Roman"/>
                <w:szCs w:val="24"/>
              </w:rPr>
            </w:pPr>
            <w:r w:rsidRPr="00B76A63">
              <w:rPr>
                <w:rFonts w:cs="Times New Roman"/>
                <w:szCs w:val="24"/>
              </w:rPr>
              <w:t>2004</w:t>
            </w:r>
          </w:p>
        </w:tc>
        <w:tc>
          <w:tcPr>
            <w:tcW w:w="1872" w:type="dxa"/>
            <w:noWrap/>
            <w:tcMar>
              <w:top w:w="43" w:type="dxa"/>
              <w:left w:w="115" w:type="dxa"/>
              <w:bottom w:w="43" w:type="dxa"/>
              <w:right w:w="115" w:type="dxa"/>
            </w:tcMar>
            <w:vAlign w:val="center"/>
            <w:hideMark/>
          </w:tcPr>
          <w:p w14:paraId="59FBFEF9" w14:textId="77777777" w:rsidR="00B76A63" w:rsidRPr="00B76A63" w:rsidRDefault="00B76A63" w:rsidP="00B76A63">
            <w:pPr>
              <w:pStyle w:val="BodyText"/>
              <w:tabs>
                <w:tab w:val="decimal" w:pos="710"/>
              </w:tabs>
              <w:spacing w:after="0"/>
              <w:rPr>
                <w:rFonts w:cs="Times New Roman"/>
                <w:szCs w:val="24"/>
              </w:rPr>
            </w:pPr>
          </w:p>
        </w:tc>
        <w:tc>
          <w:tcPr>
            <w:tcW w:w="1872" w:type="dxa"/>
            <w:noWrap/>
            <w:tcMar>
              <w:top w:w="43" w:type="dxa"/>
              <w:left w:w="115" w:type="dxa"/>
              <w:bottom w:w="43" w:type="dxa"/>
              <w:right w:w="115" w:type="dxa"/>
            </w:tcMar>
            <w:vAlign w:val="center"/>
            <w:hideMark/>
          </w:tcPr>
          <w:p w14:paraId="33716E59" w14:textId="77777777" w:rsidR="00B76A63" w:rsidRPr="00B76A63" w:rsidRDefault="00B76A63" w:rsidP="00B76A63">
            <w:pPr>
              <w:pStyle w:val="BodyText"/>
              <w:tabs>
                <w:tab w:val="decimal" w:pos="722"/>
              </w:tabs>
              <w:spacing w:after="0"/>
              <w:rPr>
                <w:rFonts w:cs="Times New Roman"/>
                <w:szCs w:val="24"/>
              </w:rPr>
            </w:pPr>
          </w:p>
        </w:tc>
        <w:tc>
          <w:tcPr>
            <w:tcW w:w="1872" w:type="dxa"/>
            <w:noWrap/>
            <w:tcMar>
              <w:top w:w="43" w:type="dxa"/>
              <w:left w:w="115" w:type="dxa"/>
              <w:bottom w:w="43" w:type="dxa"/>
              <w:right w:w="115" w:type="dxa"/>
            </w:tcMar>
            <w:vAlign w:val="center"/>
            <w:hideMark/>
          </w:tcPr>
          <w:p w14:paraId="21A328A5" w14:textId="77777777" w:rsidR="00B76A63" w:rsidRPr="00B76A63" w:rsidRDefault="00B76A63" w:rsidP="00B76A63">
            <w:pPr>
              <w:pStyle w:val="BodyText"/>
              <w:tabs>
                <w:tab w:val="decimal" w:pos="745"/>
              </w:tabs>
              <w:spacing w:after="0"/>
              <w:rPr>
                <w:rFonts w:cs="Times New Roman"/>
                <w:szCs w:val="24"/>
              </w:rPr>
            </w:pPr>
            <w:r w:rsidRPr="00B76A63">
              <w:rPr>
                <w:rFonts w:cs="Times New Roman"/>
                <w:szCs w:val="24"/>
              </w:rPr>
              <w:t>0.21</w:t>
            </w:r>
          </w:p>
        </w:tc>
        <w:tc>
          <w:tcPr>
            <w:tcW w:w="1872" w:type="dxa"/>
            <w:noWrap/>
            <w:tcMar>
              <w:top w:w="43" w:type="dxa"/>
              <w:left w:w="115" w:type="dxa"/>
              <w:bottom w:w="43" w:type="dxa"/>
              <w:right w:w="115" w:type="dxa"/>
            </w:tcMar>
            <w:vAlign w:val="center"/>
            <w:hideMark/>
          </w:tcPr>
          <w:p w14:paraId="0B5B1364" w14:textId="20B19000" w:rsidR="00B76A63" w:rsidRPr="00B76A63" w:rsidRDefault="00B76A63" w:rsidP="00B76A63">
            <w:pPr>
              <w:pStyle w:val="BodyText"/>
              <w:tabs>
                <w:tab w:val="decimal" w:pos="758"/>
              </w:tabs>
              <w:spacing w:after="0"/>
              <w:rPr>
                <w:rFonts w:cs="Times New Roman"/>
                <w:szCs w:val="24"/>
              </w:rPr>
            </w:pPr>
            <w:r w:rsidRPr="00B76A63">
              <w:rPr>
                <w:rFonts w:cs="Times New Roman"/>
                <w:szCs w:val="24"/>
              </w:rPr>
              <w:t>0.1</w:t>
            </w:r>
            <w:r>
              <w:rPr>
                <w:rFonts w:cs="Times New Roman"/>
                <w:szCs w:val="24"/>
              </w:rPr>
              <w:t>0</w:t>
            </w:r>
          </w:p>
        </w:tc>
      </w:tr>
      <w:tr w:rsidR="00B76A63" w:rsidRPr="00B76A63" w14:paraId="7B20856C" w14:textId="77777777" w:rsidTr="00B76A63">
        <w:trPr>
          <w:trHeight w:val="290"/>
        </w:trPr>
        <w:tc>
          <w:tcPr>
            <w:tcW w:w="1872" w:type="dxa"/>
            <w:noWrap/>
            <w:tcMar>
              <w:top w:w="43" w:type="dxa"/>
              <w:left w:w="115" w:type="dxa"/>
              <w:bottom w:w="43" w:type="dxa"/>
              <w:right w:w="115" w:type="dxa"/>
            </w:tcMar>
            <w:vAlign w:val="center"/>
            <w:hideMark/>
          </w:tcPr>
          <w:p w14:paraId="6749B126" w14:textId="77777777" w:rsidR="00B76A63" w:rsidRPr="00B76A63" w:rsidRDefault="00B76A63" w:rsidP="00B76A63">
            <w:pPr>
              <w:pStyle w:val="BodyText"/>
              <w:spacing w:after="0"/>
              <w:jc w:val="center"/>
              <w:rPr>
                <w:rFonts w:cs="Times New Roman"/>
                <w:szCs w:val="24"/>
              </w:rPr>
            </w:pPr>
            <w:r w:rsidRPr="00B76A63">
              <w:rPr>
                <w:rFonts w:cs="Times New Roman"/>
                <w:szCs w:val="24"/>
              </w:rPr>
              <w:t>2005</w:t>
            </w:r>
          </w:p>
        </w:tc>
        <w:tc>
          <w:tcPr>
            <w:tcW w:w="1872" w:type="dxa"/>
            <w:noWrap/>
            <w:tcMar>
              <w:top w:w="43" w:type="dxa"/>
              <w:left w:w="115" w:type="dxa"/>
              <w:bottom w:w="43" w:type="dxa"/>
              <w:right w:w="115" w:type="dxa"/>
            </w:tcMar>
            <w:vAlign w:val="center"/>
            <w:hideMark/>
          </w:tcPr>
          <w:p w14:paraId="111DEFCD" w14:textId="77777777" w:rsidR="00B76A63" w:rsidRPr="00B76A63" w:rsidRDefault="00B76A63" w:rsidP="00B76A63">
            <w:pPr>
              <w:pStyle w:val="BodyText"/>
              <w:tabs>
                <w:tab w:val="decimal" w:pos="710"/>
              </w:tabs>
              <w:spacing w:after="0"/>
              <w:rPr>
                <w:rFonts w:cs="Times New Roman"/>
                <w:szCs w:val="24"/>
              </w:rPr>
            </w:pPr>
            <w:r w:rsidRPr="00B76A63">
              <w:rPr>
                <w:rFonts w:cs="Times New Roman"/>
                <w:szCs w:val="24"/>
              </w:rPr>
              <w:t>15.25</w:t>
            </w:r>
          </w:p>
        </w:tc>
        <w:tc>
          <w:tcPr>
            <w:tcW w:w="1872" w:type="dxa"/>
            <w:noWrap/>
            <w:tcMar>
              <w:top w:w="43" w:type="dxa"/>
              <w:left w:w="115" w:type="dxa"/>
              <w:bottom w:w="43" w:type="dxa"/>
              <w:right w:w="115" w:type="dxa"/>
            </w:tcMar>
            <w:vAlign w:val="center"/>
            <w:hideMark/>
          </w:tcPr>
          <w:p w14:paraId="44853BA7" w14:textId="77777777" w:rsidR="00B76A63" w:rsidRPr="00B76A63" w:rsidRDefault="00B76A63" w:rsidP="00B76A63">
            <w:pPr>
              <w:pStyle w:val="BodyText"/>
              <w:tabs>
                <w:tab w:val="decimal" w:pos="722"/>
              </w:tabs>
              <w:spacing w:after="0"/>
              <w:rPr>
                <w:rFonts w:cs="Times New Roman"/>
                <w:szCs w:val="24"/>
              </w:rPr>
            </w:pPr>
            <w:r w:rsidRPr="00B76A63">
              <w:rPr>
                <w:rFonts w:cs="Times New Roman"/>
                <w:szCs w:val="24"/>
              </w:rPr>
              <w:t>0.09</w:t>
            </w:r>
          </w:p>
        </w:tc>
        <w:tc>
          <w:tcPr>
            <w:tcW w:w="1872" w:type="dxa"/>
            <w:noWrap/>
            <w:tcMar>
              <w:top w:w="43" w:type="dxa"/>
              <w:left w:w="115" w:type="dxa"/>
              <w:bottom w:w="43" w:type="dxa"/>
              <w:right w:w="115" w:type="dxa"/>
            </w:tcMar>
            <w:vAlign w:val="center"/>
            <w:hideMark/>
          </w:tcPr>
          <w:p w14:paraId="464E47A4" w14:textId="77777777" w:rsidR="00B76A63" w:rsidRPr="00B76A63" w:rsidRDefault="00B76A63" w:rsidP="00B76A63">
            <w:pPr>
              <w:pStyle w:val="BodyText"/>
              <w:tabs>
                <w:tab w:val="decimal" w:pos="745"/>
              </w:tabs>
              <w:spacing w:after="0"/>
              <w:rPr>
                <w:rFonts w:cs="Times New Roman"/>
                <w:szCs w:val="24"/>
              </w:rPr>
            </w:pPr>
            <w:r w:rsidRPr="00B76A63">
              <w:rPr>
                <w:rFonts w:cs="Times New Roman"/>
                <w:szCs w:val="24"/>
              </w:rPr>
              <w:t>0.15</w:t>
            </w:r>
          </w:p>
        </w:tc>
        <w:tc>
          <w:tcPr>
            <w:tcW w:w="1872" w:type="dxa"/>
            <w:noWrap/>
            <w:tcMar>
              <w:top w:w="43" w:type="dxa"/>
              <w:left w:w="115" w:type="dxa"/>
              <w:bottom w:w="43" w:type="dxa"/>
              <w:right w:w="115" w:type="dxa"/>
            </w:tcMar>
            <w:vAlign w:val="center"/>
            <w:hideMark/>
          </w:tcPr>
          <w:p w14:paraId="441F2D7A" w14:textId="77777777" w:rsidR="00B76A63" w:rsidRPr="00B76A63" w:rsidRDefault="00B76A63" w:rsidP="00B76A63">
            <w:pPr>
              <w:pStyle w:val="BodyText"/>
              <w:tabs>
                <w:tab w:val="decimal" w:pos="758"/>
              </w:tabs>
              <w:spacing w:after="0"/>
              <w:rPr>
                <w:rFonts w:cs="Times New Roman"/>
                <w:szCs w:val="24"/>
              </w:rPr>
            </w:pPr>
            <w:r w:rsidRPr="00B76A63">
              <w:rPr>
                <w:rFonts w:cs="Times New Roman"/>
                <w:szCs w:val="24"/>
              </w:rPr>
              <w:t>0.11</w:t>
            </w:r>
          </w:p>
        </w:tc>
      </w:tr>
      <w:tr w:rsidR="00B76A63" w:rsidRPr="00B76A63" w14:paraId="23190BC8" w14:textId="77777777" w:rsidTr="00B76A63">
        <w:trPr>
          <w:trHeight w:val="290"/>
        </w:trPr>
        <w:tc>
          <w:tcPr>
            <w:tcW w:w="1872" w:type="dxa"/>
            <w:noWrap/>
            <w:tcMar>
              <w:top w:w="43" w:type="dxa"/>
              <w:left w:w="115" w:type="dxa"/>
              <w:bottom w:w="43" w:type="dxa"/>
              <w:right w:w="115" w:type="dxa"/>
            </w:tcMar>
            <w:vAlign w:val="center"/>
            <w:hideMark/>
          </w:tcPr>
          <w:p w14:paraId="29AB73DA" w14:textId="77777777" w:rsidR="00B76A63" w:rsidRPr="00B76A63" w:rsidRDefault="00B76A63" w:rsidP="00B76A63">
            <w:pPr>
              <w:pStyle w:val="BodyText"/>
              <w:spacing w:after="0"/>
              <w:jc w:val="center"/>
              <w:rPr>
                <w:rFonts w:cs="Times New Roman"/>
                <w:szCs w:val="24"/>
              </w:rPr>
            </w:pPr>
            <w:r w:rsidRPr="00B76A63">
              <w:rPr>
                <w:rFonts w:cs="Times New Roman"/>
                <w:szCs w:val="24"/>
              </w:rPr>
              <w:t>2006</w:t>
            </w:r>
          </w:p>
        </w:tc>
        <w:tc>
          <w:tcPr>
            <w:tcW w:w="1872" w:type="dxa"/>
            <w:noWrap/>
            <w:tcMar>
              <w:top w:w="43" w:type="dxa"/>
              <w:left w:w="115" w:type="dxa"/>
              <w:bottom w:w="43" w:type="dxa"/>
              <w:right w:w="115" w:type="dxa"/>
            </w:tcMar>
            <w:vAlign w:val="center"/>
            <w:hideMark/>
          </w:tcPr>
          <w:p w14:paraId="3188302A" w14:textId="77777777" w:rsidR="00B76A63" w:rsidRPr="00B76A63" w:rsidRDefault="00B76A63" w:rsidP="00B76A63">
            <w:pPr>
              <w:pStyle w:val="BodyText"/>
              <w:tabs>
                <w:tab w:val="decimal" w:pos="710"/>
              </w:tabs>
              <w:spacing w:after="0"/>
              <w:rPr>
                <w:rFonts w:cs="Times New Roman"/>
                <w:szCs w:val="24"/>
              </w:rPr>
            </w:pPr>
            <w:r w:rsidRPr="00B76A63">
              <w:rPr>
                <w:rFonts w:cs="Times New Roman"/>
                <w:szCs w:val="24"/>
              </w:rPr>
              <w:t>16.87</w:t>
            </w:r>
          </w:p>
        </w:tc>
        <w:tc>
          <w:tcPr>
            <w:tcW w:w="1872" w:type="dxa"/>
            <w:noWrap/>
            <w:tcMar>
              <w:top w:w="43" w:type="dxa"/>
              <w:left w:w="115" w:type="dxa"/>
              <w:bottom w:w="43" w:type="dxa"/>
              <w:right w:w="115" w:type="dxa"/>
            </w:tcMar>
            <w:vAlign w:val="center"/>
            <w:hideMark/>
          </w:tcPr>
          <w:p w14:paraId="50AC770D" w14:textId="77777777" w:rsidR="00B76A63" w:rsidRPr="00B76A63" w:rsidRDefault="00B76A63" w:rsidP="00B76A63">
            <w:pPr>
              <w:pStyle w:val="BodyText"/>
              <w:tabs>
                <w:tab w:val="decimal" w:pos="722"/>
              </w:tabs>
              <w:spacing w:after="0"/>
              <w:rPr>
                <w:rFonts w:cs="Times New Roman"/>
                <w:szCs w:val="24"/>
              </w:rPr>
            </w:pPr>
            <w:r w:rsidRPr="00B76A63">
              <w:rPr>
                <w:rFonts w:cs="Times New Roman"/>
                <w:szCs w:val="24"/>
              </w:rPr>
              <w:t>0.08</w:t>
            </w:r>
          </w:p>
        </w:tc>
        <w:tc>
          <w:tcPr>
            <w:tcW w:w="1872" w:type="dxa"/>
            <w:noWrap/>
            <w:tcMar>
              <w:top w:w="43" w:type="dxa"/>
              <w:left w:w="115" w:type="dxa"/>
              <w:bottom w:w="43" w:type="dxa"/>
              <w:right w:w="115" w:type="dxa"/>
            </w:tcMar>
            <w:vAlign w:val="center"/>
            <w:hideMark/>
          </w:tcPr>
          <w:p w14:paraId="0360059E" w14:textId="77777777" w:rsidR="00B76A63" w:rsidRPr="00B76A63" w:rsidRDefault="00B76A63" w:rsidP="00B76A63">
            <w:pPr>
              <w:pStyle w:val="BodyText"/>
              <w:tabs>
                <w:tab w:val="decimal" w:pos="745"/>
              </w:tabs>
              <w:spacing w:after="0"/>
              <w:rPr>
                <w:rFonts w:cs="Times New Roman"/>
                <w:szCs w:val="24"/>
              </w:rPr>
            </w:pPr>
            <w:r w:rsidRPr="00B76A63">
              <w:rPr>
                <w:rFonts w:cs="Times New Roman"/>
                <w:szCs w:val="24"/>
              </w:rPr>
              <w:t>0.16</w:t>
            </w:r>
          </w:p>
        </w:tc>
        <w:tc>
          <w:tcPr>
            <w:tcW w:w="1872" w:type="dxa"/>
            <w:noWrap/>
            <w:tcMar>
              <w:top w:w="43" w:type="dxa"/>
              <w:left w:w="115" w:type="dxa"/>
              <w:bottom w:w="43" w:type="dxa"/>
              <w:right w:w="115" w:type="dxa"/>
            </w:tcMar>
            <w:vAlign w:val="center"/>
            <w:hideMark/>
          </w:tcPr>
          <w:p w14:paraId="15C4345A" w14:textId="77777777" w:rsidR="00B76A63" w:rsidRPr="00B76A63" w:rsidRDefault="00B76A63" w:rsidP="00B76A63">
            <w:pPr>
              <w:pStyle w:val="BodyText"/>
              <w:tabs>
                <w:tab w:val="decimal" w:pos="758"/>
              </w:tabs>
              <w:spacing w:after="0"/>
              <w:rPr>
                <w:rFonts w:cs="Times New Roman"/>
                <w:szCs w:val="24"/>
              </w:rPr>
            </w:pPr>
            <w:r w:rsidRPr="00B76A63">
              <w:rPr>
                <w:rFonts w:cs="Times New Roman"/>
                <w:szCs w:val="24"/>
              </w:rPr>
              <w:t>0.11</w:t>
            </w:r>
          </w:p>
        </w:tc>
      </w:tr>
      <w:tr w:rsidR="00B76A63" w:rsidRPr="00B76A63" w14:paraId="2B71AF3F" w14:textId="77777777" w:rsidTr="00B76A63">
        <w:trPr>
          <w:trHeight w:val="290"/>
        </w:trPr>
        <w:tc>
          <w:tcPr>
            <w:tcW w:w="1872" w:type="dxa"/>
            <w:noWrap/>
            <w:tcMar>
              <w:top w:w="43" w:type="dxa"/>
              <w:left w:w="115" w:type="dxa"/>
              <w:bottom w:w="43" w:type="dxa"/>
              <w:right w:w="115" w:type="dxa"/>
            </w:tcMar>
            <w:vAlign w:val="center"/>
            <w:hideMark/>
          </w:tcPr>
          <w:p w14:paraId="12E5BC25" w14:textId="77777777" w:rsidR="00B76A63" w:rsidRPr="00B76A63" w:rsidRDefault="00B76A63" w:rsidP="00B76A63">
            <w:pPr>
              <w:pStyle w:val="BodyText"/>
              <w:spacing w:after="0"/>
              <w:jc w:val="center"/>
              <w:rPr>
                <w:rFonts w:cs="Times New Roman"/>
                <w:szCs w:val="24"/>
              </w:rPr>
            </w:pPr>
            <w:r w:rsidRPr="00B76A63">
              <w:rPr>
                <w:rFonts w:cs="Times New Roman"/>
                <w:szCs w:val="24"/>
              </w:rPr>
              <w:t>2007</w:t>
            </w:r>
          </w:p>
        </w:tc>
        <w:tc>
          <w:tcPr>
            <w:tcW w:w="1872" w:type="dxa"/>
            <w:noWrap/>
            <w:tcMar>
              <w:top w:w="43" w:type="dxa"/>
              <w:left w:w="115" w:type="dxa"/>
              <w:bottom w:w="43" w:type="dxa"/>
              <w:right w:w="115" w:type="dxa"/>
            </w:tcMar>
            <w:vAlign w:val="center"/>
            <w:hideMark/>
          </w:tcPr>
          <w:p w14:paraId="126F8BAB" w14:textId="77777777" w:rsidR="00B76A63" w:rsidRPr="00B76A63" w:rsidRDefault="00B76A63" w:rsidP="00B76A63">
            <w:pPr>
              <w:pStyle w:val="BodyText"/>
              <w:tabs>
                <w:tab w:val="decimal" w:pos="710"/>
              </w:tabs>
              <w:spacing w:after="0"/>
              <w:rPr>
                <w:rFonts w:cs="Times New Roman"/>
                <w:szCs w:val="24"/>
              </w:rPr>
            </w:pPr>
            <w:r w:rsidRPr="00B76A63">
              <w:rPr>
                <w:rFonts w:cs="Times New Roman"/>
                <w:szCs w:val="24"/>
              </w:rPr>
              <w:t>14.16</w:t>
            </w:r>
          </w:p>
        </w:tc>
        <w:tc>
          <w:tcPr>
            <w:tcW w:w="1872" w:type="dxa"/>
            <w:noWrap/>
            <w:tcMar>
              <w:top w:w="43" w:type="dxa"/>
              <w:left w:w="115" w:type="dxa"/>
              <w:bottom w:w="43" w:type="dxa"/>
              <w:right w:w="115" w:type="dxa"/>
            </w:tcMar>
            <w:vAlign w:val="center"/>
            <w:hideMark/>
          </w:tcPr>
          <w:p w14:paraId="5C4DE9C0" w14:textId="77777777" w:rsidR="00B76A63" w:rsidRPr="00B76A63" w:rsidRDefault="00B76A63" w:rsidP="00B76A63">
            <w:pPr>
              <w:pStyle w:val="BodyText"/>
              <w:tabs>
                <w:tab w:val="decimal" w:pos="722"/>
              </w:tabs>
              <w:spacing w:after="0"/>
              <w:rPr>
                <w:rFonts w:cs="Times New Roman"/>
                <w:szCs w:val="24"/>
              </w:rPr>
            </w:pPr>
            <w:r w:rsidRPr="00B76A63">
              <w:rPr>
                <w:rFonts w:cs="Times New Roman"/>
                <w:szCs w:val="24"/>
              </w:rPr>
              <w:t>0.09</w:t>
            </w:r>
          </w:p>
        </w:tc>
        <w:tc>
          <w:tcPr>
            <w:tcW w:w="1872" w:type="dxa"/>
            <w:noWrap/>
            <w:tcMar>
              <w:top w:w="43" w:type="dxa"/>
              <w:left w:w="115" w:type="dxa"/>
              <w:bottom w:w="43" w:type="dxa"/>
              <w:right w:w="115" w:type="dxa"/>
            </w:tcMar>
            <w:vAlign w:val="center"/>
            <w:hideMark/>
          </w:tcPr>
          <w:p w14:paraId="340D414B" w14:textId="77777777" w:rsidR="00B76A63" w:rsidRPr="00B76A63" w:rsidRDefault="00B76A63" w:rsidP="00B76A63">
            <w:pPr>
              <w:pStyle w:val="BodyText"/>
              <w:tabs>
                <w:tab w:val="decimal" w:pos="745"/>
              </w:tabs>
              <w:spacing w:after="0"/>
              <w:rPr>
                <w:rFonts w:cs="Times New Roman"/>
                <w:szCs w:val="24"/>
              </w:rPr>
            </w:pPr>
            <w:r w:rsidRPr="00B76A63">
              <w:rPr>
                <w:rFonts w:cs="Times New Roman"/>
                <w:szCs w:val="24"/>
              </w:rPr>
              <w:t>0.15</w:t>
            </w:r>
          </w:p>
        </w:tc>
        <w:tc>
          <w:tcPr>
            <w:tcW w:w="1872" w:type="dxa"/>
            <w:noWrap/>
            <w:tcMar>
              <w:top w:w="43" w:type="dxa"/>
              <w:left w:w="115" w:type="dxa"/>
              <w:bottom w:w="43" w:type="dxa"/>
              <w:right w:w="115" w:type="dxa"/>
            </w:tcMar>
            <w:vAlign w:val="center"/>
            <w:hideMark/>
          </w:tcPr>
          <w:p w14:paraId="7B8EAC37" w14:textId="77777777" w:rsidR="00B76A63" w:rsidRPr="00B76A63" w:rsidRDefault="00B76A63" w:rsidP="00B76A63">
            <w:pPr>
              <w:pStyle w:val="BodyText"/>
              <w:tabs>
                <w:tab w:val="decimal" w:pos="758"/>
              </w:tabs>
              <w:spacing w:after="0"/>
              <w:rPr>
                <w:rFonts w:cs="Times New Roman"/>
                <w:szCs w:val="24"/>
              </w:rPr>
            </w:pPr>
            <w:r w:rsidRPr="00B76A63">
              <w:rPr>
                <w:rFonts w:cs="Times New Roman"/>
                <w:szCs w:val="24"/>
              </w:rPr>
              <w:t>0.11</w:t>
            </w:r>
          </w:p>
        </w:tc>
      </w:tr>
      <w:tr w:rsidR="00B76A63" w:rsidRPr="00B76A63" w14:paraId="16301332" w14:textId="77777777" w:rsidTr="00B76A63">
        <w:trPr>
          <w:trHeight w:val="290"/>
        </w:trPr>
        <w:tc>
          <w:tcPr>
            <w:tcW w:w="1872" w:type="dxa"/>
            <w:noWrap/>
            <w:tcMar>
              <w:top w:w="43" w:type="dxa"/>
              <w:left w:w="115" w:type="dxa"/>
              <w:bottom w:w="43" w:type="dxa"/>
              <w:right w:w="115" w:type="dxa"/>
            </w:tcMar>
            <w:vAlign w:val="center"/>
            <w:hideMark/>
          </w:tcPr>
          <w:p w14:paraId="435CC1B4" w14:textId="77777777" w:rsidR="00B76A63" w:rsidRPr="00B76A63" w:rsidRDefault="00B76A63" w:rsidP="00B76A63">
            <w:pPr>
              <w:pStyle w:val="BodyText"/>
              <w:spacing w:after="0"/>
              <w:jc w:val="center"/>
              <w:rPr>
                <w:rFonts w:cs="Times New Roman"/>
                <w:szCs w:val="24"/>
              </w:rPr>
            </w:pPr>
            <w:r w:rsidRPr="00B76A63">
              <w:rPr>
                <w:rFonts w:cs="Times New Roman"/>
                <w:szCs w:val="24"/>
              </w:rPr>
              <w:t>2008</w:t>
            </w:r>
          </w:p>
        </w:tc>
        <w:tc>
          <w:tcPr>
            <w:tcW w:w="1872" w:type="dxa"/>
            <w:noWrap/>
            <w:tcMar>
              <w:top w:w="43" w:type="dxa"/>
              <w:left w:w="115" w:type="dxa"/>
              <w:bottom w:w="43" w:type="dxa"/>
              <w:right w:w="115" w:type="dxa"/>
            </w:tcMar>
            <w:vAlign w:val="center"/>
            <w:hideMark/>
          </w:tcPr>
          <w:p w14:paraId="587FEA9C" w14:textId="699E6CE4" w:rsidR="00B76A63" w:rsidRPr="00B76A63" w:rsidRDefault="00B76A63" w:rsidP="00B76A63">
            <w:pPr>
              <w:pStyle w:val="BodyText"/>
              <w:tabs>
                <w:tab w:val="decimal" w:pos="710"/>
              </w:tabs>
              <w:spacing w:after="0"/>
              <w:rPr>
                <w:rFonts w:cs="Times New Roman"/>
                <w:szCs w:val="24"/>
              </w:rPr>
            </w:pPr>
            <w:r w:rsidRPr="00B76A63">
              <w:rPr>
                <w:rFonts w:cs="Times New Roman"/>
                <w:szCs w:val="24"/>
              </w:rPr>
              <w:t>13.2</w:t>
            </w:r>
            <w:r>
              <w:rPr>
                <w:rFonts w:cs="Times New Roman"/>
                <w:szCs w:val="24"/>
              </w:rPr>
              <w:t>0</w:t>
            </w:r>
          </w:p>
        </w:tc>
        <w:tc>
          <w:tcPr>
            <w:tcW w:w="1872" w:type="dxa"/>
            <w:noWrap/>
            <w:tcMar>
              <w:top w:w="43" w:type="dxa"/>
              <w:left w:w="115" w:type="dxa"/>
              <w:bottom w:w="43" w:type="dxa"/>
              <w:right w:w="115" w:type="dxa"/>
            </w:tcMar>
            <w:vAlign w:val="center"/>
            <w:hideMark/>
          </w:tcPr>
          <w:p w14:paraId="3E5842CE" w14:textId="77777777" w:rsidR="00B76A63" w:rsidRPr="00B76A63" w:rsidRDefault="00B76A63" w:rsidP="00B76A63">
            <w:pPr>
              <w:pStyle w:val="BodyText"/>
              <w:tabs>
                <w:tab w:val="decimal" w:pos="722"/>
              </w:tabs>
              <w:spacing w:after="0"/>
              <w:rPr>
                <w:rFonts w:cs="Times New Roman"/>
                <w:szCs w:val="24"/>
              </w:rPr>
            </w:pPr>
            <w:r w:rsidRPr="00B76A63">
              <w:rPr>
                <w:rFonts w:cs="Times New Roman"/>
                <w:szCs w:val="24"/>
              </w:rPr>
              <w:t>0.09</w:t>
            </w:r>
          </w:p>
        </w:tc>
        <w:tc>
          <w:tcPr>
            <w:tcW w:w="1872" w:type="dxa"/>
            <w:noWrap/>
            <w:tcMar>
              <w:top w:w="43" w:type="dxa"/>
              <w:left w:w="115" w:type="dxa"/>
              <w:bottom w:w="43" w:type="dxa"/>
              <w:right w:w="115" w:type="dxa"/>
            </w:tcMar>
            <w:vAlign w:val="center"/>
            <w:hideMark/>
          </w:tcPr>
          <w:p w14:paraId="5B07B466" w14:textId="77777777" w:rsidR="00B76A63" w:rsidRPr="00B76A63" w:rsidRDefault="00B76A63" w:rsidP="00B76A63">
            <w:pPr>
              <w:pStyle w:val="BodyText"/>
              <w:tabs>
                <w:tab w:val="decimal" w:pos="745"/>
              </w:tabs>
              <w:spacing w:after="0"/>
              <w:rPr>
                <w:rFonts w:cs="Times New Roman"/>
                <w:szCs w:val="24"/>
              </w:rPr>
            </w:pPr>
            <w:r w:rsidRPr="00B76A63">
              <w:rPr>
                <w:rFonts w:cs="Times New Roman"/>
                <w:szCs w:val="24"/>
              </w:rPr>
              <w:t>0.14</w:t>
            </w:r>
          </w:p>
        </w:tc>
        <w:tc>
          <w:tcPr>
            <w:tcW w:w="1872" w:type="dxa"/>
            <w:noWrap/>
            <w:tcMar>
              <w:top w:w="43" w:type="dxa"/>
              <w:left w:w="115" w:type="dxa"/>
              <w:bottom w:w="43" w:type="dxa"/>
              <w:right w:w="115" w:type="dxa"/>
            </w:tcMar>
            <w:vAlign w:val="center"/>
            <w:hideMark/>
          </w:tcPr>
          <w:p w14:paraId="51A0858B" w14:textId="77777777" w:rsidR="00B76A63" w:rsidRPr="00B76A63" w:rsidRDefault="00B76A63" w:rsidP="00B76A63">
            <w:pPr>
              <w:pStyle w:val="BodyText"/>
              <w:tabs>
                <w:tab w:val="decimal" w:pos="758"/>
              </w:tabs>
              <w:spacing w:after="0"/>
              <w:rPr>
                <w:rFonts w:cs="Times New Roman"/>
                <w:szCs w:val="24"/>
              </w:rPr>
            </w:pPr>
            <w:r w:rsidRPr="00B76A63">
              <w:rPr>
                <w:rFonts w:cs="Times New Roman"/>
                <w:szCs w:val="24"/>
              </w:rPr>
              <w:t>0.11</w:t>
            </w:r>
          </w:p>
        </w:tc>
      </w:tr>
      <w:tr w:rsidR="00B76A63" w:rsidRPr="00B76A63" w14:paraId="6E21C093" w14:textId="77777777" w:rsidTr="00B76A63">
        <w:trPr>
          <w:trHeight w:val="290"/>
        </w:trPr>
        <w:tc>
          <w:tcPr>
            <w:tcW w:w="1872" w:type="dxa"/>
            <w:noWrap/>
            <w:tcMar>
              <w:top w:w="43" w:type="dxa"/>
              <w:left w:w="115" w:type="dxa"/>
              <w:bottom w:w="43" w:type="dxa"/>
              <w:right w:w="115" w:type="dxa"/>
            </w:tcMar>
            <w:vAlign w:val="center"/>
            <w:hideMark/>
          </w:tcPr>
          <w:p w14:paraId="4D5D15A4" w14:textId="77777777" w:rsidR="00B76A63" w:rsidRPr="00B76A63" w:rsidRDefault="00B76A63" w:rsidP="00B76A63">
            <w:pPr>
              <w:pStyle w:val="BodyText"/>
              <w:spacing w:after="0"/>
              <w:jc w:val="center"/>
              <w:rPr>
                <w:rFonts w:cs="Times New Roman"/>
                <w:szCs w:val="24"/>
              </w:rPr>
            </w:pPr>
            <w:r w:rsidRPr="00B76A63">
              <w:rPr>
                <w:rFonts w:cs="Times New Roman"/>
                <w:szCs w:val="24"/>
              </w:rPr>
              <w:t>2009</w:t>
            </w:r>
          </w:p>
        </w:tc>
        <w:tc>
          <w:tcPr>
            <w:tcW w:w="1872" w:type="dxa"/>
            <w:noWrap/>
            <w:tcMar>
              <w:top w:w="43" w:type="dxa"/>
              <w:left w:w="115" w:type="dxa"/>
              <w:bottom w:w="43" w:type="dxa"/>
              <w:right w:w="115" w:type="dxa"/>
            </w:tcMar>
            <w:vAlign w:val="center"/>
            <w:hideMark/>
          </w:tcPr>
          <w:p w14:paraId="0714226D" w14:textId="77777777" w:rsidR="00B76A63" w:rsidRPr="00B76A63" w:rsidRDefault="00B76A63" w:rsidP="00B76A63">
            <w:pPr>
              <w:pStyle w:val="BodyText"/>
              <w:tabs>
                <w:tab w:val="decimal" w:pos="710"/>
              </w:tabs>
              <w:spacing w:after="0"/>
              <w:rPr>
                <w:rFonts w:cs="Times New Roman"/>
                <w:szCs w:val="24"/>
              </w:rPr>
            </w:pPr>
            <w:r w:rsidRPr="00B76A63">
              <w:rPr>
                <w:rFonts w:cs="Times New Roman"/>
                <w:szCs w:val="24"/>
              </w:rPr>
              <w:t>10.69</w:t>
            </w:r>
          </w:p>
        </w:tc>
        <w:tc>
          <w:tcPr>
            <w:tcW w:w="1872" w:type="dxa"/>
            <w:noWrap/>
            <w:tcMar>
              <w:top w:w="43" w:type="dxa"/>
              <w:left w:w="115" w:type="dxa"/>
              <w:bottom w:w="43" w:type="dxa"/>
              <w:right w:w="115" w:type="dxa"/>
            </w:tcMar>
            <w:vAlign w:val="center"/>
            <w:hideMark/>
          </w:tcPr>
          <w:p w14:paraId="2A796E04" w14:textId="77777777" w:rsidR="00B76A63" w:rsidRPr="00B76A63" w:rsidRDefault="00B76A63" w:rsidP="00B76A63">
            <w:pPr>
              <w:pStyle w:val="BodyText"/>
              <w:tabs>
                <w:tab w:val="decimal" w:pos="722"/>
              </w:tabs>
              <w:spacing w:after="0"/>
              <w:rPr>
                <w:rFonts w:cs="Times New Roman"/>
                <w:szCs w:val="24"/>
              </w:rPr>
            </w:pPr>
            <w:r w:rsidRPr="00B76A63">
              <w:rPr>
                <w:rFonts w:cs="Times New Roman"/>
                <w:szCs w:val="24"/>
              </w:rPr>
              <w:t>0.09</w:t>
            </w:r>
          </w:p>
        </w:tc>
        <w:tc>
          <w:tcPr>
            <w:tcW w:w="1872" w:type="dxa"/>
            <w:noWrap/>
            <w:tcMar>
              <w:top w:w="43" w:type="dxa"/>
              <w:left w:w="115" w:type="dxa"/>
              <w:bottom w:w="43" w:type="dxa"/>
              <w:right w:w="115" w:type="dxa"/>
            </w:tcMar>
            <w:vAlign w:val="center"/>
            <w:hideMark/>
          </w:tcPr>
          <w:p w14:paraId="0F7E4EB2" w14:textId="77777777" w:rsidR="00B76A63" w:rsidRPr="00B76A63" w:rsidRDefault="00B76A63" w:rsidP="00B76A63">
            <w:pPr>
              <w:pStyle w:val="BodyText"/>
              <w:tabs>
                <w:tab w:val="decimal" w:pos="745"/>
              </w:tabs>
              <w:spacing w:after="0"/>
              <w:rPr>
                <w:rFonts w:cs="Times New Roman"/>
                <w:szCs w:val="24"/>
              </w:rPr>
            </w:pPr>
            <w:r w:rsidRPr="00B76A63">
              <w:rPr>
                <w:rFonts w:cs="Times New Roman"/>
                <w:szCs w:val="24"/>
              </w:rPr>
              <w:t>0.15</w:t>
            </w:r>
          </w:p>
        </w:tc>
        <w:tc>
          <w:tcPr>
            <w:tcW w:w="1872" w:type="dxa"/>
            <w:noWrap/>
            <w:tcMar>
              <w:top w:w="43" w:type="dxa"/>
              <w:left w:w="115" w:type="dxa"/>
              <w:bottom w:w="43" w:type="dxa"/>
              <w:right w:w="115" w:type="dxa"/>
            </w:tcMar>
            <w:vAlign w:val="center"/>
            <w:hideMark/>
          </w:tcPr>
          <w:p w14:paraId="7B9DC1D3" w14:textId="77777777" w:rsidR="00B76A63" w:rsidRPr="00B76A63" w:rsidRDefault="00B76A63" w:rsidP="00B76A63">
            <w:pPr>
              <w:pStyle w:val="BodyText"/>
              <w:tabs>
                <w:tab w:val="decimal" w:pos="758"/>
              </w:tabs>
              <w:spacing w:after="0"/>
              <w:rPr>
                <w:rFonts w:cs="Times New Roman"/>
                <w:szCs w:val="24"/>
              </w:rPr>
            </w:pPr>
            <w:r w:rsidRPr="00B76A63">
              <w:rPr>
                <w:rFonts w:cs="Times New Roman"/>
                <w:szCs w:val="24"/>
              </w:rPr>
              <w:t>0.11</w:t>
            </w:r>
          </w:p>
        </w:tc>
      </w:tr>
      <w:tr w:rsidR="00B76A63" w:rsidRPr="00B76A63" w14:paraId="540FF78B" w14:textId="77777777" w:rsidTr="00B76A63">
        <w:trPr>
          <w:trHeight w:val="290"/>
        </w:trPr>
        <w:tc>
          <w:tcPr>
            <w:tcW w:w="1872" w:type="dxa"/>
            <w:noWrap/>
            <w:tcMar>
              <w:top w:w="43" w:type="dxa"/>
              <w:left w:w="115" w:type="dxa"/>
              <w:bottom w:w="43" w:type="dxa"/>
              <w:right w:w="115" w:type="dxa"/>
            </w:tcMar>
            <w:vAlign w:val="center"/>
            <w:hideMark/>
          </w:tcPr>
          <w:p w14:paraId="1FE5AA3C" w14:textId="77777777" w:rsidR="00B76A63" w:rsidRPr="00B76A63" w:rsidRDefault="00B76A63" w:rsidP="00B76A63">
            <w:pPr>
              <w:pStyle w:val="BodyText"/>
              <w:spacing w:after="0"/>
              <w:jc w:val="center"/>
              <w:rPr>
                <w:rFonts w:cs="Times New Roman"/>
                <w:szCs w:val="24"/>
              </w:rPr>
            </w:pPr>
            <w:r w:rsidRPr="00B76A63">
              <w:rPr>
                <w:rFonts w:cs="Times New Roman"/>
                <w:szCs w:val="24"/>
              </w:rPr>
              <w:t>2010</w:t>
            </w:r>
          </w:p>
        </w:tc>
        <w:tc>
          <w:tcPr>
            <w:tcW w:w="1872" w:type="dxa"/>
            <w:noWrap/>
            <w:tcMar>
              <w:top w:w="43" w:type="dxa"/>
              <w:left w:w="115" w:type="dxa"/>
              <w:bottom w:w="43" w:type="dxa"/>
              <w:right w:w="115" w:type="dxa"/>
            </w:tcMar>
            <w:vAlign w:val="center"/>
            <w:hideMark/>
          </w:tcPr>
          <w:p w14:paraId="48C089C0" w14:textId="77777777" w:rsidR="00B76A63" w:rsidRPr="00B76A63" w:rsidRDefault="00B76A63" w:rsidP="00B76A63">
            <w:pPr>
              <w:pStyle w:val="BodyText"/>
              <w:tabs>
                <w:tab w:val="decimal" w:pos="710"/>
              </w:tabs>
              <w:spacing w:after="0"/>
              <w:rPr>
                <w:rFonts w:cs="Times New Roman"/>
                <w:szCs w:val="24"/>
              </w:rPr>
            </w:pPr>
            <w:r w:rsidRPr="00B76A63">
              <w:rPr>
                <w:rFonts w:cs="Times New Roman"/>
                <w:szCs w:val="24"/>
              </w:rPr>
              <w:t>9.74</w:t>
            </w:r>
          </w:p>
        </w:tc>
        <w:tc>
          <w:tcPr>
            <w:tcW w:w="1872" w:type="dxa"/>
            <w:noWrap/>
            <w:tcMar>
              <w:top w:w="43" w:type="dxa"/>
              <w:left w:w="115" w:type="dxa"/>
              <w:bottom w:w="43" w:type="dxa"/>
              <w:right w:w="115" w:type="dxa"/>
            </w:tcMar>
            <w:vAlign w:val="center"/>
            <w:hideMark/>
          </w:tcPr>
          <w:p w14:paraId="1D716F4E" w14:textId="77777777" w:rsidR="00B76A63" w:rsidRPr="00B76A63" w:rsidRDefault="00B76A63" w:rsidP="00B76A63">
            <w:pPr>
              <w:pStyle w:val="BodyText"/>
              <w:tabs>
                <w:tab w:val="decimal" w:pos="722"/>
              </w:tabs>
              <w:spacing w:after="0"/>
              <w:rPr>
                <w:rFonts w:cs="Times New Roman"/>
                <w:szCs w:val="24"/>
              </w:rPr>
            </w:pPr>
            <w:r w:rsidRPr="00B76A63">
              <w:rPr>
                <w:rFonts w:cs="Times New Roman"/>
                <w:szCs w:val="24"/>
              </w:rPr>
              <w:t>0.09</w:t>
            </w:r>
          </w:p>
        </w:tc>
        <w:tc>
          <w:tcPr>
            <w:tcW w:w="1872" w:type="dxa"/>
            <w:noWrap/>
            <w:tcMar>
              <w:top w:w="43" w:type="dxa"/>
              <w:left w:w="115" w:type="dxa"/>
              <w:bottom w:w="43" w:type="dxa"/>
              <w:right w:w="115" w:type="dxa"/>
            </w:tcMar>
            <w:vAlign w:val="center"/>
            <w:hideMark/>
          </w:tcPr>
          <w:p w14:paraId="23C7D409" w14:textId="77777777" w:rsidR="00B76A63" w:rsidRPr="00B76A63" w:rsidRDefault="00B76A63" w:rsidP="00B76A63">
            <w:pPr>
              <w:pStyle w:val="BodyText"/>
              <w:tabs>
                <w:tab w:val="decimal" w:pos="745"/>
              </w:tabs>
              <w:spacing w:after="0"/>
              <w:rPr>
                <w:rFonts w:cs="Times New Roman"/>
                <w:szCs w:val="24"/>
              </w:rPr>
            </w:pPr>
            <w:r w:rsidRPr="00B76A63">
              <w:rPr>
                <w:rFonts w:cs="Times New Roman"/>
                <w:szCs w:val="24"/>
              </w:rPr>
              <w:t>0.13</w:t>
            </w:r>
          </w:p>
        </w:tc>
        <w:tc>
          <w:tcPr>
            <w:tcW w:w="1872" w:type="dxa"/>
            <w:noWrap/>
            <w:tcMar>
              <w:top w:w="43" w:type="dxa"/>
              <w:left w:w="115" w:type="dxa"/>
              <w:bottom w:w="43" w:type="dxa"/>
              <w:right w:w="115" w:type="dxa"/>
            </w:tcMar>
            <w:vAlign w:val="center"/>
            <w:hideMark/>
          </w:tcPr>
          <w:p w14:paraId="441E28CC" w14:textId="77777777" w:rsidR="00B76A63" w:rsidRPr="00B76A63" w:rsidRDefault="00B76A63" w:rsidP="00B76A63">
            <w:pPr>
              <w:pStyle w:val="BodyText"/>
              <w:tabs>
                <w:tab w:val="decimal" w:pos="758"/>
              </w:tabs>
              <w:spacing w:after="0"/>
              <w:rPr>
                <w:rFonts w:cs="Times New Roman"/>
                <w:szCs w:val="24"/>
              </w:rPr>
            </w:pPr>
            <w:r w:rsidRPr="00B76A63">
              <w:rPr>
                <w:rFonts w:cs="Times New Roman"/>
                <w:szCs w:val="24"/>
              </w:rPr>
              <w:t>0.11</w:t>
            </w:r>
          </w:p>
        </w:tc>
      </w:tr>
      <w:tr w:rsidR="00B76A63" w:rsidRPr="00B76A63" w14:paraId="4CBA5264" w14:textId="77777777" w:rsidTr="00B76A63">
        <w:trPr>
          <w:trHeight w:val="290"/>
        </w:trPr>
        <w:tc>
          <w:tcPr>
            <w:tcW w:w="1872" w:type="dxa"/>
            <w:noWrap/>
            <w:tcMar>
              <w:top w:w="43" w:type="dxa"/>
              <w:left w:w="115" w:type="dxa"/>
              <w:bottom w:w="43" w:type="dxa"/>
              <w:right w:w="115" w:type="dxa"/>
            </w:tcMar>
            <w:vAlign w:val="center"/>
            <w:hideMark/>
          </w:tcPr>
          <w:p w14:paraId="03987CBF" w14:textId="77777777" w:rsidR="00B76A63" w:rsidRPr="00B76A63" w:rsidRDefault="00B76A63" w:rsidP="00B76A63">
            <w:pPr>
              <w:pStyle w:val="BodyText"/>
              <w:spacing w:after="0"/>
              <w:jc w:val="center"/>
              <w:rPr>
                <w:rFonts w:cs="Times New Roman"/>
                <w:szCs w:val="24"/>
              </w:rPr>
            </w:pPr>
            <w:r w:rsidRPr="00B76A63">
              <w:rPr>
                <w:rFonts w:cs="Times New Roman"/>
                <w:szCs w:val="24"/>
              </w:rPr>
              <w:t>2011</w:t>
            </w:r>
          </w:p>
        </w:tc>
        <w:tc>
          <w:tcPr>
            <w:tcW w:w="1872" w:type="dxa"/>
            <w:noWrap/>
            <w:tcMar>
              <w:top w:w="43" w:type="dxa"/>
              <w:left w:w="115" w:type="dxa"/>
              <w:bottom w:w="43" w:type="dxa"/>
              <w:right w:w="115" w:type="dxa"/>
            </w:tcMar>
            <w:vAlign w:val="center"/>
            <w:hideMark/>
          </w:tcPr>
          <w:p w14:paraId="0BF6586C" w14:textId="77777777" w:rsidR="00B76A63" w:rsidRPr="00B76A63" w:rsidRDefault="00B76A63" w:rsidP="00B76A63">
            <w:pPr>
              <w:pStyle w:val="BodyText"/>
              <w:tabs>
                <w:tab w:val="decimal" w:pos="710"/>
              </w:tabs>
              <w:spacing w:after="0"/>
              <w:rPr>
                <w:rFonts w:cs="Times New Roman"/>
                <w:szCs w:val="24"/>
              </w:rPr>
            </w:pPr>
            <w:r w:rsidRPr="00B76A63">
              <w:rPr>
                <w:rFonts w:cs="Times New Roman"/>
                <w:szCs w:val="24"/>
              </w:rPr>
              <w:t>10.69</w:t>
            </w:r>
          </w:p>
        </w:tc>
        <w:tc>
          <w:tcPr>
            <w:tcW w:w="1872" w:type="dxa"/>
            <w:noWrap/>
            <w:tcMar>
              <w:top w:w="43" w:type="dxa"/>
              <w:left w:w="115" w:type="dxa"/>
              <w:bottom w:w="43" w:type="dxa"/>
              <w:right w:w="115" w:type="dxa"/>
            </w:tcMar>
            <w:vAlign w:val="center"/>
            <w:hideMark/>
          </w:tcPr>
          <w:p w14:paraId="04AAE115" w14:textId="77777777" w:rsidR="00B76A63" w:rsidRPr="00B76A63" w:rsidRDefault="00B76A63" w:rsidP="00B76A63">
            <w:pPr>
              <w:pStyle w:val="BodyText"/>
              <w:tabs>
                <w:tab w:val="decimal" w:pos="722"/>
              </w:tabs>
              <w:spacing w:after="0"/>
              <w:rPr>
                <w:rFonts w:cs="Times New Roman"/>
                <w:szCs w:val="24"/>
              </w:rPr>
            </w:pPr>
            <w:r w:rsidRPr="00B76A63">
              <w:rPr>
                <w:rFonts w:cs="Times New Roman"/>
                <w:szCs w:val="24"/>
              </w:rPr>
              <w:t>0.09</w:t>
            </w:r>
          </w:p>
        </w:tc>
        <w:tc>
          <w:tcPr>
            <w:tcW w:w="1872" w:type="dxa"/>
            <w:noWrap/>
            <w:tcMar>
              <w:top w:w="43" w:type="dxa"/>
              <w:left w:w="115" w:type="dxa"/>
              <w:bottom w:w="43" w:type="dxa"/>
              <w:right w:w="115" w:type="dxa"/>
            </w:tcMar>
            <w:vAlign w:val="center"/>
            <w:hideMark/>
          </w:tcPr>
          <w:p w14:paraId="2A899ECC" w14:textId="77777777" w:rsidR="00B76A63" w:rsidRPr="00B76A63" w:rsidRDefault="00B76A63" w:rsidP="00B76A63">
            <w:pPr>
              <w:pStyle w:val="BodyText"/>
              <w:tabs>
                <w:tab w:val="decimal" w:pos="745"/>
              </w:tabs>
              <w:spacing w:after="0"/>
              <w:rPr>
                <w:rFonts w:cs="Times New Roman"/>
                <w:szCs w:val="24"/>
              </w:rPr>
            </w:pPr>
            <w:r w:rsidRPr="00B76A63">
              <w:rPr>
                <w:rFonts w:cs="Times New Roman"/>
                <w:szCs w:val="24"/>
              </w:rPr>
              <w:t>0.11</w:t>
            </w:r>
          </w:p>
        </w:tc>
        <w:tc>
          <w:tcPr>
            <w:tcW w:w="1872" w:type="dxa"/>
            <w:noWrap/>
            <w:tcMar>
              <w:top w:w="43" w:type="dxa"/>
              <w:left w:w="115" w:type="dxa"/>
              <w:bottom w:w="43" w:type="dxa"/>
              <w:right w:w="115" w:type="dxa"/>
            </w:tcMar>
            <w:vAlign w:val="center"/>
            <w:hideMark/>
          </w:tcPr>
          <w:p w14:paraId="7C9DCC7A" w14:textId="77777777" w:rsidR="00B76A63" w:rsidRPr="00B76A63" w:rsidRDefault="00B76A63" w:rsidP="00B76A63">
            <w:pPr>
              <w:pStyle w:val="BodyText"/>
              <w:tabs>
                <w:tab w:val="decimal" w:pos="758"/>
              </w:tabs>
              <w:spacing w:after="0"/>
              <w:rPr>
                <w:rFonts w:cs="Times New Roman"/>
                <w:szCs w:val="24"/>
              </w:rPr>
            </w:pPr>
            <w:r w:rsidRPr="00B76A63">
              <w:rPr>
                <w:rFonts w:cs="Times New Roman"/>
                <w:szCs w:val="24"/>
              </w:rPr>
              <w:t>0.11</w:t>
            </w:r>
          </w:p>
        </w:tc>
      </w:tr>
      <w:tr w:rsidR="00B76A63" w:rsidRPr="00B76A63" w14:paraId="0C1A56DD" w14:textId="77777777" w:rsidTr="00B76A63">
        <w:trPr>
          <w:trHeight w:val="290"/>
        </w:trPr>
        <w:tc>
          <w:tcPr>
            <w:tcW w:w="1872" w:type="dxa"/>
            <w:noWrap/>
            <w:tcMar>
              <w:top w:w="43" w:type="dxa"/>
              <w:left w:w="115" w:type="dxa"/>
              <w:bottom w:w="43" w:type="dxa"/>
              <w:right w:w="115" w:type="dxa"/>
            </w:tcMar>
            <w:vAlign w:val="center"/>
            <w:hideMark/>
          </w:tcPr>
          <w:p w14:paraId="22F799BA" w14:textId="77777777" w:rsidR="00B76A63" w:rsidRPr="00B76A63" w:rsidRDefault="00B76A63" w:rsidP="00B76A63">
            <w:pPr>
              <w:pStyle w:val="BodyText"/>
              <w:spacing w:after="0"/>
              <w:jc w:val="center"/>
              <w:rPr>
                <w:rFonts w:cs="Times New Roman"/>
                <w:szCs w:val="24"/>
              </w:rPr>
            </w:pPr>
            <w:r w:rsidRPr="00B76A63">
              <w:rPr>
                <w:rFonts w:cs="Times New Roman"/>
                <w:szCs w:val="24"/>
              </w:rPr>
              <w:t>2012</w:t>
            </w:r>
          </w:p>
        </w:tc>
        <w:tc>
          <w:tcPr>
            <w:tcW w:w="1872" w:type="dxa"/>
            <w:noWrap/>
            <w:tcMar>
              <w:top w:w="43" w:type="dxa"/>
              <w:left w:w="115" w:type="dxa"/>
              <w:bottom w:w="43" w:type="dxa"/>
              <w:right w:w="115" w:type="dxa"/>
            </w:tcMar>
            <w:vAlign w:val="center"/>
            <w:hideMark/>
          </w:tcPr>
          <w:p w14:paraId="0FD12E6B" w14:textId="77777777" w:rsidR="00B76A63" w:rsidRPr="00B76A63" w:rsidRDefault="00B76A63" w:rsidP="00B76A63">
            <w:pPr>
              <w:pStyle w:val="BodyText"/>
              <w:tabs>
                <w:tab w:val="decimal" w:pos="710"/>
              </w:tabs>
              <w:spacing w:after="0"/>
              <w:rPr>
                <w:rFonts w:cs="Times New Roman"/>
                <w:szCs w:val="24"/>
              </w:rPr>
            </w:pPr>
            <w:r w:rsidRPr="00B76A63">
              <w:rPr>
                <w:rFonts w:cs="Times New Roman"/>
                <w:szCs w:val="24"/>
              </w:rPr>
              <w:t>9.28</w:t>
            </w:r>
          </w:p>
        </w:tc>
        <w:tc>
          <w:tcPr>
            <w:tcW w:w="1872" w:type="dxa"/>
            <w:noWrap/>
            <w:tcMar>
              <w:top w:w="43" w:type="dxa"/>
              <w:left w:w="115" w:type="dxa"/>
              <w:bottom w:w="43" w:type="dxa"/>
              <w:right w:w="115" w:type="dxa"/>
            </w:tcMar>
            <w:vAlign w:val="center"/>
            <w:hideMark/>
          </w:tcPr>
          <w:p w14:paraId="66EE7B09" w14:textId="77777777" w:rsidR="00B76A63" w:rsidRPr="00B76A63" w:rsidRDefault="00B76A63" w:rsidP="00B76A63">
            <w:pPr>
              <w:pStyle w:val="BodyText"/>
              <w:tabs>
                <w:tab w:val="decimal" w:pos="722"/>
              </w:tabs>
              <w:spacing w:after="0"/>
              <w:rPr>
                <w:rFonts w:cs="Times New Roman"/>
                <w:szCs w:val="24"/>
              </w:rPr>
            </w:pPr>
            <w:r w:rsidRPr="00B76A63">
              <w:rPr>
                <w:rFonts w:cs="Times New Roman"/>
                <w:szCs w:val="24"/>
              </w:rPr>
              <w:t>0.09</w:t>
            </w:r>
          </w:p>
        </w:tc>
        <w:tc>
          <w:tcPr>
            <w:tcW w:w="1872" w:type="dxa"/>
            <w:noWrap/>
            <w:tcMar>
              <w:top w:w="43" w:type="dxa"/>
              <w:left w:w="115" w:type="dxa"/>
              <w:bottom w:w="43" w:type="dxa"/>
              <w:right w:w="115" w:type="dxa"/>
            </w:tcMar>
            <w:vAlign w:val="center"/>
            <w:hideMark/>
          </w:tcPr>
          <w:p w14:paraId="65F30300" w14:textId="77777777" w:rsidR="00B76A63" w:rsidRPr="00B76A63" w:rsidRDefault="00B76A63" w:rsidP="00B76A63">
            <w:pPr>
              <w:pStyle w:val="BodyText"/>
              <w:tabs>
                <w:tab w:val="decimal" w:pos="745"/>
              </w:tabs>
              <w:spacing w:after="0"/>
              <w:rPr>
                <w:rFonts w:cs="Times New Roman"/>
                <w:szCs w:val="24"/>
              </w:rPr>
            </w:pPr>
            <w:r w:rsidRPr="00B76A63">
              <w:rPr>
                <w:rFonts w:cs="Times New Roman"/>
                <w:szCs w:val="24"/>
              </w:rPr>
              <w:t>0.13</w:t>
            </w:r>
          </w:p>
        </w:tc>
        <w:tc>
          <w:tcPr>
            <w:tcW w:w="1872" w:type="dxa"/>
            <w:noWrap/>
            <w:tcMar>
              <w:top w:w="43" w:type="dxa"/>
              <w:left w:w="115" w:type="dxa"/>
              <w:bottom w:w="43" w:type="dxa"/>
              <w:right w:w="115" w:type="dxa"/>
            </w:tcMar>
            <w:vAlign w:val="center"/>
            <w:hideMark/>
          </w:tcPr>
          <w:p w14:paraId="36C70512" w14:textId="77777777" w:rsidR="00B76A63" w:rsidRPr="00B76A63" w:rsidRDefault="00B76A63" w:rsidP="00B76A63">
            <w:pPr>
              <w:pStyle w:val="BodyText"/>
              <w:tabs>
                <w:tab w:val="decimal" w:pos="758"/>
              </w:tabs>
              <w:spacing w:after="0"/>
              <w:rPr>
                <w:rFonts w:cs="Times New Roman"/>
                <w:szCs w:val="24"/>
              </w:rPr>
            </w:pPr>
            <w:r w:rsidRPr="00B76A63">
              <w:rPr>
                <w:rFonts w:cs="Times New Roman"/>
                <w:szCs w:val="24"/>
              </w:rPr>
              <w:t>0.11</w:t>
            </w:r>
          </w:p>
        </w:tc>
      </w:tr>
      <w:tr w:rsidR="00B76A63" w:rsidRPr="00B76A63" w14:paraId="419CA948" w14:textId="77777777" w:rsidTr="00B76A63">
        <w:trPr>
          <w:trHeight w:val="290"/>
        </w:trPr>
        <w:tc>
          <w:tcPr>
            <w:tcW w:w="1872" w:type="dxa"/>
            <w:noWrap/>
            <w:tcMar>
              <w:top w:w="43" w:type="dxa"/>
              <w:left w:w="115" w:type="dxa"/>
              <w:bottom w:w="43" w:type="dxa"/>
              <w:right w:w="115" w:type="dxa"/>
            </w:tcMar>
            <w:vAlign w:val="center"/>
            <w:hideMark/>
          </w:tcPr>
          <w:p w14:paraId="69830F29" w14:textId="77777777" w:rsidR="00B76A63" w:rsidRPr="00B76A63" w:rsidRDefault="00B76A63" w:rsidP="00B76A63">
            <w:pPr>
              <w:pStyle w:val="BodyText"/>
              <w:spacing w:after="0"/>
              <w:jc w:val="center"/>
              <w:rPr>
                <w:rFonts w:cs="Times New Roman"/>
                <w:szCs w:val="24"/>
              </w:rPr>
            </w:pPr>
            <w:r w:rsidRPr="00B76A63">
              <w:rPr>
                <w:rFonts w:cs="Times New Roman"/>
                <w:szCs w:val="24"/>
              </w:rPr>
              <w:t>2013</w:t>
            </w:r>
          </w:p>
        </w:tc>
        <w:tc>
          <w:tcPr>
            <w:tcW w:w="1872" w:type="dxa"/>
            <w:noWrap/>
            <w:tcMar>
              <w:top w:w="43" w:type="dxa"/>
              <w:left w:w="115" w:type="dxa"/>
              <w:bottom w:w="43" w:type="dxa"/>
              <w:right w:w="115" w:type="dxa"/>
            </w:tcMar>
            <w:vAlign w:val="center"/>
            <w:hideMark/>
          </w:tcPr>
          <w:p w14:paraId="63E97E8B" w14:textId="77777777" w:rsidR="00B76A63" w:rsidRPr="00B76A63" w:rsidRDefault="00B76A63" w:rsidP="00B76A63">
            <w:pPr>
              <w:pStyle w:val="BodyText"/>
              <w:tabs>
                <w:tab w:val="decimal" w:pos="710"/>
              </w:tabs>
              <w:spacing w:after="0"/>
              <w:rPr>
                <w:rFonts w:cs="Times New Roman"/>
                <w:szCs w:val="24"/>
              </w:rPr>
            </w:pPr>
            <w:r w:rsidRPr="00B76A63">
              <w:rPr>
                <w:rFonts w:cs="Times New Roman"/>
                <w:szCs w:val="24"/>
              </w:rPr>
              <w:t>9.31</w:t>
            </w:r>
          </w:p>
        </w:tc>
        <w:tc>
          <w:tcPr>
            <w:tcW w:w="1872" w:type="dxa"/>
            <w:noWrap/>
            <w:tcMar>
              <w:top w:w="43" w:type="dxa"/>
              <w:left w:w="115" w:type="dxa"/>
              <w:bottom w:w="43" w:type="dxa"/>
              <w:right w:w="115" w:type="dxa"/>
            </w:tcMar>
            <w:vAlign w:val="center"/>
            <w:hideMark/>
          </w:tcPr>
          <w:p w14:paraId="0FA894DB" w14:textId="77777777" w:rsidR="00B76A63" w:rsidRPr="00B76A63" w:rsidRDefault="00B76A63" w:rsidP="00B76A63">
            <w:pPr>
              <w:pStyle w:val="BodyText"/>
              <w:tabs>
                <w:tab w:val="decimal" w:pos="722"/>
              </w:tabs>
              <w:spacing w:after="0"/>
              <w:rPr>
                <w:rFonts w:cs="Times New Roman"/>
                <w:szCs w:val="24"/>
              </w:rPr>
            </w:pPr>
            <w:r w:rsidRPr="00B76A63">
              <w:rPr>
                <w:rFonts w:cs="Times New Roman"/>
                <w:szCs w:val="24"/>
              </w:rPr>
              <w:t>0.09</w:t>
            </w:r>
          </w:p>
        </w:tc>
        <w:tc>
          <w:tcPr>
            <w:tcW w:w="1872" w:type="dxa"/>
            <w:noWrap/>
            <w:tcMar>
              <w:top w:w="43" w:type="dxa"/>
              <w:left w:w="115" w:type="dxa"/>
              <w:bottom w:w="43" w:type="dxa"/>
              <w:right w:w="115" w:type="dxa"/>
            </w:tcMar>
            <w:vAlign w:val="center"/>
            <w:hideMark/>
          </w:tcPr>
          <w:p w14:paraId="516360C9" w14:textId="77777777" w:rsidR="00B76A63" w:rsidRPr="00B76A63" w:rsidRDefault="00B76A63" w:rsidP="00B76A63">
            <w:pPr>
              <w:pStyle w:val="BodyText"/>
              <w:tabs>
                <w:tab w:val="decimal" w:pos="745"/>
              </w:tabs>
              <w:spacing w:after="0"/>
              <w:rPr>
                <w:rFonts w:cs="Times New Roman"/>
                <w:szCs w:val="24"/>
              </w:rPr>
            </w:pPr>
            <w:r w:rsidRPr="00B76A63">
              <w:rPr>
                <w:rFonts w:cs="Times New Roman"/>
                <w:szCs w:val="24"/>
              </w:rPr>
              <w:t>0.13</w:t>
            </w:r>
          </w:p>
        </w:tc>
        <w:tc>
          <w:tcPr>
            <w:tcW w:w="1872" w:type="dxa"/>
            <w:noWrap/>
            <w:tcMar>
              <w:top w:w="43" w:type="dxa"/>
              <w:left w:w="115" w:type="dxa"/>
              <w:bottom w:w="43" w:type="dxa"/>
              <w:right w:w="115" w:type="dxa"/>
            </w:tcMar>
            <w:vAlign w:val="center"/>
            <w:hideMark/>
          </w:tcPr>
          <w:p w14:paraId="6C84E6F1" w14:textId="77777777" w:rsidR="00B76A63" w:rsidRPr="00B76A63" w:rsidRDefault="00B76A63" w:rsidP="00B76A63">
            <w:pPr>
              <w:pStyle w:val="BodyText"/>
              <w:tabs>
                <w:tab w:val="decimal" w:pos="758"/>
              </w:tabs>
              <w:spacing w:after="0"/>
              <w:rPr>
                <w:rFonts w:cs="Times New Roman"/>
                <w:szCs w:val="24"/>
              </w:rPr>
            </w:pPr>
            <w:r w:rsidRPr="00B76A63">
              <w:rPr>
                <w:rFonts w:cs="Times New Roman"/>
                <w:szCs w:val="24"/>
              </w:rPr>
              <w:t>0.11</w:t>
            </w:r>
          </w:p>
        </w:tc>
      </w:tr>
      <w:tr w:rsidR="00B76A63" w:rsidRPr="00B76A63" w14:paraId="1A115ED0" w14:textId="77777777" w:rsidTr="00B76A63">
        <w:trPr>
          <w:trHeight w:val="290"/>
        </w:trPr>
        <w:tc>
          <w:tcPr>
            <w:tcW w:w="1872" w:type="dxa"/>
            <w:noWrap/>
            <w:tcMar>
              <w:top w:w="43" w:type="dxa"/>
              <w:left w:w="115" w:type="dxa"/>
              <w:bottom w:w="43" w:type="dxa"/>
              <w:right w:w="115" w:type="dxa"/>
            </w:tcMar>
            <w:vAlign w:val="center"/>
            <w:hideMark/>
          </w:tcPr>
          <w:p w14:paraId="32170134" w14:textId="77777777" w:rsidR="00B76A63" w:rsidRPr="00B76A63" w:rsidRDefault="00B76A63" w:rsidP="00B76A63">
            <w:pPr>
              <w:pStyle w:val="BodyText"/>
              <w:spacing w:after="0"/>
              <w:jc w:val="center"/>
              <w:rPr>
                <w:rFonts w:cs="Times New Roman"/>
                <w:szCs w:val="24"/>
              </w:rPr>
            </w:pPr>
            <w:r w:rsidRPr="00B76A63">
              <w:rPr>
                <w:rFonts w:cs="Times New Roman"/>
                <w:szCs w:val="24"/>
              </w:rPr>
              <w:t>2014</w:t>
            </w:r>
          </w:p>
        </w:tc>
        <w:tc>
          <w:tcPr>
            <w:tcW w:w="1872" w:type="dxa"/>
            <w:noWrap/>
            <w:tcMar>
              <w:top w:w="43" w:type="dxa"/>
              <w:left w:w="115" w:type="dxa"/>
              <w:bottom w:w="43" w:type="dxa"/>
              <w:right w:w="115" w:type="dxa"/>
            </w:tcMar>
            <w:vAlign w:val="center"/>
            <w:hideMark/>
          </w:tcPr>
          <w:p w14:paraId="3795FDC2" w14:textId="77777777" w:rsidR="00B76A63" w:rsidRPr="00B76A63" w:rsidRDefault="00B76A63" w:rsidP="00B76A63">
            <w:pPr>
              <w:pStyle w:val="BodyText"/>
              <w:tabs>
                <w:tab w:val="decimal" w:pos="710"/>
              </w:tabs>
              <w:spacing w:after="0"/>
              <w:rPr>
                <w:rFonts w:cs="Times New Roman"/>
                <w:szCs w:val="24"/>
              </w:rPr>
            </w:pPr>
            <w:r w:rsidRPr="00B76A63">
              <w:rPr>
                <w:rFonts w:cs="Times New Roman"/>
                <w:szCs w:val="24"/>
              </w:rPr>
              <w:t>9.51</w:t>
            </w:r>
          </w:p>
        </w:tc>
        <w:tc>
          <w:tcPr>
            <w:tcW w:w="1872" w:type="dxa"/>
            <w:noWrap/>
            <w:tcMar>
              <w:top w:w="43" w:type="dxa"/>
              <w:left w:w="115" w:type="dxa"/>
              <w:bottom w:w="43" w:type="dxa"/>
              <w:right w:w="115" w:type="dxa"/>
            </w:tcMar>
            <w:vAlign w:val="center"/>
            <w:hideMark/>
          </w:tcPr>
          <w:p w14:paraId="1034DB77" w14:textId="77777777" w:rsidR="00B76A63" w:rsidRPr="00B76A63" w:rsidRDefault="00B76A63" w:rsidP="00B76A63">
            <w:pPr>
              <w:pStyle w:val="BodyText"/>
              <w:tabs>
                <w:tab w:val="decimal" w:pos="722"/>
              </w:tabs>
              <w:spacing w:after="0"/>
              <w:rPr>
                <w:rFonts w:cs="Times New Roman"/>
                <w:szCs w:val="24"/>
              </w:rPr>
            </w:pPr>
            <w:r w:rsidRPr="00B76A63">
              <w:rPr>
                <w:rFonts w:cs="Times New Roman"/>
                <w:szCs w:val="24"/>
              </w:rPr>
              <w:t>0.09</w:t>
            </w:r>
          </w:p>
        </w:tc>
        <w:tc>
          <w:tcPr>
            <w:tcW w:w="1872" w:type="dxa"/>
            <w:noWrap/>
            <w:tcMar>
              <w:top w:w="43" w:type="dxa"/>
              <w:left w:w="115" w:type="dxa"/>
              <w:bottom w:w="43" w:type="dxa"/>
              <w:right w:w="115" w:type="dxa"/>
            </w:tcMar>
            <w:vAlign w:val="center"/>
            <w:hideMark/>
          </w:tcPr>
          <w:p w14:paraId="56D40B7E" w14:textId="77777777" w:rsidR="00B76A63" w:rsidRPr="00B76A63" w:rsidRDefault="00B76A63" w:rsidP="00B76A63">
            <w:pPr>
              <w:pStyle w:val="BodyText"/>
              <w:tabs>
                <w:tab w:val="decimal" w:pos="745"/>
              </w:tabs>
              <w:spacing w:after="0"/>
              <w:rPr>
                <w:rFonts w:cs="Times New Roman"/>
                <w:szCs w:val="24"/>
              </w:rPr>
            </w:pPr>
            <w:r w:rsidRPr="00B76A63">
              <w:rPr>
                <w:rFonts w:cs="Times New Roman"/>
                <w:szCs w:val="24"/>
              </w:rPr>
              <w:t>0.17</w:t>
            </w:r>
          </w:p>
        </w:tc>
        <w:tc>
          <w:tcPr>
            <w:tcW w:w="1872" w:type="dxa"/>
            <w:noWrap/>
            <w:tcMar>
              <w:top w:w="43" w:type="dxa"/>
              <w:left w:w="115" w:type="dxa"/>
              <w:bottom w:w="43" w:type="dxa"/>
              <w:right w:w="115" w:type="dxa"/>
            </w:tcMar>
            <w:vAlign w:val="center"/>
            <w:hideMark/>
          </w:tcPr>
          <w:p w14:paraId="1FC9C182" w14:textId="6FC21EAD" w:rsidR="00B76A63" w:rsidRPr="00B76A63" w:rsidRDefault="00B76A63" w:rsidP="00B76A63">
            <w:pPr>
              <w:pStyle w:val="BodyText"/>
              <w:tabs>
                <w:tab w:val="decimal" w:pos="758"/>
              </w:tabs>
              <w:spacing w:after="0"/>
              <w:rPr>
                <w:rFonts w:cs="Times New Roman"/>
                <w:szCs w:val="24"/>
              </w:rPr>
            </w:pPr>
            <w:r w:rsidRPr="00B76A63">
              <w:rPr>
                <w:rFonts w:cs="Times New Roman"/>
                <w:szCs w:val="24"/>
              </w:rPr>
              <w:t>0.1</w:t>
            </w:r>
            <w:r>
              <w:rPr>
                <w:rFonts w:cs="Times New Roman"/>
                <w:szCs w:val="24"/>
              </w:rPr>
              <w:t>0</w:t>
            </w:r>
          </w:p>
        </w:tc>
      </w:tr>
      <w:tr w:rsidR="00B76A63" w:rsidRPr="00B76A63" w14:paraId="233AD3F4" w14:textId="77777777" w:rsidTr="00B76A63">
        <w:trPr>
          <w:trHeight w:val="290"/>
        </w:trPr>
        <w:tc>
          <w:tcPr>
            <w:tcW w:w="1872" w:type="dxa"/>
            <w:noWrap/>
            <w:tcMar>
              <w:top w:w="43" w:type="dxa"/>
              <w:left w:w="115" w:type="dxa"/>
              <w:bottom w:w="43" w:type="dxa"/>
              <w:right w:w="115" w:type="dxa"/>
            </w:tcMar>
            <w:vAlign w:val="center"/>
            <w:hideMark/>
          </w:tcPr>
          <w:p w14:paraId="276F0916" w14:textId="77777777" w:rsidR="00B76A63" w:rsidRPr="00B76A63" w:rsidRDefault="00B76A63" w:rsidP="00B76A63">
            <w:pPr>
              <w:pStyle w:val="BodyText"/>
              <w:spacing w:after="0"/>
              <w:jc w:val="center"/>
              <w:rPr>
                <w:rFonts w:cs="Times New Roman"/>
                <w:szCs w:val="24"/>
              </w:rPr>
            </w:pPr>
            <w:r w:rsidRPr="00B76A63">
              <w:rPr>
                <w:rFonts w:cs="Times New Roman"/>
                <w:szCs w:val="24"/>
              </w:rPr>
              <w:t>2015</w:t>
            </w:r>
          </w:p>
        </w:tc>
        <w:tc>
          <w:tcPr>
            <w:tcW w:w="1872" w:type="dxa"/>
            <w:noWrap/>
            <w:tcMar>
              <w:top w:w="43" w:type="dxa"/>
              <w:left w:w="115" w:type="dxa"/>
              <w:bottom w:w="43" w:type="dxa"/>
              <w:right w:w="115" w:type="dxa"/>
            </w:tcMar>
            <w:vAlign w:val="center"/>
            <w:hideMark/>
          </w:tcPr>
          <w:p w14:paraId="69BC5B52" w14:textId="77777777" w:rsidR="00B76A63" w:rsidRPr="00B76A63" w:rsidRDefault="00B76A63" w:rsidP="00B76A63">
            <w:pPr>
              <w:pStyle w:val="BodyText"/>
              <w:tabs>
                <w:tab w:val="decimal" w:pos="710"/>
              </w:tabs>
              <w:spacing w:after="0"/>
              <w:rPr>
                <w:rFonts w:cs="Times New Roman"/>
                <w:szCs w:val="24"/>
              </w:rPr>
            </w:pPr>
            <w:r w:rsidRPr="00B76A63">
              <w:rPr>
                <w:rFonts w:cs="Times New Roman"/>
                <w:szCs w:val="24"/>
              </w:rPr>
              <w:t>10.61</w:t>
            </w:r>
          </w:p>
        </w:tc>
        <w:tc>
          <w:tcPr>
            <w:tcW w:w="1872" w:type="dxa"/>
            <w:noWrap/>
            <w:tcMar>
              <w:top w:w="43" w:type="dxa"/>
              <w:left w:w="115" w:type="dxa"/>
              <w:bottom w:w="43" w:type="dxa"/>
              <w:right w:w="115" w:type="dxa"/>
            </w:tcMar>
            <w:vAlign w:val="center"/>
            <w:hideMark/>
          </w:tcPr>
          <w:p w14:paraId="7A0839D1" w14:textId="77777777" w:rsidR="00B76A63" w:rsidRPr="00B76A63" w:rsidRDefault="00B76A63" w:rsidP="00B76A63">
            <w:pPr>
              <w:pStyle w:val="BodyText"/>
              <w:tabs>
                <w:tab w:val="decimal" w:pos="722"/>
              </w:tabs>
              <w:spacing w:after="0"/>
              <w:rPr>
                <w:rFonts w:cs="Times New Roman"/>
                <w:szCs w:val="24"/>
              </w:rPr>
            </w:pPr>
            <w:r w:rsidRPr="00B76A63">
              <w:rPr>
                <w:rFonts w:cs="Times New Roman"/>
                <w:szCs w:val="24"/>
              </w:rPr>
              <w:t>0.09</w:t>
            </w:r>
          </w:p>
        </w:tc>
        <w:tc>
          <w:tcPr>
            <w:tcW w:w="1872" w:type="dxa"/>
            <w:noWrap/>
            <w:tcMar>
              <w:top w:w="43" w:type="dxa"/>
              <w:left w:w="115" w:type="dxa"/>
              <w:bottom w:w="43" w:type="dxa"/>
              <w:right w:w="115" w:type="dxa"/>
            </w:tcMar>
            <w:vAlign w:val="center"/>
            <w:hideMark/>
          </w:tcPr>
          <w:p w14:paraId="289F0FBF" w14:textId="77777777" w:rsidR="00B76A63" w:rsidRPr="00B76A63" w:rsidRDefault="00B76A63" w:rsidP="00B76A63">
            <w:pPr>
              <w:pStyle w:val="BodyText"/>
              <w:tabs>
                <w:tab w:val="decimal" w:pos="745"/>
              </w:tabs>
              <w:spacing w:after="0"/>
              <w:rPr>
                <w:rFonts w:cs="Times New Roman"/>
                <w:szCs w:val="24"/>
              </w:rPr>
            </w:pPr>
            <w:r w:rsidRPr="00B76A63">
              <w:rPr>
                <w:rFonts w:cs="Times New Roman"/>
                <w:szCs w:val="24"/>
              </w:rPr>
              <w:t>0.18</w:t>
            </w:r>
          </w:p>
        </w:tc>
        <w:tc>
          <w:tcPr>
            <w:tcW w:w="1872" w:type="dxa"/>
            <w:noWrap/>
            <w:tcMar>
              <w:top w:w="43" w:type="dxa"/>
              <w:left w:w="115" w:type="dxa"/>
              <w:bottom w:w="43" w:type="dxa"/>
              <w:right w:w="115" w:type="dxa"/>
            </w:tcMar>
            <w:vAlign w:val="center"/>
            <w:hideMark/>
          </w:tcPr>
          <w:p w14:paraId="792BDFEF" w14:textId="00AE8BE2" w:rsidR="00B76A63" w:rsidRPr="00B76A63" w:rsidRDefault="00B76A63" w:rsidP="00B76A63">
            <w:pPr>
              <w:pStyle w:val="BodyText"/>
              <w:tabs>
                <w:tab w:val="decimal" w:pos="758"/>
              </w:tabs>
              <w:spacing w:after="0"/>
              <w:rPr>
                <w:rFonts w:cs="Times New Roman"/>
                <w:szCs w:val="24"/>
              </w:rPr>
            </w:pPr>
            <w:r w:rsidRPr="00B76A63">
              <w:rPr>
                <w:rFonts w:cs="Times New Roman"/>
                <w:szCs w:val="24"/>
              </w:rPr>
              <w:t>0.1</w:t>
            </w:r>
            <w:r>
              <w:rPr>
                <w:rFonts w:cs="Times New Roman"/>
                <w:szCs w:val="24"/>
              </w:rPr>
              <w:t>0</w:t>
            </w:r>
          </w:p>
        </w:tc>
      </w:tr>
      <w:tr w:rsidR="00B76A63" w:rsidRPr="00B76A63" w14:paraId="3A323297" w14:textId="77777777" w:rsidTr="00B76A63">
        <w:trPr>
          <w:trHeight w:val="290"/>
        </w:trPr>
        <w:tc>
          <w:tcPr>
            <w:tcW w:w="1872" w:type="dxa"/>
            <w:noWrap/>
            <w:tcMar>
              <w:top w:w="43" w:type="dxa"/>
              <w:left w:w="115" w:type="dxa"/>
              <w:bottom w:w="43" w:type="dxa"/>
              <w:right w:w="115" w:type="dxa"/>
            </w:tcMar>
            <w:vAlign w:val="center"/>
            <w:hideMark/>
          </w:tcPr>
          <w:p w14:paraId="22E2027F" w14:textId="77777777" w:rsidR="00B76A63" w:rsidRPr="00B76A63" w:rsidRDefault="00B76A63" w:rsidP="00B76A63">
            <w:pPr>
              <w:pStyle w:val="BodyText"/>
              <w:spacing w:after="0"/>
              <w:jc w:val="center"/>
              <w:rPr>
                <w:rFonts w:cs="Times New Roman"/>
                <w:szCs w:val="24"/>
              </w:rPr>
            </w:pPr>
            <w:r w:rsidRPr="00B76A63">
              <w:rPr>
                <w:rFonts w:cs="Times New Roman"/>
                <w:szCs w:val="24"/>
              </w:rPr>
              <w:t>2016</w:t>
            </w:r>
          </w:p>
        </w:tc>
        <w:tc>
          <w:tcPr>
            <w:tcW w:w="1872" w:type="dxa"/>
            <w:noWrap/>
            <w:tcMar>
              <w:top w:w="43" w:type="dxa"/>
              <w:left w:w="115" w:type="dxa"/>
              <w:bottom w:w="43" w:type="dxa"/>
              <w:right w:w="115" w:type="dxa"/>
            </w:tcMar>
            <w:vAlign w:val="center"/>
            <w:hideMark/>
          </w:tcPr>
          <w:p w14:paraId="53868738" w14:textId="77777777" w:rsidR="00B76A63" w:rsidRPr="00B76A63" w:rsidRDefault="00B76A63" w:rsidP="00B76A63">
            <w:pPr>
              <w:pStyle w:val="BodyText"/>
              <w:tabs>
                <w:tab w:val="decimal" w:pos="710"/>
              </w:tabs>
              <w:spacing w:after="0"/>
              <w:rPr>
                <w:rFonts w:cs="Times New Roman"/>
                <w:szCs w:val="24"/>
              </w:rPr>
            </w:pPr>
            <w:r w:rsidRPr="00B76A63">
              <w:rPr>
                <w:rFonts w:cs="Times New Roman"/>
                <w:szCs w:val="24"/>
              </w:rPr>
              <w:t>12.29</w:t>
            </w:r>
          </w:p>
        </w:tc>
        <w:tc>
          <w:tcPr>
            <w:tcW w:w="1872" w:type="dxa"/>
            <w:noWrap/>
            <w:tcMar>
              <w:top w:w="43" w:type="dxa"/>
              <w:left w:w="115" w:type="dxa"/>
              <w:bottom w:w="43" w:type="dxa"/>
              <w:right w:w="115" w:type="dxa"/>
            </w:tcMar>
            <w:vAlign w:val="center"/>
            <w:hideMark/>
          </w:tcPr>
          <w:p w14:paraId="6AFE5B50" w14:textId="77777777" w:rsidR="00B76A63" w:rsidRPr="00B76A63" w:rsidRDefault="00B76A63" w:rsidP="00B76A63">
            <w:pPr>
              <w:pStyle w:val="BodyText"/>
              <w:tabs>
                <w:tab w:val="decimal" w:pos="722"/>
              </w:tabs>
              <w:spacing w:after="0"/>
              <w:rPr>
                <w:rFonts w:cs="Times New Roman"/>
                <w:szCs w:val="24"/>
              </w:rPr>
            </w:pPr>
            <w:r w:rsidRPr="00B76A63">
              <w:rPr>
                <w:rFonts w:cs="Times New Roman"/>
                <w:szCs w:val="24"/>
              </w:rPr>
              <w:t>0.09</w:t>
            </w:r>
          </w:p>
        </w:tc>
        <w:tc>
          <w:tcPr>
            <w:tcW w:w="1872" w:type="dxa"/>
            <w:noWrap/>
            <w:tcMar>
              <w:top w:w="43" w:type="dxa"/>
              <w:left w:w="115" w:type="dxa"/>
              <w:bottom w:w="43" w:type="dxa"/>
              <w:right w:w="115" w:type="dxa"/>
            </w:tcMar>
            <w:vAlign w:val="center"/>
            <w:hideMark/>
          </w:tcPr>
          <w:p w14:paraId="3B020273" w14:textId="77777777" w:rsidR="00B76A63" w:rsidRPr="00B76A63" w:rsidRDefault="00B76A63" w:rsidP="00B76A63">
            <w:pPr>
              <w:pStyle w:val="BodyText"/>
              <w:tabs>
                <w:tab w:val="decimal" w:pos="745"/>
              </w:tabs>
              <w:spacing w:after="0"/>
              <w:rPr>
                <w:rFonts w:cs="Times New Roman"/>
                <w:szCs w:val="24"/>
              </w:rPr>
            </w:pPr>
            <w:r w:rsidRPr="00B76A63">
              <w:rPr>
                <w:rFonts w:cs="Times New Roman"/>
                <w:szCs w:val="24"/>
              </w:rPr>
              <w:t>0.15</w:t>
            </w:r>
          </w:p>
        </w:tc>
        <w:tc>
          <w:tcPr>
            <w:tcW w:w="1872" w:type="dxa"/>
            <w:noWrap/>
            <w:tcMar>
              <w:top w:w="43" w:type="dxa"/>
              <w:left w:w="115" w:type="dxa"/>
              <w:bottom w:w="43" w:type="dxa"/>
              <w:right w:w="115" w:type="dxa"/>
            </w:tcMar>
            <w:vAlign w:val="center"/>
            <w:hideMark/>
          </w:tcPr>
          <w:p w14:paraId="5724CF51" w14:textId="05773379" w:rsidR="00B76A63" w:rsidRPr="00B76A63" w:rsidRDefault="00B76A63" w:rsidP="00B76A63">
            <w:pPr>
              <w:pStyle w:val="BodyText"/>
              <w:tabs>
                <w:tab w:val="decimal" w:pos="758"/>
              </w:tabs>
              <w:spacing w:after="0"/>
              <w:rPr>
                <w:rFonts w:cs="Times New Roman"/>
                <w:szCs w:val="24"/>
              </w:rPr>
            </w:pPr>
            <w:r w:rsidRPr="00B76A63">
              <w:rPr>
                <w:rFonts w:cs="Times New Roman"/>
                <w:szCs w:val="24"/>
              </w:rPr>
              <w:t>0.1</w:t>
            </w:r>
            <w:r>
              <w:rPr>
                <w:rFonts w:cs="Times New Roman"/>
                <w:szCs w:val="24"/>
              </w:rPr>
              <w:t>0</w:t>
            </w:r>
          </w:p>
        </w:tc>
      </w:tr>
      <w:tr w:rsidR="00B76A63" w:rsidRPr="00B76A63" w14:paraId="4CC843AD" w14:textId="77777777" w:rsidTr="00B76A63">
        <w:trPr>
          <w:trHeight w:val="290"/>
        </w:trPr>
        <w:tc>
          <w:tcPr>
            <w:tcW w:w="1872" w:type="dxa"/>
            <w:noWrap/>
            <w:tcMar>
              <w:top w:w="43" w:type="dxa"/>
              <w:left w:w="115" w:type="dxa"/>
              <w:bottom w:w="43" w:type="dxa"/>
              <w:right w:w="115" w:type="dxa"/>
            </w:tcMar>
            <w:vAlign w:val="center"/>
            <w:hideMark/>
          </w:tcPr>
          <w:p w14:paraId="32CB8E5E" w14:textId="77777777" w:rsidR="00B76A63" w:rsidRPr="00B76A63" w:rsidRDefault="00B76A63" w:rsidP="00B76A63">
            <w:pPr>
              <w:pStyle w:val="BodyText"/>
              <w:spacing w:after="0"/>
              <w:jc w:val="center"/>
              <w:rPr>
                <w:rFonts w:cs="Times New Roman"/>
                <w:szCs w:val="24"/>
              </w:rPr>
            </w:pPr>
            <w:r w:rsidRPr="00B76A63">
              <w:rPr>
                <w:rFonts w:cs="Times New Roman"/>
                <w:szCs w:val="24"/>
              </w:rPr>
              <w:t>2017</w:t>
            </w:r>
          </w:p>
        </w:tc>
        <w:tc>
          <w:tcPr>
            <w:tcW w:w="1872" w:type="dxa"/>
            <w:noWrap/>
            <w:tcMar>
              <w:top w:w="43" w:type="dxa"/>
              <w:left w:w="115" w:type="dxa"/>
              <w:bottom w:w="43" w:type="dxa"/>
              <w:right w:w="115" w:type="dxa"/>
            </w:tcMar>
            <w:vAlign w:val="center"/>
            <w:hideMark/>
          </w:tcPr>
          <w:p w14:paraId="462178E0" w14:textId="77777777" w:rsidR="00B76A63" w:rsidRPr="00B76A63" w:rsidRDefault="00B76A63" w:rsidP="00B76A63">
            <w:pPr>
              <w:pStyle w:val="BodyText"/>
              <w:tabs>
                <w:tab w:val="decimal" w:pos="710"/>
              </w:tabs>
              <w:spacing w:after="0"/>
              <w:rPr>
                <w:rFonts w:cs="Times New Roman"/>
                <w:szCs w:val="24"/>
              </w:rPr>
            </w:pPr>
            <w:r w:rsidRPr="00B76A63">
              <w:rPr>
                <w:rFonts w:cs="Times New Roman"/>
                <w:szCs w:val="24"/>
              </w:rPr>
              <w:t>12.19</w:t>
            </w:r>
          </w:p>
        </w:tc>
        <w:tc>
          <w:tcPr>
            <w:tcW w:w="1872" w:type="dxa"/>
            <w:noWrap/>
            <w:tcMar>
              <w:top w:w="43" w:type="dxa"/>
              <w:left w:w="115" w:type="dxa"/>
              <w:bottom w:w="43" w:type="dxa"/>
              <w:right w:w="115" w:type="dxa"/>
            </w:tcMar>
            <w:vAlign w:val="center"/>
            <w:hideMark/>
          </w:tcPr>
          <w:p w14:paraId="0D270338" w14:textId="77777777" w:rsidR="00B76A63" w:rsidRPr="00B76A63" w:rsidRDefault="00B76A63" w:rsidP="00B76A63">
            <w:pPr>
              <w:pStyle w:val="BodyText"/>
              <w:tabs>
                <w:tab w:val="decimal" w:pos="722"/>
              </w:tabs>
              <w:spacing w:after="0"/>
              <w:rPr>
                <w:rFonts w:cs="Times New Roman"/>
                <w:szCs w:val="24"/>
              </w:rPr>
            </w:pPr>
            <w:r w:rsidRPr="00B76A63">
              <w:rPr>
                <w:rFonts w:cs="Times New Roman"/>
                <w:szCs w:val="24"/>
              </w:rPr>
              <w:t>0.09</w:t>
            </w:r>
          </w:p>
        </w:tc>
        <w:tc>
          <w:tcPr>
            <w:tcW w:w="1872" w:type="dxa"/>
            <w:noWrap/>
            <w:tcMar>
              <w:top w:w="43" w:type="dxa"/>
              <w:left w:w="115" w:type="dxa"/>
              <w:bottom w:w="43" w:type="dxa"/>
              <w:right w:w="115" w:type="dxa"/>
            </w:tcMar>
            <w:vAlign w:val="center"/>
            <w:hideMark/>
          </w:tcPr>
          <w:p w14:paraId="2CB326A7" w14:textId="77777777" w:rsidR="00B76A63" w:rsidRPr="00B76A63" w:rsidRDefault="00B76A63" w:rsidP="00B76A63">
            <w:pPr>
              <w:pStyle w:val="BodyText"/>
              <w:tabs>
                <w:tab w:val="decimal" w:pos="745"/>
              </w:tabs>
              <w:spacing w:after="0"/>
              <w:rPr>
                <w:rFonts w:cs="Times New Roman"/>
                <w:szCs w:val="24"/>
              </w:rPr>
            </w:pPr>
            <w:r w:rsidRPr="00B76A63">
              <w:rPr>
                <w:rFonts w:cs="Times New Roman"/>
                <w:szCs w:val="24"/>
              </w:rPr>
              <w:t>0.16</w:t>
            </w:r>
          </w:p>
        </w:tc>
        <w:tc>
          <w:tcPr>
            <w:tcW w:w="1872" w:type="dxa"/>
            <w:noWrap/>
            <w:tcMar>
              <w:top w:w="43" w:type="dxa"/>
              <w:left w:w="115" w:type="dxa"/>
              <w:bottom w:w="43" w:type="dxa"/>
              <w:right w:w="115" w:type="dxa"/>
            </w:tcMar>
            <w:vAlign w:val="center"/>
            <w:hideMark/>
          </w:tcPr>
          <w:p w14:paraId="6FDEAE0E" w14:textId="5EA53DE9" w:rsidR="00B76A63" w:rsidRPr="00B76A63" w:rsidRDefault="00B76A63" w:rsidP="00B76A63">
            <w:pPr>
              <w:pStyle w:val="BodyText"/>
              <w:tabs>
                <w:tab w:val="decimal" w:pos="758"/>
              </w:tabs>
              <w:spacing w:after="0"/>
              <w:rPr>
                <w:rFonts w:cs="Times New Roman"/>
                <w:szCs w:val="24"/>
              </w:rPr>
            </w:pPr>
            <w:r w:rsidRPr="00B76A63">
              <w:rPr>
                <w:rFonts w:cs="Times New Roman"/>
                <w:szCs w:val="24"/>
              </w:rPr>
              <w:t>0.1</w:t>
            </w:r>
            <w:r>
              <w:rPr>
                <w:rFonts w:cs="Times New Roman"/>
                <w:szCs w:val="24"/>
              </w:rPr>
              <w:t>0</w:t>
            </w:r>
          </w:p>
        </w:tc>
      </w:tr>
      <w:tr w:rsidR="00B76A63" w:rsidRPr="00B76A63" w14:paraId="0FB08E89" w14:textId="77777777" w:rsidTr="00B76A63">
        <w:trPr>
          <w:trHeight w:val="290"/>
        </w:trPr>
        <w:tc>
          <w:tcPr>
            <w:tcW w:w="1872" w:type="dxa"/>
            <w:noWrap/>
            <w:tcMar>
              <w:top w:w="43" w:type="dxa"/>
              <w:left w:w="115" w:type="dxa"/>
              <w:bottom w:w="43" w:type="dxa"/>
              <w:right w:w="115" w:type="dxa"/>
            </w:tcMar>
            <w:vAlign w:val="center"/>
            <w:hideMark/>
          </w:tcPr>
          <w:p w14:paraId="39D90F9A" w14:textId="77777777" w:rsidR="00B76A63" w:rsidRPr="00B76A63" w:rsidRDefault="00B76A63" w:rsidP="00B76A63">
            <w:pPr>
              <w:pStyle w:val="BodyText"/>
              <w:spacing w:after="0"/>
              <w:jc w:val="center"/>
              <w:rPr>
                <w:rFonts w:cs="Times New Roman"/>
                <w:szCs w:val="24"/>
              </w:rPr>
            </w:pPr>
            <w:r w:rsidRPr="00B76A63">
              <w:rPr>
                <w:rFonts w:cs="Times New Roman"/>
                <w:szCs w:val="24"/>
              </w:rPr>
              <w:t>2018</w:t>
            </w:r>
          </w:p>
        </w:tc>
        <w:tc>
          <w:tcPr>
            <w:tcW w:w="1872" w:type="dxa"/>
            <w:noWrap/>
            <w:tcMar>
              <w:top w:w="43" w:type="dxa"/>
              <w:left w:w="115" w:type="dxa"/>
              <w:bottom w:w="43" w:type="dxa"/>
              <w:right w:w="115" w:type="dxa"/>
            </w:tcMar>
            <w:vAlign w:val="center"/>
            <w:hideMark/>
          </w:tcPr>
          <w:p w14:paraId="573852EC" w14:textId="77777777" w:rsidR="00B76A63" w:rsidRPr="00B76A63" w:rsidRDefault="00B76A63" w:rsidP="00B76A63">
            <w:pPr>
              <w:pStyle w:val="BodyText"/>
              <w:tabs>
                <w:tab w:val="decimal" w:pos="710"/>
              </w:tabs>
              <w:spacing w:after="0"/>
              <w:rPr>
                <w:rFonts w:cs="Times New Roman"/>
                <w:szCs w:val="24"/>
              </w:rPr>
            </w:pPr>
            <w:r w:rsidRPr="00B76A63">
              <w:rPr>
                <w:rFonts w:cs="Times New Roman"/>
                <w:szCs w:val="24"/>
              </w:rPr>
              <w:t>10.22</w:t>
            </w:r>
          </w:p>
        </w:tc>
        <w:tc>
          <w:tcPr>
            <w:tcW w:w="1872" w:type="dxa"/>
            <w:noWrap/>
            <w:tcMar>
              <w:top w:w="43" w:type="dxa"/>
              <w:left w:w="115" w:type="dxa"/>
              <w:bottom w:w="43" w:type="dxa"/>
              <w:right w:w="115" w:type="dxa"/>
            </w:tcMar>
            <w:vAlign w:val="center"/>
            <w:hideMark/>
          </w:tcPr>
          <w:p w14:paraId="26D2089E" w14:textId="77777777" w:rsidR="00B76A63" w:rsidRPr="00B76A63" w:rsidRDefault="00B76A63" w:rsidP="00B76A63">
            <w:pPr>
              <w:pStyle w:val="BodyText"/>
              <w:tabs>
                <w:tab w:val="decimal" w:pos="722"/>
              </w:tabs>
              <w:spacing w:after="0"/>
              <w:rPr>
                <w:rFonts w:cs="Times New Roman"/>
                <w:szCs w:val="24"/>
              </w:rPr>
            </w:pPr>
            <w:r w:rsidRPr="00B76A63">
              <w:rPr>
                <w:rFonts w:cs="Times New Roman"/>
                <w:szCs w:val="24"/>
              </w:rPr>
              <w:t>0.09</w:t>
            </w:r>
          </w:p>
        </w:tc>
        <w:tc>
          <w:tcPr>
            <w:tcW w:w="1872" w:type="dxa"/>
            <w:noWrap/>
            <w:tcMar>
              <w:top w:w="43" w:type="dxa"/>
              <w:left w:w="115" w:type="dxa"/>
              <w:bottom w:w="43" w:type="dxa"/>
              <w:right w:w="115" w:type="dxa"/>
            </w:tcMar>
            <w:vAlign w:val="center"/>
            <w:hideMark/>
          </w:tcPr>
          <w:p w14:paraId="62A169EA" w14:textId="77777777" w:rsidR="00B76A63" w:rsidRPr="00B76A63" w:rsidRDefault="00B76A63" w:rsidP="00B76A63">
            <w:pPr>
              <w:pStyle w:val="BodyText"/>
              <w:tabs>
                <w:tab w:val="decimal" w:pos="745"/>
              </w:tabs>
              <w:spacing w:after="0"/>
              <w:rPr>
                <w:rFonts w:cs="Times New Roman"/>
                <w:szCs w:val="24"/>
              </w:rPr>
            </w:pPr>
            <w:r w:rsidRPr="00B76A63">
              <w:rPr>
                <w:rFonts w:cs="Times New Roman"/>
                <w:szCs w:val="24"/>
              </w:rPr>
              <w:t>0.16</w:t>
            </w:r>
          </w:p>
        </w:tc>
        <w:tc>
          <w:tcPr>
            <w:tcW w:w="1872" w:type="dxa"/>
            <w:noWrap/>
            <w:tcMar>
              <w:top w:w="43" w:type="dxa"/>
              <w:left w:w="115" w:type="dxa"/>
              <w:bottom w:w="43" w:type="dxa"/>
              <w:right w:w="115" w:type="dxa"/>
            </w:tcMar>
            <w:vAlign w:val="center"/>
            <w:hideMark/>
          </w:tcPr>
          <w:p w14:paraId="65693203" w14:textId="1C5BA909" w:rsidR="00B76A63" w:rsidRPr="00B76A63" w:rsidRDefault="00B76A63" w:rsidP="00B76A63">
            <w:pPr>
              <w:pStyle w:val="BodyText"/>
              <w:tabs>
                <w:tab w:val="decimal" w:pos="758"/>
              </w:tabs>
              <w:spacing w:after="0"/>
              <w:rPr>
                <w:rFonts w:cs="Times New Roman"/>
                <w:szCs w:val="24"/>
              </w:rPr>
            </w:pPr>
            <w:r w:rsidRPr="00B76A63">
              <w:rPr>
                <w:rFonts w:cs="Times New Roman"/>
                <w:szCs w:val="24"/>
              </w:rPr>
              <w:t>0.1</w:t>
            </w:r>
            <w:r>
              <w:rPr>
                <w:rFonts w:cs="Times New Roman"/>
                <w:szCs w:val="24"/>
              </w:rPr>
              <w:t>0</w:t>
            </w:r>
          </w:p>
        </w:tc>
      </w:tr>
      <w:tr w:rsidR="00B76A63" w:rsidRPr="00B76A63" w14:paraId="7A96425A" w14:textId="77777777" w:rsidTr="00B76A63">
        <w:trPr>
          <w:trHeight w:val="290"/>
        </w:trPr>
        <w:tc>
          <w:tcPr>
            <w:tcW w:w="1872" w:type="dxa"/>
            <w:noWrap/>
            <w:tcMar>
              <w:top w:w="43" w:type="dxa"/>
              <w:left w:w="115" w:type="dxa"/>
              <w:bottom w:w="43" w:type="dxa"/>
              <w:right w:w="115" w:type="dxa"/>
            </w:tcMar>
            <w:vAlign w:val="center"/>
            <w:hideMark/>
          </w:tcPr>
          <w:p w14:paraId="0358D166" w14:textId="77777777" w:rsidR="00B76A63" w:rsidRPr="00B76A63" w:rsidRDefault="00B76A63" w:rsidP="00B76A63">
            <w:pPr>
              <w:pStyle w:val="BodyText"/>
              <w:spacing w:after="0"/>
              <w:jc w:val="center"/>
              <w:rPr>
                <w:rFonts w:cs="Times New Roman"/>
                <w:szCs w:val="24"/>
              </w:rPr>
            </w:pPr>
            <w:r w:rsidRPr="00B76A63">
              <w:rPr>
                <w:rFonts w:cs="Times New Roman"/>
                <w:szCs w:val="24"/>
              </w:rPr>
              <w:t>2019</w:t>
            </w:r>
          </w:p>
        </w:tc>
        <w:tc>
          <w:tcPr>
            <w:tcW w:w="1872" w:type="dxa"/>
            <w:noWrap/>
            <w:tcMar>
              <w:top w:w="43" w:type="dxa"/>
              <w:left w:w="115" w:type="dxa"/>
              <w:bottom w:w="43" w:type="dxa"/>
              <w:right w:w="115" w:type="dxa"/>
            </w:tcMar>
            <w:vAlign w:val="center"/>
            <w:hideMark/>
          </w:tcPr>
          <w:p w14:paraId="0165EF4E" w14:textId="77777777" w:rsidR="00B76A63" w:rsidRPr="00B76A63" w:rsidRDefault="00B76A63" w:rsidP="00B76A63">
            <w:pPr>
              <w:pStyle w:val="BodyText"/>
              <w:tabs>
                <w:tab w:val="decimal" w:pos="710"/>
              </w:tabs>
              <w:spacing w:after="0"/>
              <w:rPr>
                <w:rFonts w:cs="Times New Roman"/>
                <w:szCs w:val="24"/>
              </w:rPr>
            </w:pPr>
            <w:r w:rsidRPr="00B76A63">
              <w:rPr>
                <w:rFonts w:cs="Times New Roman"/>
                <w:szCs w:val="24"/>
              </w:rPr>
              <w:t>8.86</w:t>
            </w:r>
          </w:p>
        </w:tc>
        <w:tc>
          <w:tcPr>
            <w:tcW w:w="1872" w:type="dxa"/>
            <w:noWrap/>
            <w:tcMar>
              <w:top w:w="43" w:type="dxa"/>
              <w:left w:w="115" w:type="dxa"/>
              <w:bottom w:w="43" w:type="dxa"/>
              <w:right w:w="115" w:type="dxa"/>
            </w:tcMar>
            <w:vAlign w:val="center"/>
            <w:hideMark/>
          </w:tcPr>
          <w:p w14:paraId="3E9A2E1F" w14:textId="77777777" w:rsidR="00B76A63" w:rsidRPr="00B76A63" w:rsidRDefault="00B76A63" w:rsidP="00B76A63">
            <w:pPr>
              <w:pStyle w:val="BodyText"/>
              <w:tabs>
                <w:tab w:val="decimal" w:pos="722"/>
              </w:tabs>
              <w:spacing w:after="0"/>
              <w:rPr>
                <w:rFonts w:cs="Times New Roman"/>
                <w:szCs w:val="24"/>
              </w:rPr>
            </w:pPr>
            <w:r w:rsidRPr="00B76A63">
              <w:rPr>
                <w:rFonts w:cs="Times New Roman"/>
                <w:szCs w:val="24"/>
              </w:rPr>
              <w:t>0.09</w:t>
            </w:r>
          </w:p>
        </w:tc>
        <w:tc>
          <w:tcPr>
            <w:tcW w:w="1872" w:type="dxa"/>
            <w:noWrap/>
            <w:tcMar>
              <w:top w:w="43" w:type="dxa"/>
              <w:left w:w="115" w:type="dxa"/>
              <w:bottom w:w="43" w:type="dxa"/>
              <w:right w:w="115" w:type="dxa"/>
            </w:tcMar>
            <w:vAlign w:val="center"/>
            <w:hideMark/>
          </w:tcPr>
          <w:p w14:paraId="3BE82A3D" w14:textId="77777777" w:rsidR="00B76A63" w:rsidRPr="00B76A63" w:rsidRDefault="00B76A63" w:rsidP="00B76A63">
            <w:pPr>
              <w:pStyle w:val="BodyText"/>
              <w:tabs>
                <w:tab w:val="decimal" w:pos="745"/>
              </w:tabs>
              <w:spacing w:after="0"/>
              <w:rPr>
                <w:rFonts w:cs="Times New Roman"/>
                <w:szCs w:val="24"/>
              </w:rPr>
            </w:pPr>
            <w:r w:rsidRPr="00B76A63">
              <w:rPr>
                <w:rFonts w:cs="Times New Roman"/>
                <w:szCs w:val="24"/>
              </w:rPr>
              <w:t>0.13</w:t>
            </w:r>
          </w:p>
        </w:tc>
        <w:tc>
          <w:tcPr>
            <w:tcW w:w="1872" w:type="dxa"/>
            <w:noWrap/>
            <w:tcMar>
              <w:top w:w="43" w:type="dxa"/>
              <w:left w:w="115" w:type="dxa"/>
              <w:bottom w:w="43" w:type="dxa"/>
              <w:right w:w="115" w:type="dxa"/>
            </w:tcMar>
            <w:vAlign w:val="center"/>
            <w:hideMark/>
          </w:tcPr>
          <w:p w14:paraId="54A93655" w14:textId="77777777" w:rsidR="00B76A63" w:rsidRPr="00B76A63" w:rsidRDefault="00B76A63" w:rsidP="00B76A63">
            <w:pPr>
              <w:pStyle w:val="BodyText"/>
              <w:tabs>
                <w:tab w:val="decimal" w:pos="758"/>
              </w:tabs>
              <w:spacing w:after="0"/>
              <w:rPr>
                <w:rFonts w:cs="Times New Roman"/>
                <w:szCs w:val="24"/>
              </w:rPr>
            </w:pPr>
            <w:r w:rsidRPr="00B76A63">
              <w:rPr>
                <w:rFonts w:cs="Times New Roman"/>
                <w:szCs w:val="24"/>
              </w:rPr>
              <w:t>0.11</w:t>
            </w:r>
          </w:p>
        </w:tc>
      </w:tr>
      <w:tr w:rsidR="00B76A63" w:rsidRPr="00B76A63" w14:paraId="36F8A8E6" w14:textId="77777777" w:rsidTr="00B76A63">
        <w:trPr>
          <w:trHeight w:val="290"/>
        </w:trPr>
        <w:tc>
          <w:tcPr>
            <w:tcW w:w="1872" w:type="dxa"/>
            <w:noWrap/>
            <w:tcMar>
              <w:top w:w="43" w:type="dxa"/>
              <w:left w:w="115" w:type="dxa"/>
              <w:bottom w:w="43" w:type="dxa"/>
              <w:right w:w="115" w:type="dxa"/>
            </w:tcMar>
            <w:vAlign w:val="center"/>
            <w:hideMark/>
          </w:tcPr>
          <w:p w14:paraId="717C70FA" w14:textId="77777777" w:rsidR="00B76A63" w:rsidRPr="00B76A63" w:rsidRDefault="00B76A63" w:rsidP="00B76A63">
            <w:pPr>
              <w:pStyle w:val="BodyText"/>
              <w:spacing w:after="0"/>
              <w:jc w:val="center"/>
              <w:rPr>
                <w:rFonts w:cs="Times New Roman"/>
                <w:szCs w:val="24"/>
              </w:rPr>
            </w:pPr>
            <w:r w:rsidRPr="00B76A63">
              <w:rPr>
                <w:rFonts w:cs="Times New Roman"/>
                <w:szCs w:val="24"/>
              </w:rPr>
              <w:t>2020</w:t>
            </w:r>
          </w:p>
        </w:tc>
        <w:tc>
          <w:tcPr>
            <w:tcW w:w="1872" w:type="dxa"/>
            <w:noWrap/>
            <w:tcMar>
              <w:top w:w="43" w:type="dxa"/>
              <w:left w:w="115" w:type="dxa"/>
              <w:bottom w:w="43" w:type="dxa"/>
              <w:right w:w="115" w:type="dxa"/>
            </w:tcMar>
            <w:vAlign w:val="center"/>
            <w:hideMark/>
          </w:tcPr>
          <w:p w14:paraId="4E071171" w14:textId="77777777" w:rsidR="00B76A63" w:rsidRPr="00B76A63" w:rsidRDefault="00B76A63" w:rsidP="00B76A63">
            <w:pPr>
              <w:pStyle w:val="BodyText"/>
              <w:tabs>
                <w:tab w:val="decimal" w:pos="710"/>
              </w:tabs>
              <w:spacing w:after="0"/>
              <w:rPr>
                <w:rFonts w:cs="Times New Roman"/>
                <w:szCs w:val="24"/>
              </w:rPr>
            </w:pPr>
            <w:r w:rsidRPr="00B76A63">
              <w:rPr>
                <w:rFonts w:cs="Times New Roman"/>
                <w:szCs w:val="24"/>
              </w:rPr>
              <w:t>9.14</w:t>
            </w:r>
          </w:p>
        </w:tc>
        <w:tc>
          <w:tcPr>
            <w:tcW w:w="1872" w:type="dxa"/>
            <w:noWrap/>
            <w:tcMar>
              <w:top w:w="43" w:type="dxa"/>
              <w:left w:w="115" w:type="dxa"/>
              <w:bottom w:w="43" w:type="dxa"/>
              <w:right w:w="115" w:type="dxa"/>
            </w:tcMar>
            <w:vAlign w:val="center"/>
            <w:hideMark/>
          </w:tcPr>
          <w:p w14:paraId="0035082D" w14:textId="77777777" w:rsidR="00B76A63" w:rsidRPr="00B76A63" w:rsidRDefault="00B76A63" w:rsidP="00B76A63">
            <w:pPr>
              <w:pStyle w:val="BodyText"/>
              <w:tabs>
                <w:tab w:val="decimal" w:pos="722"/>
              </w:tabs>
              <w:spacing w:after="0"/>
              <w:rPr>
                <w:rFonts w:cs="Times New Roman"/>
                <w:szCs w:val="24"/>
              </w:rPr>
            </w:pPr>
            <w:r w:rsidRPr="00B76A63">
              <w:rPr>
                <w:rFonts w:cs="Times New Roman"/>
                <w:szCs w:val="24"/>
              </w:rPr>
              <w:t>0.09</w:t>
            </w:r>
          </w:p>
        </w:tc>
        <w:tc>
          <w:tcPr>
            <w:tcW w:w="1872" w:type="dxa"/>
            <w:noWrap/>
            <w:tcMar>
              <w:top w:w="43" w:type="dxa"/>
              <w:left w:w="115" w:type="dxa"/>
              <w:bottom w:w="43" w:type="dxa"/>
              <w:right w:w="115" w:type="dxa"/>
            </w:tcMar>
            <w:vAlign w:val="center"/>
            <w:hideMark/>
          </w:tcPr>
          <w:p w14:paraId="0D875DF3" w14:textId="1CD3C793" w:rsidR="00B76A63" w:rsidRPr="00B76A63" w:rsidRDefault="00B76A63" w:rsidP="00B76A63">
            <w:pPr>
              <w:pStyle w:val="BodyText"/>
              <w:tabs>
                <w:tab w:val="decimal" w:pos="745"/>
              </w:tabs>
              <w:spacing w:after="0"/>
              <w:rPr>
                <w:rFonts w:cs="Times New Roman"/>
                <w:szCs w:val="24"/>
              </w:rPr>
            </w:pPr>
            <w:r w:rsidRPr="00B76A63">
              <w:rPr>
                <w:rFonts w:cs="Times New Roman"/>
                <w:szCs w:val="24"/>
              </w:rPr>
              <w:t>0.1</w:t>
            </w:r>
            <w:r>
              <w:rPr>
                <w:rFonts w:cs="Times New Roman"/>
                <w:szCs w:val="24"/>
              </w:rPr>
              <w:t>0</w:t>
            </w:r>
          </w:p>
        </w:tc>
        <w:tc>
          <w:tcPr>
            <w:tcW w:w="1872" w:type="dxa"/>
            <w:noWrap/>
            <w:tcMar>
              <w:top w:w="43" w:type="dxa"/>
              <w:left w:w="115" w:type="dxa"/>
              <w:bottom w:w="43" w:type="dxa"/>
              <w:right w:w="115" w:type="dxa"/>
            </w:tcMar>
            <w:vAlign w:val="center"/>
            <w:hideMark/>
          </w:tcPr>
          <w:p w14:paraId="1D2BDE37" w14:textId="77777777" w:rsidR="00B76A63" w:rsidRPr="00B76A63" w:rsidRDefault="00B76A63" w:rsidP="00B76A63">
            <w:pPr>
              <w:pStyle w:val="BodyText"/>
              <w:tabs>
                <w:tab w:val="decimal" w:pos="758"/>
              </w:tabs>
              <w:spacing w:after="0"/>
              <w:rPr>
                <w:rFonts w:cs="Times New Roman"/>
                <w:szCs w:val="24"/>
              </w:rPr>
            </w:pPr>
            <w:r w:rsidRPr="00B76A63">
              <w:rPr>
                <w:rFonts w:cs="Times New Roman"/>
                <w:szCs w:val="24"/>
              </w:rPr>
              <w:t>0.11</w:t>
            </w:r>
          </w:p>
        </w:tc>
      </w:tr>
      <w:tr w:rsidR="00B76A63" w:rsidRPr="00B76A63" w14:paraId="2D7B374B" w14:textId="77777777" w:rsidTr="00B76A63">
        <w:trPr>
          <w:trHeight w:val="290"/>
        </w:trPr>
        <w:tc>
          <w:tcPr>
            <w:tcW w:w="1872" w:type="dxa"/>
            <w:noWrap/>
            <w:tcMar>
              <w:top w:w="43" w:type="dxa"/>
              <w:left w:w="115" w:type="dxa"/>
              <w:bottom w:w="43" w:type="dxa"/>
              <w:right w:w="115" w:type="dxa"/>
            </w:tcMar>
            <w:vAlign w:val="center"/>
            <w:hideMark/>
          </w:tcPr>
          <w:p w14:paraId="7C743F17" w14:textId="77777777" w:rsidR="00B76A63" w:rsidRPr="00B76A63" w:rsidRDefault="00B76A63" w:rsidP="00B76A63">
            <w:pPr>
              <w:pStyle w:val="BodyText"/>
              <w:spacing w:after="0"/>
              <w:jc w:val="center"/>
              <w:rPr>
                <w:rFonts w:cs="Times New Roman"/>
                <w:szCs w:val="24"/>
              </w:rPr>
            </w:pPr>
            <w:r w:rsidRPr="00B76A63">
              <w:rPr>
                <w:rFonts w:cs="Times New Roman"/>
                <w:szCs w:val="24"/>
              </w:rPr>
              <w:t>2021</w:t>
            </w:r>
          </w:p>
        </w:tc>
        <w:tc>
          <w:tcPr>
            <w:tcW w:w="1872" w:type="dxa"/>
            <w:noWrap/>
            <w:tcMar>
              <w:top w:w="43" w:type="dxa"/>
              <w:left w:w="115" w:type="dxa"/>
              <w:bottom w:w="43" w:type="dxa"/>
              <w:right w:w="115" w:type="dxa"/>
            </w:tcMar>
            <w:vAlign w:val="center"/>
            <w:hideMark/>
          </w:tcPr>
          <w:p w14:paraId="12A556C2" w14:textId="2F04652C" w:rsidR="00B76A63" w:rsidRPr="00B76A63" w:rsidRDefault="00B76A63" w:rsidP="00B76A63">
            <w:pPr>
              <w:pStyle w:val="BodyText"/>
              <w:tabs>
                <w:tab w:val="decimal" w:pos="710"/>
              </w:tabs>
              <w:spacing w:after="0"/>
              <w:rPr>
                <w:rFonts w:cs="Times New Roman"/>
                <w:szCs w:val="24"/>
              </w:rPr>
            </w:pPr>
            <w:r w:rsidRPr="00B76A63">
              <w:rPr>
                <w:rFonts w:cs="Times New Roman"/>
                <w:szCs w:val="24"/>
              </w:rPr>
              <w:t>7.2</w:t>
            </w:r>
            <w:r>
              <w:rPr>
                <w:rFonts w:cs="Times New Roman"/>
                <w:szCs w:val="24"/>
              </w:rPr>
              <w:t>0</w:t>
            </w:r>
          </w:p>
        </w:tc>
        <w:tc>
          <w:tcPr>
            <w:tcW w:w="1872" w:type="dxa"/>
            <w:noWrap/>
            <w:tcMar>
              <w:top w:w="43" w:type="dxa"/>
              <w:left w:w="115" w:type="dxa"/>
              <w:bottom w:w="43" w:type="dxa"/>
              <w:right w:w="115" w:type="dxa"/>
            </w:tcMar>
            <w:vAlign w:val="center"/>
            <w:hideMark/>
          </w:tcPr>
          <w:p w14:paraId="6BFE1EA0" w14:textId="77777777" w:rsidR="00B76A63" w:rsidRPr="00B76A63" w:rsidRDefault="00B76A63" w:rsidP="00B76A63">
            <w:pPr>
              <w:pStyle w:val="BodyText"/>
              <w:tabs>
                <w:tab w:val="decimal" w:pos="722"/>
              </w:tabs>
              <w:spacing w:after="0"/>
              <w:rPr>
                <w:rFonts w:cs="Times New Roman"/>
                <w:szCs w:val="24"/>
              </w:rPr>
            </w:pPr>
            <w:r w:rsidRPr="00B76A63">
              <w:rPr>
                <w:rFonts w:cs="Times New Roman"/>
                <w:szCs w:val="24"/>
              </w:rPr>
              <w:t>0.09</w:t>
            </w:r>
          </w:p>
        </w:tc>
        <w:tc>
          <w:tcPr>
            <w:tcW w:w="1872" w:type="dxa"/>
            <w:noWrap/>
            <w:tcMar>
              <w:top w:w="43" w:type="dxa"/>
              <w:left w:w="115" w:type="dxa"/>
              <w:bottom w:w="43" w:type="dxa"/>
              <w:right w:w="115" w:type="dxa"/>
            </w:tcMar>
            <w:vAlign w:val="center"/>
            <w:hideMark/>
          </w:tcPr>
          <w:p w14:paraId="0EE9CB47" w14:textId="77777777" w:rsidR="00B76A63" w:rsidRPr="00B76A63" w:rsidRDefault="00B76A63" w:rsidP="00B76A63">
            <w:pPr>
              <w:pStyle w:val="BodyText"/>
              <w:tabs>
                <w:tab w:val="decimal" w:pos="745"/>
              </w:tabs>
              <w:spacing w:after="0"/>
              <w:rPr>
                <w:rFonts w:cs="Times New Roman"/>
                <w:szCs w:val="24"/>
              </w:rPr>
            </w:pPr>
            <w:r w:rsidRPr="00B76A63">
              <w:rPr>
                <w:rFonts w:cs="Times New Roman"/>
                <w:szCs w:val="24"/>
              </w:rPr>
              <w:t>0.11</w:t>
            </w:r>
          </w:p>
        </w:tc>
        <w:tc>
          <w:tcPr>
            <w:tcW w:w="1872" w:type="dxa"/>
            <w:noWrap/>
            <w:tcMar>
              <w:top w:w="43" w:type="dxa"/>
              <w:left w:w="115" w:type="dxa"/>
              <w:bottom w:w="43" w:type="dxa"/>
              <w:right w:w="115" w:type="dxa"/>
            </w:tcMar>
            <w:vAlign w:val="center"/>
            <w:hideMark/>
          </w:tcPr>
          <w:p w14:paraId="3A280CAE" w14:textId="77777777" w:rsidR="00B76A63" w:rsidRPr="00B76A63" w:rsidRDefault="00B76A63" w:rsidP="00B76A63">
            <w:pPr>
              <w:pStyle w:val="BodyText"/>
              <w:tabs>
                <w:tab w:val="decimal" w:pos="758"/>
              </w:tabs>
              <w:spacing w:after="0"/>
              <w:rPr>
                <w:rFonts w:cs="Times New Roman"/>
                <w:szCs w:val="24"/>
              </w:rPr>
            </w:pPr>
            <w:r w:rsidRPr="00B76A63">
              <w:rPr>
                <w:rFonts w:cs="Times New Roman"/>
                <w:szCs w:val="24"/>
              </w:rPr>
              <w:t>0.11</w:t>
            </w:r>
          </w:p>
        </w:tc>
      </w:tr>
    </w:tbl>
    <w:p w14:paraId="0995EEDC" w14:textId="77777777" w:rsidR="00B76A63" w:rsidRPr="006D1FB4" w:rsidRDefault="00B76A63" w:rsidP="006D1FB4">
      <w:pPr>
        <w:pStyle w:val="BodyText"/>
        <w:rPr>
          <w:lang w:eastAsia="en-US"/>
        </w:rPr>
      </w:pPr>
    </w:p>
    <w:p w14:paraId="261CDA19" w14:textId="77777777" w:rsidR="004731E2" w:rsidRPr="004731E2" w:rsidRDefault="004731E2" w:rsidP="006D1FB4">
      <w:pPr>
        <w:pStyle w:val="Heading1"/>
      </w:pPr>
      <w:r w:rsidRPr="004731E2">
        <w:lastRenderedPageBreak/>
        <w:t>Figures</w:t>
      </w:r>
    </w:p>
    <w:p w14:paraId="3FBBB3C3" w14:textId="77777777" w:rsidR="00E04FA3" w:rsidRDefault="005D4E87" w:rsidP="004E3AA1">
      <w:pPr>
        <w:pStyle w:val="Caption"/>
      </w:pPr>
      <w:r>
        <w:rPr>
          <w:noProof/>
          <w:lang w:eastAsia="en-US"/>
        </w:rPr>
        <w:drawing>
          <wp:inline distT="0" distB="0" distL="0" distR="0" wp14:anchorId="1E1A8391" wp14:editId="422DA9E7">
            <wp:extent cx="5942816" cy="3979743"/>
            <wp:effectExtent l="0" t="0" r="127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1_Effort_shallow_allyears.png"/>
                    <pic:cNvPicPr/>
                  </pic:nvPicPr>
                  <pic:blipFill rotWithShape="1">
                    <a:blip r:embed="rId19" cstate="print">
                      <a:extLst>
                        <a:ext uri="{28A0092B-C50C-407E-A947-70E740481C1C}">
                          <a14:useLocalDpi xmlns:a14="http://schemas.microsoft.com/office/drawing/2010/main" val="0"/>
                        </a:ext>
                      </a:extLst>
                    </a:blip>
                    <a:srcRect t="19859" b="17839"/>
                    <a:stretch/>
                  </pic:blipFill>
                  <pic:spPr bwMode="auto">
                    <a:xfrm>
                      <a:off x="0" y="0"/>
                      <a:ext cx="5943612" cy="3980276"/>
                    </a:xfrm>
                    <a:prstGeom prst="rect">
                      <a:avLst/>
                    </a:prstGeom>
                    <a:ln>
                      <a:noFill/>
                    </a:ln>
                    <a:extLst>
                      <a:ext uri="{53640926-AAD7-44D8-BBD7-CCE9431645EC}">
                        <a14:shadowObscured xmlns:a14="http://schemas.microsoft.com/office/drawing/2010/main"/>
                      </a:ext>
                    </a:extLst>
                  </pic:spPr>
                </pic:pic>
              </a:graphicData>
            </a:graphic>
          </wp:inline>
        </w:drawing>
      </w:r>
    </w:p>
    <w:p w14:paraId="75D66854" w14:textId="42C9303E" w:rsidR="004A3242" w:rsidRPr="00E04FA3" w:rsidRDefault="00E04FA3" w:rsidP="004E3AA1">
      <w:pPr>
        <w:pStyle w:val="Caption"/>
      </w:pPr>
      <w:bookmarkStart w:id="56" w:name="_Ref117254501"/>
      <w:r>
        <w:t xml:space="preserve">Figure </w:t>
      </w:r>
      <w:r w:rsidR="00561963">
        <w:fldChar w:fldCharType="begin"/>
      </w:r>
      <w:r w:rsidR="00561963">
        <w:instrText xml:space="preserve"> SEQ Figure \* ARABIC </w:instrText>
      </w:r>
      <w:r w:rsidR="00561963">
        <w:fldChar w:fldCharType="separate"/>
      </w:r>
      <w:r w:rsidR="00D22021">
        <w:rPr>
          <w:noProof/>
        </w:rPr>
        <w:t>1</w:t>
      </w:r>
      <w:r w:rsidR="00561963">
        <w:rPr>
          <w:noProof/>
        </w:rPr>
        <w:fldChar w:fldCharType="end"/>
      </w:r>
      <w:bookmarkEnd w:id="56"/>
      <w:r>
        <w:t>. Total shallow set</w:t>
      </w:r>
      <w:r w:rsidR="004E3AA1">
        <w:t xml:space="preserve"> fishing</w:t>
      </w:r>
      <w:r>
        <w:t xml:space="preserve"> effort, in thousand hooks,</w:t>
      </w:r>
      <w:r w:rsidR="004E3AA1">
        <w:t xml:space="preserve"> aggregated from</w:t>
      </w:r>
      <w:r>
        <w:t xml:space="preserve"> 1995–2021.</w:t>
      </w:r>
      <w:r w:rsidR="00575166">
        <w:t xml:space="preserve"> </w:t>
      </w:r>
      <w:proofErr w:type="spellStart"/>
      <w:r w:rsidR="00575166">
        <w:t>G</w:t>
      </w:r>
      <w:r w:rsidR="004E3AA1">
        <w:t>rid</w:t>
      </w:r>
      <w:r w:rsidR="00575166">
        <w:t>cells</w:t>
      </w:r>
      <w:proofErr w:type="spellEnd"/>
      <w:r w:rsidR="00575166">
        <w:t xml:space="preserve"> with fewer than 3 vessels have been excluded from the plot for confidentiality.</w:t>
      </w:r>
    </w:p>
    <w:p w14:paraId="3134F510" w14:textId="77777777" w:rsidR="005D4E87" w:rsidRDefault="005D4E87" w:rsidP="005D4E87">
      <w:pPr>
        <w:pStyle w:val="Heading1"/>
      </w:pPr>
      <w:r>
        <w:rPr>
          <w:b w:val="0"/>
          <w:noProof/>
        </w:rPr>
        <w:lastRenderedPageBreak/>
        <w:drawing>
          <wp:inline distT="0" distB="0" distL="0" distR="0" wp14:anchorId="6A4247A7" wp14:editId="2CF2797E">
            <wp:extent cx="5943612" cy="640081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2_Effort_Shallow_by_year_1995_201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12" cy="6400813"/>
                    </a:xfrm>
                    <a:prstGeom prst="rect">
                      <a:avLst/>
                    </a:prstGeom>
                  </pic:spPr>
                </pic:pic>
              </a:graphicData>
            </a:graphic>
          </wp:inline>
        </w:drawing>
      </w:r>
    </w:p>
    <w:p w14:paraId="0D2F3AFE" w14:textId="1836EB72" w:rsidR="005D4E87" w:rsidRDefault="005D4E87" w:rsidP="004E3AA1">
      <w:pPr>
        <w:pStyle w:val="Caption"/>
        <w:rPr>
          <w:b/>
        </w:rPr>
      </w:pPr>
      <w:bookmarkStart w:id="57" w:name="_Ref117254833"/>
      <w:r>
        <w:t xml:space="preserve">Figure </w:t>
      </w:r>
      <w:r w:rsidR="00561963">
        <w:fldChar w:fldCharType="begin"/>
      </w:r>
      <w:r w:rsidR="00561963">
        <w:instrText xml:space="preserve"> SEQ Figure \* ARABIC </w:instrText>
      </w:r>
      <w:r w:rsidR="00561963">
        <w:fldChar w:fldCharType="separate"/>
      </w:r>
      <w:r w:rsidR="00D22021">
        <w:rPr>
          <w:noProof/>
        </w:rPr>
        <w:t>2</w:t>
      </w:r>
      <w:r w:rsidR="00561963">
        <w:rPr>
          <w:noProof/>
        </w:rPr>
        <w:fldChar w:fldCharType="end"/>
      </w:r>
      <w:bookmarkEnd w:id="57"/>
      <w:r w:rsidR="00E04FA3">
        <w:t xml:space="preserve">. </w:t>
      </w:r>
      <w:r>
        <w:t>S</w:t>
      </w:r>
      <w:r w:rsidRPr="000F4C65">
        <w:t>hallow set effo</w:t>
      </w:r>
      <w:r>
        <w:t>rt b</w:t>
      </w:r>
      <w:r w:rsidR="00E04FA3">
        <w:t>y year, in thousand hooks, 1995–</w:t>
      </w:r>
      <w:r>
        <w:t>2010</w:t>
      </w:r>
      <w:r w:rsidRPr="000F4C65">
        <w:t>.</w:t>
      </w:r>
      <w:r w:rsidR="004E3AA1">
        <w:t xml:space="preserve"> </w:t>
      </w:r>
      <w:proofErr w:type="spellStart"/>
      <w:r w:rsidR="004E3AA1">
        <w:t>Gridcells</w:t>
      </w:r>
      <w:proofErr w:type="spellEnd"/>
      <w:r w:rsidR="004E3AA1">
        <w:t xml:space="preserve"> with fewer than 3 vessels have been excluded from the plot for confidentiality.</w:t>
      </w:r>
    </w:p>
    <w:p w14:paraId="4D1DB012" w14:textId="77777777" w:rsidR="005D4E87" w:rsidRDefault="005D4E87" w:rsidP="005D4E87">
      <w:pPr>
        <w:pStyle w:val="Heading1"/>
      </w:pPr>
      <w:r>
        <w:rPr>
          <w:b w:val="0"/>
          <w:noProof/>
        </w:rPr>
        <w:lastRenderedPageBreak/>
        <w:drawing>
          <wp:inline distT="0" distB="0" distL="0" distR="0" wp14:anchorId="3FB56017" wp14:editId="557CE2DC">
            <wp:extent cx="5943612" cy="640081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3_Effort_Shallow_by_year_2011_202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12" cy="6400813"/>
                    </a:xfrm>
                    <a:prstGeom prst="rect">
                      <a:avLst/>
                    </a:prstGeom>
                  </pic:spPr>
                </pic:pic>
              </a:graphicData>
            </a:graphic>
          </wp:inline>
        </w:drawing>
      </w:r>
    </w:p>
    <w:p w14:paraId="051D15B5" w14:textId="5B1DCD44" w:rsidR="005D4E87" w:rsidRDefault="005D4E87" w:rsidP="004E3AA1">
      <w:pPr>
        <w:pStyle w:val="Caption"/>
        <w:rPr>
          <w:b/>
        </w:rPr>
      </w:pPr>
      <w:bookmarkStart w:id="58" w:name="_Ref117254836"/>
      <w:r>
        <w:t xml:space="preserve">Figure </w:t>
      </w:r>
      <w:r w:rsidR="00561963">
        <w:fldChar w:fldCharType="begin"/>
      </w:r>
      <w:r w:rsidR="00561963">
        <w:instrText xml:space="preserve"> SEQ Figure \* ARABIC </w:instrText>
      </w:r>
      <w:r w:rsidR="00561963">
        <w:fldChar w:fldCharType="separate"/>
      </w:r>
      <w:r w:rsidR="00D22021">
        <w:rPr>
          <w:noProof/>
        </w:rPr>
        <w:t>3</w:t>
      </w:r>
      <w:r w:rsidR="00561963">
        <w:rPr>
          <w:noProof/>
        </w:rPr>
        <w:fldChar w:fldCharType="end"/>
      </w:r>
      <w:bookmarkEnd w:id="58"/>
      <w:r w:rsidR="00E04FA3">
        <w:t xml:space="preserve">. </w:t>
      </w:r>
      <w:r w:rsidRPr="006C0D0F">
        <w:t xml:space="preserve">Shallow set effort </w:t>
      </w:r>
      <w:r>
        <w:t>b</w:t>
      </w:r>
      <w:r w:rsidR="00E04FA3">
        <w:t>y year, in thousand hooks, 2011–</w:t>
      </w:r>
      <w:r>
        <w:t>2021</w:t>
      </w:r>
      <w:r w:rsidRPr="006C0D0F">
        <w:t>.</w:t>
      </w:r>
      <w:r w:rsidR="004E3AA1">
        <w:t xml:space="preserve"> </w:t>
      </w:r>
      <w:proofErr w:type="spellStart"/>
      <w:r w:rsidR="004E3AA1">
        <w:t>Gridcells</w:t>
      </w:r>
      <w:proofErr w:type="spellEnd"/>
      <w:r w:rsidR="004E3AA1">
        <w:t xml:space="preserve"> with fewer than 3 vessels have been excluded from the plot for confidentiality.</w:t>
      </w:r>
    </w:p>
    <w:p w14:paraId="4AD52995" w14:textId="77777777" w:rsidR="005D4E87" w:rsidRDefault="005D4E87" w:rsidP="005D4E87">
      <w:pPr>
        <w:pStyle w:val="Heading1"/>
      </w:pPr>
      <w:r>
        <w:rPr>
          <w:b w:val="0"/>
          <w:noProof/>
        </w:rPr>
        <w:lastRenderedPageBreak/>
        <w:drawing>
          <wp:inline distT="0" distB="0" distL="0" distR="0" wp14:anchorId="16F49A01" wp14:editId="235DC923">
            <wp:extent cx="5942965" cy="4149156"/>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4_NomCPUE_Shallow_all_years.png"/>
                    <pic:cNvPicPr/>
                  </pic:nvPicPr>
                  <pic:blipFill rotWithShape="1">
                    <a:blip r:embed="rId22" cstate="print">
                      <a:extLst>
                        <a:ext uri="{28A0092B-C50C-407E-A947-70E740481C1C}">
                          <a14:useLocalDpi xmlns:a14="http://schemas.microsoft.com/office/drawing/2010/main" val="0"/>
                        </a:ext>
                      </a:extLst>
                    </a:blip>
                    <a:srcRect t="16805" b="14122"/>
                    <a:stretch/>
                  </pic:blipFill>
                  <pic:spPr bwMode="auto">
                    <a:xfrm>
                      <a:off x="0" y="0"/>
                      <a:ext cx="5943612" cy="4149608"/>
                    </a:xfrm>
                    <a:prstGeom prst="rect">
                      <a:avLst/>
                    </a:prstGeom>
                    <a:ln>
                      <a:noFill/>
                    </a:ln>
                    <a:extLst>
                      <a:ext uri="{53640926-AAD7-44D8-BBD7-CCE9431645EC}">
                        <a14:shadowObscured xmlns:a14="http://schemas.microsoft.com/office/drawing/2010/main"/>
                      </a:ext>
                    </a:extLst>
                  </pic:spPr>
                </pic:pic>
              </a:graphicData>
            </a:graphic>
          </wp:inline>
        </w:drawing>
      </w:r>
    </w:p>
    <w:p w14:paraId="7BE619AC" w14:textId="4E9B08F7" w:rsidR="005D4E87" w:rsidRDefault="005D4E87" w:rsidP="004E3AA1">
      <w:pPr>
        <w:pStyle w:val="Caption"/>
        <w:rPr>
          <w:b/>
        </w:rPr>
      </w:pPr>
      <w:bookmarkStart w:id="59" w:name="_Ref117255515"/>
      <w:r>
        <w:t xml:space="preserve">Figure </w:t>
      </w:r>
      <w:r w:rsidR="00561963">
        <w:fldChar w:fldCharType="begin"/>
      </w:r>
      <w:r w:rsidR="00561963">
        <w:instrText xml:space="preserve"> SEQ Figure \* ARABIC </w:instrText>
      </w:r>
      <w:r w:rsidR="00561963">
        <w:fldChar w:fldCharType="separate"/>
      </w:r>
      <w:r w:rsidR="00D22021">
        <w:rPr>
          <w:noProof/>
        </w:rPr>
        <w:t>4</w:t>
      </w:r>
      <w:r w:rsidR="00561963">
        <w:rPr>
          <w:noProof/>
        </w:rPr>
        <w:fldChar w:fldCharType="end"/>
      </w:r>
      <w:bookmarkEnd w:id="59"/>
      <w:r w:rsidR="00E04FA3">
        <w:t xml:space="preserve">. </w:t>
      </w:r>
      <w:r>
        <w:t>Total shallow set nominal CPUE,</w:t>
      </w:r>
      <w:r w:rsidR="00E04FA3">
        <w:t xml:space="preserve"> in number per 1000 hooks, 1995–</w:t>
      </w:r>
      <w:r>
        <w:t>2021.</w:t>
      </w:r>
    </w:p>
    <w:p w14:paraId="6E53E6C1" w14:textId="77777777" w:rsidR="005D4E87" w:rsidRDefault="005D4E87" w:rsidP="005D4E87">
      <w:pPr>
        <w:pStyle w:val="Heading1"/>
      </w:pPr>
      <w:r>
        <w:rPr>
          <w:b w:val="0"/>
          <w:noProof/>
        </w:rPr>
        <w:lastRenderedPageBreak/>
        <w:drawing>
          <wp:inline distT="0" distB="0" distL="0" distR="0" wp14:anchorId="497F396F" wp14:editId="27C75B82">
            <wp:extent cx="5943612" cy="60076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5_NomCPUE_Shallow_by_year_1995_201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12" cy="6007620"/>
                    </a:xfrm>
                    <a:prstGeom prst="rect">
                      <a:avLst/>
                    </a:prstGeom>
                  </pic:spPr>
                </pic:pic>
              </a:graphicData>
            </a:graphic>
          </wp:inline>
        </w:drawing>
      </w:r>
    </w:p>
    <w:p w14:paraId="6CBA528E" w14:textId="3CFDA5D5" w:rsidR="005D4E87" w:rsidRDefault="005D4E87" w:rsidP="004E3AA1">
      <w:pPr>
        <w:pStyle w:val="Caption"/>
        <w:rPr>
          <w:b/>
        </w:rPr>
      </w:pPr>
      <w:bookmarkStart w:id="60" w:name="_Ref117255523"/>
      <w:r>
        <w:t xml:space="preserve">Figure </w:t>
      </w:r>
      <w:r w:rsidR="00561963">
        <w:fldChar w:fldCharType="begin"/>
      </w:r>
      <w:r w:rsidR="00561963">
        <w:instrText xml:space="preserve"> SEQ Figure \* ARABIC </w:instrText>
      </w:r>
      <w:r w:rsidR="00561963">
        <w:fldChar w:fldCharType="separate"/>
      </w:r>
      <w:r w:rsidR="00D22021">
        <w:rPr>
          <w:noProof/>
        </w:rPr>
        <w:t>5</w:t>
      </w:r>
      <w:r w:rsidR="00561963">
        <w:rPr>
          <w:noProof/>
        </w:rPr>
        <w:fldChar w:fldCharType="end"/>
      </w:r>
      <w:bookmarkEnd w:id="60"/>
      <w:r w:rsidR="00E04FA3">
        <w:t xml:space="preserve">. </w:t>
      </w:r>
      <w:r w:rsidRPr="006C0D0F">
        <w:t xml:space="preserve">Shallow set </w:t>
      </w:r>
      <w:r>
        <w:t>nominal CPUE by year, in number per 1000 hooks, 1995</w:t>
      </w:r>
      <w:r w:rsidR="00E04FA3">
        <w:t>–</w:t>
      </w:r>
      <w:r>
        <w:t>2010</w:t>
      </w:r>
      <w:r w:rsidRPr="006C0D0F">
        <w:t>.</w:t>
      </w:r>
    </w:p>
    <w:p w14:paraId="104710AA" w14:textId="77777777" w:rsidR="005D4E87" w:rsidRDefault="005D4E87" w:rsidP="005D4E87">
      <w:pPr>
        <w:pStyle w:val="Heading1"/>
      </w:pPr>
      <w:r>
        <w:rPr>
          <w:b w:val="0"/>
          <w:noProof/>
        </w:rPr>
        <w:lastRenderedPageBreak/>
        <w:drawing>
          <wp:inline distT="0" distB="0" distL="0" distR="0" wp14:anchorId="3DCF5A0C" wp14:editId="655F3DFF">
            <wp:extent cx="5943612" cy="6007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6_NomCPUE_Shallow_by_year_2011_202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12" cy="6007620"/>
                    </a:xfrm>
                    <a:prstGeom prst="rect">
                      <a:avLst/>
                    </a:prstGeom>
                  </pic:spPr>
                </pic:pic>
              </a:graphicData>
            </a:graphic>
          </wp:inline>
        </w:drawing>
      </w:r>
    </w:p>
    <w:p w14:paraId="0B566811" w14:textId="512A08FF" w:rsidR="005D4E87" w:rsidRDefault="005D4E87" w:rsidP="004E3AA1">
      <w:pPr>
        <w:pStyle w:val="Caption"/>
        <w:rPr>
          <w:b/>
        </w:rPr>
      </w:pPr>
      <w:bookmarkStart w:id="61" w:name="_Ref117255525"/>
      <w:r>
        <w:t xml:space="preserve">Figure </w:t>
      </w:r>
      <w:r w:rsidR="00561963">
        <w:fldChar w:fldCharType="begin"/>
      </w:r>
      <w:r w:rsidR="00561963">
        <w:instrText xml:space="preserve"> SEQ Figure \* ARABIC </w:instrText>
      </w:r>
      <w:r w:rsidR="00561963">
        <w:fldChar w:fldCharType="separate"/>
      </w:r>
      <w:r w:rsidR="00D22021">
        <w:rPr>
          <w:noProof/>
        </w:rPr>
        <w:t>6</w:t>
      </w:r>
      <w:r w:rsidR="00561963">
        <w:rPr>
          <w:noProof/>
        </w:rPr>
        <w:fldChar w:fldCharType="end"/>
      </w:r>
      <w:bookmarkEnd w:id="61"/>
      <w:r w:rsidR="00E04FA3">
        <w:t xml:space="preserve">. </w:t>
      </w:r>
      <w:r w:rsidRPr="006C0D0F">
        <w:t xml:space="preserve">Shallow set </w:t>
      </w:r>
      <w:r>
        <w:t>nominal CPUE by year,</w:t>
      </w:r>
      <w:r w:rsidR="00E04FA3">
        <w:t xml:space="preserve"> in number per 1000 hooks, 2011–</w:t>
      </w:r>
      <w:r>
        <w:t>2021</w:t>
      </w:r>
      <w:r w:rsidRPr="006C0D0F">
        <w:t>.</w:t>
      </w:r>
    </w:p>
    <w:p w14:paraId="6F2207ED" w14:textId="19D4B959" w:rsidR="005D4E87" w:rsidRDefault="005D4E87" w:rsidP="006D1FB4">
      <w:pPr>
        <w:pStyle w:val="Heading1"/>
        <w:rPr>
          <w:b w:val="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0621EB" w14:paraId="37EE769B" w14:textId="77777777" w:rsidTr="00243E7A">
        <w:tc>
          <w:tcPr>
            <w:tcW w:w="4675" w:type="dxa"/>
            <w:vAlign w:val="center"/>
          </w:tcPr>
          <w:p w14:paraId="6EE173F8" w14:textId="2FD6670C" w:rsidR="000621EB" w:rsidRDefault="0035071E" w:rsidP="006D1FB4">
            <w:pPr>
              <w:pStyle w:val="Heading1"/>
              <w:outlineLvl w:val="0"/>
              <w:rPr>
                <w:b w:val="0"/>
              </w:rPr>
            </w:pPr>
            <w:r>
              <w:rPr>
                <w:noProof/>
              </w:rPr>
              <w:lastRenderedPageBreak/>
              <mc:AlternateContent>
                <mc:Choice Requires="wps">
                  <w:drawing>
                    <wp:anchor distT="45720" distB="45720" distL="114300" distR="114300" simplePos="0" relativeHeight="251661312" behindDoc="0" locked="0" layoutInCell="1" allowOverlap="1" wp14:anchorId="4C623C8A" wp14:editId="7F8A95AA">
                      <wp:simplePos x="0" y="0"/>
                      <wp:positionH relativeFrom="column">
                        <wp:posOffset>-62230</wp:posOffset>
                      </wp:positionH>
                      <wp:positionV relativeFrom="paragraph">
                        <wp:posOffset>31750</wp:posOffset>
                      </wp:positionV>
                      <wp:extent cx="273050" cy="298450"/>
                      <wp:effectExtent l="0" t="0" r="0" b="635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050" cy="298450"/>
                              </a:xfrm>
                              <a:prstGeom prst="rect">
                                <a:avLst/>
                              </a:prstGeom>
                              <a:noFill/>
                              <a:ln w="9525">
                                <a:noFill/>
                                <a:miter lim="800000"/>
                                <a:headEnd/>
                                <a:tailEnd/>
                              </a:ln>
                            </wps:spPr>
                            <wps:txbx>
                              <w:txbxContent>
                                <w:p w14:paraId="699DA0D5" w14:textId="77777777" w:rsidR="008A15C3" w:rsidRPr="00243E7A" w:rsidRDefault="008A15C3" w:rsidP="006008CB">
                                  <w:pPr>
                                    <w:jc w:val="left"/>
                                    <w:rPr>
                                      <w:rFonts w:ascii="Arial" w:hAnsi="Arial" w:cs="Arial"/>
                                      <w:sz w:val="24"/>
                                    </w:rPr>
                                  </w:pPr>
                                  <w:r w:rsidRPr="00243E7A">
                                    <w:rPr>
                                      <w:rFonts w:ascii="Arial" w:hAnsi="Arial" w:cs="Arial"/>
                                      <w:sz w:val="24"/>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C623C8A" id="_x0000_t202" coordsize="21600,21600" o:spt="202" path="m,l,21600r21600,l21600,xe">
                      <v:stroke joinstyle="miter"/>
                      <v:path gradientshapeok="t" o:connecttype="rect"/>
                    </v:shapetype>
                    <v:shape id="Text Box 2" o:spid="_x0000_s1026" type="#_x0000_t202" style="position:absolute;margin-left:-4.9pt;margin-top:2.5pt;width:21.5pt;height:23.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" filled="f" stroked="f">
                      <v:textbox>
                        <w:txbxContent>
                          <w:p w14:paraId="699DA0D5" w14:textId="77777777" w:rsidR="008A15C3" w:rsidRPr="00243E7A" w:rsidRDefault="008A15C3" w:rsidP="006008CB">
                            <w:pPr>
                              <w:jc w:val="left"/>
                              <w:rPr>
                                <w:rFonts w:ascii="Arial" w:hAnsi="Arial" w:cs="Arial"/>
                                <w:sz w:val="24"/>
                              </w:rPr>
                            </w:pPr>
                            <w:r w:rsidRPr="00243E7A">
                              <w:rPr>
                                <w:rFonts w:ascii="Arial" w:hAnsi="Arial" w:cs="Arial"/>
                                <w:sz w:val="24"/>
                              </w:rPr>
                              <w:t>A</w:t>
                            </w:r>
                          </w:p>
                        </w:txbxContent>
                      </v:textbox>
                    </v:shape>
                  </w:pict>
                </mc:Fallback>
              </mc:AlternateContent>
            </w:r>
            <w:r w:rsidR="00243E7A">
              <w:rPr>
                <w:noProof/>
              </w:rPr>
              <mc:AlternateContent>
                <mc:Choice Requires="wps">
                  <w:drawing>
                    <wp:anchor distT="45720" distB="45720" distL="114300" distR="114300" simplePos="0" relativeHeight="251667456" behindDoc="0" locked="0" layoutInCell="1" allowOverlap="1" wp14:anchorId="19AA4219" wp14:editId="5F3C27F9">
                      <wp:simplePos x="0" y="0"/>
                      <wp:positionH relativeFrom="column">
                        <wp:posOffset>2900045</wp:posOffset>
                      </wp:positionH>
                      <wp:positionV relativeFrom="paragraph">
                        <wp:posOffset>-2540</wp:posOffset>
                      </wp:positionV>
                      <wp:extent cx="273050" cy="298450"/>
                      <wp:effectExtent l="0" t="0" r="0" b="6350"/>
                      <wp:wrapNone/>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050" cy="298450"/>
                              </a:xfrm>
                              <a:prstGeom prst="rect">
                                <a:avLst/>
                              </a:prstGeom>
                              <a:noFill/>
                              <a:ln w="9525">
                                <a:noFill/>
                                <a:miter lim="800000"/>
                                <a:headEnd/>
                                <a:tailEnd/>
                              </a:ln>
                            </wps:spPr>
                            <wps:txbx>
                              <w:txbxContent>
                                <w:p w14:paraId="790C9CEB" w14:textId="69EECC6B" w:rsidR="008A15C3" w:rsidRPr="00243E7A" w:rsidRDefault="008A15C3" w:rsidP="00243E7A">
                                  <w:pPr>
                                    <w:jc w:val="left"/>
                                    <w:rPr>
                                      <w:rFonts w:ascii="Arial" w:hAnsi="Arial" w:cs="Arial"/>
                                      <w:sz w:val="24"/>
                                    </w:rPr>
                                  </w:pPr>
                                  <w:r>
                                    <w:rPr>
                                      <w:rFonts w:ascii="Arial" w:hAnsi="Arial" w:cs="Arial"/>
                                      <w:sz w:val="24"/>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AA4219" id="_x0000_s1027" type="#_x0000_t202" style="position:absolute;margin-left:228.35pt;margin-top:-.2pt;width:21.5pt;height:23.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" filled="f" stroked="f">
                      <v:textbox>
                        <w:txbxContent>
                          <w:p w14:paraId="790C9CEB" w14:textId="69EECC6B" w:rsidR="008A15C3" w:rsidRPr="00243E7A" w:rsidRDefault="008A15C3" w:rsidP="00243E7A">
                            <w:pPr>
                              <w:jc w:val="left"/>
                              <w:rPr>
                                <w:rFonts w:ascii="Arial" w:hAnsi="Arial" w:cs="Arial"/>
                                <w:sz w:val="24"/>
                              </w:rPr>
                            </w:pPr>
                            <w:r>
                              <w:rPr>
                                <w:rFonts w:ascii="Arial" w:hAnsi="Arial" w:cs="Arial"/>
                                <w:sz w:val="24"/>
                              </w:rPr>
                              <w:t>B</w:t>
                            </w:r>
                          </w:p>
                        </w:txbxContent>
                      </v:textbox>
                    </v:shape>
                  </w:pict>
                </mc:Fallback>
              </mc:AlternateContent>
            </w:r>
            <w:r w:rsidR="000621EB">
              <w:rPr>
                <w:b w:val="0"/>
                <w:noProof/>
              </w:rPr>
              <w:drawing>
                <wp:inline distT="0" distB="0" distL="0" distR="0" wp14:anchorId="11056838" wp14:editId="73A61297">
                  <wp:extent cx="2898648" cy="29260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7_NSets_Shallow_year_day.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98648" cy="2926080"/>
                          </a:xfrm>
                          <a:prstGeom prst="rect">
                            <a:avLst/>
                          </a:prstGeom>
                        </pic:spPr>
                      </pic:pic>
                    </a:graphicData>
                  </a:graphic>
                </wp:inline>
              </w:drawing>
            </w:r>
          </w:p>
        </w:tc>
        <w:tc>
          <w:tcPr>
            <w:tcW w:w="4675" w:type="dxa"/>
            <w:vAlign w:val="center"/>
          </w:tcPr>
          <w:p w14:paraId="5A2AD306" w14:textId="6B06FF2E" w:rsidR="000621EB" w:rsidRDefault="000621EB" w:rsidP="006D1FB4">
            <w:pPr>
              <w:pStyle w:val="Heading1"/>
              <w:outlineLvl w:val="0"/>
              <w:rPr>
                <w:b w:val="0"/>
              </w:rPr>
            </w:pPr>
            <w:r>
              <w:rPr>
                <w:b w:val="0"/>
                <w:noProof/>
              </w:rPr>
              <w:drawing>
                <wp:inline distT="0" distB="0" distL="0" distR="0" wp14:anchorId="7988657C" wp14:editId="00AA42A8">
                  <wp:extent cx="2898648" cy="29260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8_NSets_Shallow_year_hour.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98648" cy="2926080"/>
                          </a:xfrm>
                          <a:prstGeom prst="rect">
                            <a:avLst/>
                          </a:prstGeom>
                        </pic:spPr>
                      </pic:pic>
                    </a:graphicData>
                  </a:graphic>
                </wp:inline>
              </w:drawing>
            </w:r>
          </w:p>
        </w:tc>
      </w:tr>
      <w:tr w:rsidR="000621EB" w14:paraId="017150E1" w14:textId="77777777" w:rsidTr="00243E7A">
        <w:tc>
          <w:tcPr>
            <w:tcW w:w="4675" w:type="dxa"/>
            <w:vAlign w:val="center"/>
          </w:tcPr>
          <w:p w14:paraId="5248E196" w14:textId="06AC6322" w:rsidR="000621EB" w:rsidRDefault="00243E7A" w:rsidP="006D1FB4">
            <w:pPr>
              <w:pStyle w:val="Heading1"/>
              <w:outlineLvl w:val="0"/>
              <w:rPr>
                <w:b w:val="0"/>
              </w:rPr>
            </w:pPr>
            <w:r>
              <w:rPr>
                <w:noProof/>
              </w:rPr>
              <mc:AlternateContent>
                <mc:Choice Requires="wps">
                  <w:drawing>
                    <wp:anchor distT="45720" distB="45720" distL="114300" distR="114300" simplePos="0" relativeHeight="251663360" behindDoc="0" locked="0" layoutInCell="1" allowOverlap="1" wp14:anchorId="1AED11F8" wp14:editId="7EF95B54">
                      <wp:simplePos x="0" y="0"/>
                      <wp:positionH relativeFrom="column">
                        <wp:posOffset>-65405</wp:posOffset>
                      </wp:positionH>
                      <wp:positionV relativeFrom="paragraph">
                        <wp:posOffset>-100965</wp:posOffset>
                      </wp:positionV>
                      <wp:extent cx="273050" cy="298450"/>
                      <wp:effectExtent l="0" t="0" r="0" b="6350"/>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050" cy="298450"/>
                              </a:xfrm>
                              <a:prstGeom prst="rect">
                                <a:avLst/>
                              </a:prstGeom>
                              <a:noFill/>
                              <a:ln w="9525">
                                <a:noFill/>
                                <a:miter lim="800000"/>
                                <a:headEnd/>
                                <a:tailEnd/>
                              </a:ln>
                            </wps:spPr>
                            <wps:txbx>
                              <w:txbxContent>
                                <w:p w14:paraId="08B44CC6" w14:textId="7351D1C6" w:rsidR="008A15C3" w:rsidRPr="00243E7A" w:rsidRDefault="008A15C3" w:rsidP="00243E7A">
                                  <w:pPr>
                                    <w:jc w:val="left"/>
                                    <w:rPr>
                                      <w:rFonts w:ascii="Arial" w:hAnsi="Arial" w:cs="Arial"/>
                                      <w:sz w:val="24"/>
                                    </w:rPr>
                                  </w:pPr>
                                  <w:r>
                                    <w:rPr>
                                      <w:rFonts w:ascii="Arial" w:hAnsi="Arial" w:cs="Arial"/>
                                      <w:sz w:val="24"/>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ED11F8" id="_x0000_s1028" type="#_x0000_t202" style="position:absolute;margin-left:-5.15pt;margin-top:-7.95pt;width:21.5pt;height:23.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" filled="f" stroked="f">
                      <v:textbox>
                        <w:txbxContent>
                          <w:p w14:paraId="08B44CC6" w14:textId="7351D1C6" w:rsidR="008A15C3" w:rsidRPr="00243E7A" w:rsidRDefault="008A15C3" w:rsidP="00243E7A">
                            <w:pPr>
                              <w:jc w:val="left"/>
                              <w:rPr>
                                <w:rFonts w:ascii="Arial" w:hAnsi="Arial" w:cs="Arial"/>
                                <w:sz w:val="24"/>
                              </w:rPr>
                            </w:pPr>
                            <w:r>
                              <w:rPr>
                                <w:rFonts w:ascii="Arial" w:hAnsi="Arial" w:cs="Arial"/>
                                <w:sz w:val="24"/>
                              </w:rPr>
                              <w:t>C</w:t>
                            </w:r>
                          </w:p>
                        </w:txbxContent>
                      </v:textbox>
                    </v:shape>
                  </w:pict>
                </mc:Fallback>
              </mc:AlternateContent>
            </w:r>
            <w:r>
              <w:rPr>
                <w:noProof/>
              </w:rPr>
              <mc:AlternateContent>
                <mc:Choice Requires="wps">
                  <w:drawing>
                    <wp:anchor distT="45720" distB="45720" distL="114300" distR="114300" simplePos="0" relativeHeight="251665408" behindDoc="0" locked="0" layoutInCell="1" allowOverlap="1" wp14:anchorId="6AEBFA25" wp14:editId="1E63B2DF">
                      <wp:simplePos x="0" y="0"/>
                      <wp:positionH relativeFrom="column">
                        <wp:posOffset>2893695</wp:posOffset>
                      </wp:positionH>
                      <wp:positionV relativeFrom="paragraph">
                        <wp:posOffset>-99695</wp:posOffset>
                      </wp:positionV>
                      <wp:extent cx="273050" cy="298450"/>
                      <wp:effectExtent l="0" t="0" r="0" b="635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050" cy="298450"/>
                              </a:xfrm>
                              <a:prstGeom prst="rect">
                                <a:avLst/>
                              </a:prstGeom>
                              <a:noFill/>
                              <a:ln w="9525">
                                <a:noFill/>
                                <a:miter lim="800000"/>
                                <a:headEnd/>
                                <a:tailEnd/>
                              </a:ln>
                            </wps:spPr>
                            <wps:txbx>
                              <w:txbxContent>
                                <w:p w14:paraId="12763685" w14:textId="0D6F2273" w:rsidR="008A15C3" w:rsidRPr="00243E7A" w:rsidRDefault="008A15C3" w:rsidP="00243E7A">
                                  <w:pPr>
                                    <w:jc w:val="left"/>
                                    <w:rPr>
                                      <w:rFonts w:ascii="Arial" w:hAnsi="Arial" w:cs="Arial"/>
                                      <w:sz w:val="24"/>
                                    </w:rPr>
                                  </w:pPr>
                                  <w:r>
                                    <w:rPr>
                                      <w:rFonts w:ascii="Arial" w:hAnsi="Arial" w:cs="Arial"/>
                                      <w:sz w:val="24"/>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EBFA25" id="_x0000_s1029" type="#_x0000_t202" style="position:absolute;margin-left:227.85pt;margin-top:-7.85pt;width:21.5pt;height:23.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" filled="f" stroked="f">
                      <v:textbox>
                        <w:txbxContent>
                          <w:p w14:paraId="12763685" w14:textId="0D6F2273" w:rsidR="008A15C3" w:rsidRPr="00243E7A" w:rsidRDefault="008A15C3" w:rsidP="00243E7A">
                            <w:pPr>
                              <w:jc w:val="left"/>
                              <w:rPr>
                                <w:rFonts w:ascii="Arial" w:hAnsi="Arial" w:cs="Arial"/>
                                <w:sz w:val="24"/>
                              </w:rPr>
                            </w:pPr>
                            <w:r>
                              <w:rPr>
                                <w:rFonts w:ascii="Arial" w:hAnsi="Arial" w:cs="Arial"/>
                                <w:sz w:val="24"/>
                              </w:rPr>
                              <w:t>D</w:t>
                            </w:r>
                          </w:p>
                        </w:txbxContent>
                      </v:textbox>
                    </v:shape>
                  </w:pict>
                </mc:Fallback>
              </mc:AlternateContent>
            </w:r>
            <w:r w:rsidR="000621EB">
              <w:rPr>
                <w:b w:val="0"/>
                <w:noProof/>
              </w:rPr>
              <w:drawing>
                <wp:inline distT="0" distB="0" distL="0" distR="0" wp14:anchorId="0471EA7C" wp14:editId="213D45F5">
                  <wp:extent cx="2898648" cy="29260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9_NSets_Shallow_year_moo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98648" cy="2926080"/>
                          </a:xfrm>
                          <a:prstGeom prst="rect">
                            <a:avLst/>
                          </a:prstGeom>
                        </pic:spPr>
                      </pic:pic>
                    </a:graphicData>
                  </a:graphic>
                </wp:inline>
              </w:drawing>
            </w:r>
          </w:p>
        </w:tc>
        <w:tc>
          <w:tcPr>
            <w:tcW w:w="4675" w:type="dxa"/>
            <w:vAlign w:val="center"/>
          </w:tcPr>
          <w:p w14:paraId="51032A0F" w14:textId="21DFC86F" w:rsidR="000621EB" w:rsidRDefault="000621EB" w:rsidP="000621EB">
            <w:pPr>
              <w:pStyle w:val="Heading1"/>
              <w:outlineLvl w:val="0"/>
              <w:rPr>
                <w:b w:val="0"/>
              </w:rPr>
            </w:pPr>
            <w:r>
              <w:rPr>
                <w:b w:val="0"/>
                <w:noProof/>
              </w:rPr>
              <w:drawing>
                <wp:inline distT="0" distB="0" distL="0" distR="0" wp14:anchorId="6BA6FE34" wp14:editId="00730DA7">
                  <wp:extent cx="2898648" cy="3118104"/>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10_NSets_Shallow_La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98648" cy="3118104"/>
                          </a:xfrm>
                          <a:prstGeom prst="rect">
                            <a:avLst/>
                          </a:prstGeom>
                        </pic:spPr>
                      </pic:pic>
                    </a:graphicData>
                  </a:graphic>
                </wp:inline>
              </w:drawing>
            </w:r>
          </w:p>
        </w:tc>
      </w:tr>
    </w:tbl>
    <w:p w14:paraId="0338AC61" w14:textId="355E8CEA" w:rsidR="000621EB" w:rsidRPr="00E04FA3" w:rsidRDefault="000621EB" w:rsidP="004E3AA1">
      <w:pPr>
        <w:pStyle w:val="Caption"/>
        <w:rPr>
          <w:b/>
        </w:rPr>
      </w:pPr>
      <w:bookmarkStart w:id="62" w:name="_Ref117255867"/>
      <w:r>
        <w:t xml:space="preserve">Figure </w:t>
      </w:r>
      <w:r w:rsidR="00561963">
        <w:fldChar w:fldCharType="begin"/>
      </w:r>
      <w:r w:rsidR="00561963">
        <w:instrText xml:space="preserve"> SEQ Figure \* ARABIC </w:instrText>
      </w:r>
      <w:r w:rsidR="00561963">
        <w:fldChar w:fldCharType="separate"/>
      </w:r>
      <w:r w:rsidR="00D22021">
        <w:rPr>
          <w:noProof/>
        </w:rPr>
        <w:t>7</w:t>
      </w:r>
      <w:r w:rsidR="00561963">
        <w:rPr>
          <w:noProof/>
        </w:rPr>
        <w:fldChar w:fldCharType="end"/>
      </w:r>
      <w:bookmarkEnd w:id="62"/>
      <w:r w:rsidR="00E04FA3">
        <w:t xml:space="preserve">. </w:t>
      </w:r>
      <w:commentRangeStart w:id="63"/>
      <w:r w:rsidR="00B50C20">
        <w:t xml:space="preserve">Relative </w:t>
      </w:r>
      <w:commentRangeEnd w:id="63"/>
      <w:r w:rsidR="0035071E">
        <w:rPr>
          <w:rStyle w:val="CommentReference"/>
          <w:rFonts w:asciiTheme="minorHAnsi" w:hAnsiTheme="minorHAnsi" w:cstheme="minorBidi"/>
          <w:iCs w:val="0"/>
          <w:color w:val="auto"/>
        </w:rPr>
        <w:commentReference w:id="63"/>
      </w:r>
      <w:r w:rsidR="00B50C20">
        <w:t>frequency plots of shallow sets per year by (A) t</w:t>
      </w:r>
      <w:r w:rsidR="00E04FA3">
        <w:t>ime of year, (B) time of day, (C</w:t>
      </w:r>
      <w:r w:rsidR="00B50C20">
        <w:t xml:space="preserve">) moon phase, and (D) latitude. </w:t>
      </w:r>
      <w:commentRangeStart w:id="64"/>
      <w:r w:rsidR="00B50C20">
        <w:t xml:space="preserve">The </w:t>
      </w:r>
      <w:r w:rsidR="002912C6">
        <w:t>y-axes are</w:t>
      </w:r>
      <w:r w:rsidR="00B50C20">
        <w:t xml:space="preserve"> scaled so shaded area is equivalent </w:t>
      </w:r>
      <w:r w:rsidR="002912C6">
        <w:t>for each year</w:t>
      </w:r>
      <w:r w:rsidR="00B50C20">
        <w:t xml:space="preserve"> within each </w:t>
      </w:r>
      <w:proofErr w:type="spellStart"/>
      <w:r w:rsidR="00B50C20">
        <w:t>covariable</w:t>
      </w:r>
      <w:proofErr w:type="spellEnd"/>
      <w:r w:rsidR="00B50C20">
        <w:t>.</w:t>
      </w:r>
      <w:commentRangeEnd w:id="64"/>
      <w:r w:rsidR="002912C6">
        <w:rPr>
          <w:rStyle w:val="CommentReference"/>
          <w:i/>
          <w:iCs w:val="0"/>
          <w:color w:val="auto"/>
        </w:rPr>
        <w:commentReference w:id="64"/>
      </w:r>
    </w:p>
    <w:tbl>
      <w:tblPr>
        <w:tblStyle w:val="TableGrid"/>
        <w:tblW w:w="0" w:type="auto"/>
        <w:tblLook w:val="04A0" w:firstRow="1" w:lastRow="0" w:firstColumn="1" w:lastColumn="0" w:noHBand="0" w:noVBand="1"/>
      </w:tblPr>
      <w:tblGrid>
        <w:gridCol w:w="4675"/>
        <w:gridCol w:w="4675"/>
      </w:tblGrid>
      <w:tr w:rsidR="000621EB" w14:paraId="19A22AC4" w14:textId="77777777" w:rsidTr="000621EB">
        <w:tc>
          <w:tcPr>
            <w:tcW w:w="4675" w:type="dxa"/>
          </w:tcPr>
          <w:p w14:paraId="14BB8830" w14:textId="5DAADA1D" w:rsidR="000621EB" w:rsidRDefault="000621EB" w:rsidP="000621EB">
            <w:pPr>
              <w:pStyle w:val="BodyText"/>
            </w:pPr>
            <w:r>
              <w:rPr>
                <w:b/>
                <w:noProof/>
              </w:rPr>
              <w:lastRenderedPageBreak/>
              <w:drawing>
                <wp:inline distT="0" distB="0" distL="0" distR="0" wp14:anchorId="7E7E61AC" wp14:editId="51760D34">
                  <wp:extent cx="2898648" cy="3118104"/>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11_NSets_Shallow_Lo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98648" cy="3118104"/>
                          </a:xfrm>
                          <a:prstGeom prst="rect">
                            <a:avLst/>
                          </a:prstGeom>
                        </pic:spPr>
                      </pic:pic>
                    </a:graphicData>
                  </a:graphic>
                </wp:inline>
              </w:drawing>
            </w:r>
          </w:p>
        </w:tc>
        <w:tc>
          <w:tcPr>
            <w:tcW w:w="4675" w:type="dxa"/>
          </w:tcPr>
          <w:p w14:paraId="79645873" w14:textId="5EB68223" w:rsidR="000621EB" w:rsidRDefault="000621EB" w:rsidP="000621EB">
            <w:pPr>
              <w:pStyle w:val="BodyText"/>
              <w:keepNext/>
            </w:pPr>
            <w:r>
              <w:rPr>
                <w:noProof/>
              </w:rPr>
              <w:drawing>
                <wp:inline distT="0" distB="0" distL="0" distR="0" wp14:anchorId="1AAB5541" wp14:editId="39F25E9A">
                  <wp:extent cx="2898648" cy="3118104"/>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12_NSets_Shallow_HPF.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98648" cy="3118104"/>
                          </a:xfrm>
                          <a:prstGeom prst="rect">
                            <a:avLst/>
                          </a:prstGeom>
                        </pic:spPr>
                      </pic:pic>
                    </a:graphicData>
                  </a:graphic>
                </wp:inline>
              </w:drawing>
            </w:r>
          </w:p>
        </w:tc>
      </w:tr>
    </w:tbl>
    <w:p w14:paraId="4E0C9BD1" w14:textId="3426E6A7" w:rsidR="000621EB" w:rsidRDefault="000621EB" w:rsidP="004E3AA1">
      <w:pPr>
        <w:pStyle w:val="Caption"/>
        <w:rPr>
          <w:lang w:eastAsia="en-US"/>
        </w:rPr>
      </w:pPr>
      <w:bookmarkStart w:id="65" w:name="_Ref117256705"/>
      <w:r>
        <w:lastRenderedPageBreak/>
        <w:t xml:space="preserve">Figure </w:t>
      </w:r>
      <w:r w:rsidR="00561963">
        <w:fldChar w:fldCharType="begin"/>
      </w:r>
      <w:r w:rsidR="00561963">
        <w:instrText xml:space="preserve"> SEQ Figure \* ARABIC </w:instrText>
      </w:r>
      <w:r w:rsidR="00561963">
        <w:fldChar w:fldCharType="separate"/>
      </w:r>
      <w:r w:rsidR="00D22021">
        <w:rPr>
          <w:noProof/>
        </w:rPr>
        <w:t>8</w:t>
      </w:r>
      <w:r w:rsidR="00561963">
        <w:rPr>
          <w:noProof/>
        </w:rPr>
        <w:fldChar w:fldCharType="end"/>
      </w:r>
      <w:bookmarkEnd w:id="65"/>
      <w:r w:rsidR="00243E7A">
        <w:t xml:space="preserve">. </w:t>
      </w:r>
      <w:r w:rsidR="00B50C20">
        <w:t>Relative frequency plots of shallow sets per year by (A) longitude and (B) hooks per float (HPF).</w:t>
      </w:r>
    </w:p>
    <w:p w14:paraId="109CD247" w14:textId="3B9884D3" w:rsidR="000621EB" w:rsidDel="002F68CE" w:rsidRDefault="000621EB" w:rsidP="000621EB">
      <w:pPr>
        <w:pStyle w:val="BodyText"/>
        <w:keepNext/>
        <w:rPr>
          <w:del w:id="66" w:author="Michelle Sculley" w:date="2022-10-24T16:05:00Z"/>
        </w:rPr>
      </w:pPr>
      <w:del w:id="67" w:author="Michelle Sculley" w:date="2022-10-24T16:05:00Z">
        <w:r w:rsidDel="002F68CE">
          <w:rPr>
            <w:noProof/>
            <w:lang w:eastAsia="en-US"/>
          </w:rPr>
          <w:drawing>
            <wp:inline distT="0" distB="0" distL="0" distR="0" wp14:anchorId="251D7116" wp14:editId="7B826B47">
              <wp:extent cx="5943612" cy="73152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13_NSets_Shallow_year_vessel.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12" cy="7315215"/>
                      </a:xfrm>
                      <a:prstGeom prst="rect">
                        <a:avLst/>
                      </a:prstGeom>
                    </pic:spPr>
                  </pic:pic>
                </a:graphicData>
              </a:graphic>
            </wp:inline>
          </w:drawing>
        </w:r>
      </w:del>
    </w:p>
    <w:p w14:paraId="3BAAF327" w14:textId="383670CD" w:rsidR="000621EB" w:rsidRPr="000621EB" w:rsidDel="002F68CE" w:rsidRDefault="000621EB" w:rsidP="004E3AA1">
      <w:pPr>
        <w:pStyle w:val="Caption"/>
        <w:rPr>
          <w:del w:id="68" w:author="Michelle Sculley" w:date="2022-10-24T16:05:00Z"/>
          <w:lang w:eastAsia="en-US"/>
        </w:rPr>
      </w:pPr>
      <w:bookmarkStart w:id="69" w:name="_Ref117257003"/>
      <w:del w:id="70" w:author="Michelle Sculley" w:date="2022-10-24T16:05:00Z">
        <w:r w:rsidDel="002F68CE">
          <w:delText xml:space="preserve">Figure </w:delText>
        </w:r>
        <w:r w:rsidR="0085056E" w:rsidDel="002F68CE">
          <w:fldChar w:fldCharType="begin"/>
        </w:r>
        <w:r w:rsidR="0085056E" w:rsidDel="002F68CE">
          <w:delInstrText xml:space="preserve"> SEQ Figure \* ARABIC </w:delInstrText>
        </w:r>
        <w:r w:rsidR="0085056E" w:rsidDel="002F68CE">
          <w:fldChar w:fldCharType="separate"/>
        </w:r>
        <w:r w:rsidR="00E61BE2" w:rsidDel="002F68CE">
          <w:rPr>
            <w:noProof/>
          </w:rPr>
          <w:delText>9</w:delText>
        </w:r>
        <w:r w:rsidR="0085056E" w:rsidDel="002F68CE">
          <w:rPr>
            <w:noProof/>
          </w:rPr>
          <w:fldChar w:fldCharType="end"/>
        </w:r>
        <w:bookmarkEnd w:id="69"/>
        <w:r w:rsidR="00243E7A" w:rsidDel="002F68CE">
          <w:delText xml:space="preserve">. </w:delText>
        </w:r>
        <w:r w:rsidR="00B50C20" w:rsidDel="002F68CE">
          <w:delText>S</w:delText>
        </w:r>
        <w:r w:rsidR="00B50C20" w:rsidRPr="00B50C20" w:rsidDel="002F68CE">
          <w:delText xml:space="preserve">hallow set effort </w:delText>
        </w:r>
        <w:r w:rsidR="00B50C20" w:rsidDel="002F68CE">
          <w:delText>per</w:delText>
        </w:r>
        <w:r w:rsidR="00B50C20" w:rsidRPr="00B50C20" w:rsidDel="002F68CE">
          <w:delText xml:space="preserve"> year, in </w:delText>
        </w:r>
        <w:r w:rsidR="00B50C20" w:rsidDel="002F68CE">
          <w:delText>number of sets, by fishing vessel.</w:delText>
        </w:r>
      </w:del>
    </w:p>
    <w:p w14:paraId="5287A13C" w14:textId="20490BAD" w:rsidR="005D4E87" w:rsidRDefault="002F68CE" w:rsidP="006D1FB4">
      <w:pPr>
        <w:pStyle w:val="Heading1"/>
        <w:rPr>
          <w:b w:val="0"/>
        </w:rPr>
      </w:pPr>
      <w:r>
        <w:rPr>
          <w:rStyle w:val="CommentReference"/>
          <w:rFonts w:asciiTheme="minorHAnsi" w:eastAsiaTheme="minorEastAsia" w:hAnsiTheme="minorHAnsi" w:cstheme="minorBidi"/>
          <w:b w:val="0"/>
          <w:kern w:val="2"/>
          <w:lang w:eastAsia="ja-JP"/>
        </w:rPr>
        <w:lastRenderedPageBreak/>
        <w:commentReference w:id="71"/>
      </w:r>
    </w:p>
    <w:p w14:paraId="5DD15585" w14:textId="77777777" w:rsidR="005D4E87" w:rsidRDefault="005D4E87" w:rsidP="006D1FB4">
      <w:pPr>
        <w:pStyle w:val="Heading1"/>
        <w:rPr>
          <w:b w:val="0"/>
        </w:rPr>
      </w:pPr>
    </w:p>
    <w:p w14:paraId="277E30AD" w14:textId="37FE58B4" w:rsidR="005D4E87" w:rsidRDefault="005D4E87" w:rsidP="006D1FB4">
      <w:pPr>
        <w:pStyle w:val="Heading1"/>
        <w:rPr>
          <w:b w:val="0"/>
        </w:rPr>
      </w:pPr>
    </w:p>
    <w:p w14:paraId="5DFECA9E" w14:textId="77777777" w:rsidR="009C277C" w:rsidRDefault="000621EB" w:rsidP="009C277C">
      <w:pPr>
        <w:pStyle w:val="Heading1"/>
      </w:pPr>
      <w:r>
        <w:rPr>
          <w:b w:val="0"/>
          <w:noProof/>
        </w:rPr>
        <w:drawing>
          <wp:inline distT="0" distB="0" distL="0" distR="0" wp14:anchorId="3A4E5F22" wp14:editId="79EFA9EC">
            <wp:extent cx="5942965" cy="407670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14_Effort_deep_allyears.png"/>
                    <pic:cNvPicPr/>
                  </pic:nvPicPr>
                  <pic:blipFill rotWithShape="1">
                    <a:blip r:embed="rId32" cstate="print">
                      <a:extLst>
                        <a:ext uri="{28A0092B-C50C-407E-A947-70E740481C1C}">
                          <a14:useLocalDpi xmlns:a14="http://schemas.microsoft.com/office/drawing/2010/main" val="0"/>
                        </a:ext>
                      </a:extLst>
                    </a:blip>
                    <a:srcRect t="20179" b="16002"/>
                    <a:stretch/>
                  </pic:blipFill>
                  <pic:spPr bwMode="auto">
                    <a:xfrm>
                      <a:off x="0" y="0"/>
                      <a:ext cx="5943612" cy="4077144"/>
                    </a:xfrm>
                    <a:prstGeom prst="rect">
                      <a:avLst/>
                    </a:prstGeom>
                    <a:ln>
                      <a:noFill/>
                    </a:ln>
                    <a:extLst>
                      <a:ext uri="{53640926-AAD7-44D8-BBD7-CCE9431645EC}">
                        <a14:shadowObscured xmlns:a14="http://schemas.microsoft.com/office/drawing/2010/main"/>
                      </a:ext>
                    </a:extLst>
                  </pic:spPr>
                </pic:pic>
              </a:graphicData>
            </a:graphic>
          </wp:inline>
        </w:drawing>
      </w:r>
    </w:p>
    <w:p w14:paraId="12AFFD2C" w14:textId="2EB8AA56" w:rsidR="009C277C" w:rsidRDefault="009C277C" w:rsidP="004E3AA1">
      <w:pPr>
        <w:pStyle w:val="Caption"/>
      </w:pPr>
      <w:bookmarkStart w:id="72" w:name="_Ref117257601"/>
      <w:r>
        <w:t xml:space="preserve">Figure </w:t>
      </w:r>
      <w:r w:rsidR="00561963">
        <w:fldChar w:fldCharType="begin"/>
      </w:r>
      <w:r w:rsidR="00561963">
        <w:instrText xml:space="preserve"> SEQ Figure \* ARABIC </w:instrText>
      </w:r>
      <w:r w:rsidR="00561963">
        <w:fldChar w:fldCharType="separate"/>
      </w:r>
      <w:r w:rsidR="00E61BE2">
        <w:rPr>
          <w:noProof/>
        </w:rPr>
        <w:t>10</w:t>
      </w:r>
      <w:r w:rsidR="00561963">
        <w:rPr>
          <w:noProof/>
        </w:rPr>
        <w:fldChar w:fldCharType="end"/>
      </w:r>
      <w:bookmarkEnd w:id="72"/>
      <w:r w:rsidR="00243E7A">
        <w:t xml:space="preserve">. </w:t>
      </w:r>
      <w:r w:rsidR="00714357">
        <w:t xml:space="preserve">Total deep set </w:t>
      </w:r>
      <w:r w:rsidR="00243E7A">
        <w:t>effort, in thousand hooks, 1995–</w:t>
      </w:r>
      <w:r w:rsidR="00714357">
        <w:t>2021.</w:t>
      </w:r>
    </w:p>
    <w:p w14:paraId="78273ADA" w14:textId="2128E506" w:rsidR="009C277C" w:rsidRDefault="00004170" w:rsidP="009C277C">
      <w:pPr>
        <w:pStyle w:val="Heading1"/>
      </w:pPr>
      <w:r>
        <w:rPr>
          <w:noProof/>
        </w:rPr>
        <w:lastRenderedPageBreak/>
        <w:drawing>
          <wp:inline distT="0" distB="0" distL="0" distR="0" wp14:anchorId="38E6D96B" wp14:editId="456FC858">
            <wp:extent cx="5942528" cy="7713552"/>
            <wp:effectExtent l="0" t="0" r="127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11_NHooks_Deep_by_year_1995_2009.png"/>
                    <pic:cNvPicPr/>
                  </pic:nvPicPr>
                  <pic:blipFill rotWithShape="1">
                    <a:blip r:embed="rId33" cstate="print">
                      <a:extLst>
                        <a:ext uri="{28A0092B-C50C-407E-A947-70E740481C1C}">
                          <a14:useLocalDpi xmlns:a14="http://schemas.microsoft.com/office/drawing/2010/main" val="0"/>
                        </a:ext>
                      </a:extLst>
                    </a:blip>
                    <a:srcRect t="4077" b="2038"/>
                    <a:stretch/>
                  </pic:blipFill>
                  <pic:spPr bwMode="auto">
                    <a:xfrm>
                      <a:off x="0" y="0"/>
                      <a:ext cx="5943612" cy="7714959"/>
                    </a:xfrm>
                    <a:prstGeom prst="rect">
                      <a:avLst/>
                    </a:prstGeom>
                    <a:ln>
                      <a:noFill/>
                    </a:ln>
                    <a:extLst>
                      <a:ext uri="{53640926-AAD7-44D8-BBD7-CCE9431645EC}">
                        <a14:shadowObscured xmlns:a14="http://schemas.microsoft.com/office/drawing/2010/main"/>
                      </a:ext>
                    </a:extLst>
                  </pic:spPr>
                </pic:pic>
              </a:graphicData>
            </a:graphic>
          </wp:inline>
        </w:drawing>
      </w:r>
    </w:p>
    <w:p w14:paraId="1409C21F" w14:textId="0A3197F9" w:rsidR="009C277C" w:rsidRDefault="009C277C" w:rsidP="004E3AA1">
      <w:pPr>
        <w:pStyle w:val="Caption"/>
      </w:pPr>
      <w:r>
        <w:t xml:space="preserve">Figure </w:t>
      </w:r>
      <w:r w:rsidR="00561963">
        <w:fldChar w:fldCharType="begin"/>
      </w:r>
      <w:r w:rsidR="00561963">
        <w:instrText xml:space="preserve"> SEQ Figure \* ARABIC </w:instrText>
      </w:r>
      <w:r w:rsidR="00561963">
        <w:fldChar w:fldCharType="separate"/>
      </w:r>
      <w:r w:rsidR="00E61BE2">
        <w:rPr>
          <w:noProof/>
        </w:rPr>
        <w:t>11</w:t>
      </w:r>
      <w:r w:rsidR="00561963">
        <w:rPr>
          <w:noProof/>
        </w:rPr>
        <w:fldChar w:fldCharType="end"/>
      </w:r>
      <w:r w:rsidR="00243E7A">
        <w:t xml:space="preserve">. </w:t>
      </w:r>
      <w:r w:rsidR="00714357">
        <w:t>Deep</w:t>
      </w:r>
      <w:r w:rsidR="00714357" w:rsidRPr="000F4C65">
        <w:t xml:space="preserve"> set effo</w:t>
      </w:r>
      <w:r w:rsidR="00714357">
        <w:t>rt b</w:t>
      </w:r>
      <w:r w:rsidR="00243E7A">
        <w:t>y year, in thousand hooks, 1995–</w:t>
      </w:r>
      <w:r w:rsidR="00714357">
        <w:t>2009.</w:t>
      </w:r>
    </w:p>
    <w:p w14:paraId="0BDDD16B" w14:textId="57142D5D" w:rsidR="009C277C" w:rsidRDefault="00004170" w:rsidP="009C277C">
      <w:pPr>
        <w:pStyle w:val="Heading1"/>
      </w:pPr>
      <w:r>
        <w:rPr>
          <w:noProof/>
        </w:rPr>
        <w:lastRenderedPageBreak/>
        <w:drawing>
          <wp:inline distT="0" distB="0" distL="0" distR="0" wp14:anchorId="3C1D3761" wp14:editId="737BF013">
            <wp:extent cx="5942965" cy="6726383"/>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12_NHooks_Deep_by_year_2010_2021.png"/>
                    <pic:cNvPicPr/>
                  </pic:nvPicPr>
                  <pic:blipFill rotWithShape="1">
                    <a:blip r:embed="rId34" cstate="print">
                      <a:extLst>
                        <a:ext uri="{28A0092B-C50C-407E-A947-70E740481C1C}">
                          <a14:useLocalDpi xmlns:a14="http://schemas.microsoft.com/office/drawing/2010/main" val="0"/>
                        </a:ext>
                      </a:extLst>
                    </a:blip>
                    <a:srcRect t="10358" b="7778"/>
                    <a:stretch/>
                  </pic:blipFill>
                  <pic:spPr bwMode="auto">
                    <a:xfrm>
                      <a:off x="0" y="0"/>
                      <a:ext cx="5943612" cy="6727115"/>
                    </a:xfrm>
                    <a:prstGeom prst="rect">
                      <a:avLst/>
                    </a:prstGeom>
                    <a:ln>
                      <a:noFill/>
                    </a:ln>
                    <a:extLst>
                      <a:ext uri="{53640926-AAD7-44D8-BBD7-CCE9431645EC}">
                        <a14:shadowObscured xmlns:a14="http://schemas.microsoft.com/office/drawing/2010/main"/>
                      </a:ext>
                    </a:extLst>
                  </pic:spPr>
                </pic:pic>
              </a:graphicData>
            </a:graphic>
          </wp:inline>
        </w:drawing>
      </w:r>
    </w:p>
    <w:p w14:paraId="57B7AD77" w14:textId="5DF403B9" w:rsidR="009C277C" w:rsidRDefault="009C277C" w:rsidP="004E3AA1">
      <w:pPr>
        <w:pStyle w:val="Caption"/>
      </w:pPr>
      <w:r>
        <w:t xml:space="preserve">Figure </w:t>
      </w:r>
      <w:r w:rsidR="00561963">
        <w:fldChar w:fldCharType="begin"/>
      </w:r>
      <w:r w:rsidR="00561963">
        <w:instrText xml:space="preserve"> SEQ Figure \* ARABIC </w:instrText>
      </w:r>
      <w:r w:rsidR="00561963">
        <w:fldChar w:fldCharType="separate"/>
      </w:r>
      <w:r w:rsidR="00E61BE2">
        <w:rPr>
          <w:noProof/>
        </w:rPr>
        <w:t>12</w:t>
      </w:r>
      <w:r w:rsidR="00561963">
        <w:rPr>
          <w:noProof/>
        </w:rPr>
        <w:fldChar w:fldCharType="end"/>
      </w:r>
      <w:r w:rsidR="00243E7A">
        <w:t xml:space="preserve">. </w:t>
      </w:r>
      <w:r w:rsidR="00004170">
        <w:t>Deep</w:t>
      </w:r>
      <w:r w:rsidR="00004170" w:rsidRPr="000F4C65">
        <w:t xml:space="preserve"> set effo</w:t>
      </w:r>
      <w:r w:rsidR="00004170">
        <w:t>rt by year, in thousand hooks, 2010</w:t>
      </w:r>
      <w:r w:rsidR="00243E7A">
        <w:t>–</w:t>
      </w:r>
      <w:r w:rsidR="00004170">
        <w:t>2021.</w:t>
      </w:r>
    </w:p>
    <w:p w14:paraId="74F6CAA5" w14:textId="77FDB315" w:rsidR="009C277C" w:rsidRDefault="00695D25" w:rsidP="009C277C">
      <w:pPr>
        <w:pStyle w:val="Heading1"/>
      </w:pPr>
      <w:r>
        <w:rPr>
          <w:noProof/>
        </w:rPr>
        <w:lastRenderedPageBreak/>
        <w:drawing>
          <wp:inline distT="0" distB="0" distL="0" distR="0" wp14:anchorId="5ACC1D3F" wp14:editId="56A11A8B">
            <wp:extent cx="5942965" cy="4184650"/>
            <wp:effectExtent l="0" t="0" r="635"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g13_NomCPUE_Deep_all_years.png"/>
                    <pic:cNvPicPr/>
                  </pic:nvPicPr>
                  <pic:blipFill rotWithShape="1">
                    <a:blip r:embed="rId35" cstate="print">
                      <a:extLst>
                        <a:ext uri="{28A0092B-C50C-407E-A947-70E740481C1C}">
                          <a14:useLocalDpi xmlns:a14="http://schemas.microsoft.com/office/drawing/2010/main" val="0"/>
                        </a:ext>
                      </a:extLst>
                    </a:blip>
                    <a:srcRect t="25657" b="23413"/>
                    <a:stretch/>
                  </pic:blipFill>
                  <pic:spPr bwMode="auto">
                    <a:xfrm>
                      <a:off x="0" y="0"/>
                      <a:ext cx="5943612" cy="4185106"/>
                    </a:xfrm>
                    <a:prstGeom prst="rect">
                      <a:avLst/>
                    </a:prstGeom>
                    <a:ln>
                      <a:noFill/>
                    </a:ln>
                    <a:extLst>
                      <a:ext uri="{53640926-AAD7-44D8-BBD7-CCE9431645EC}">
                        <a14:shadowObscured xmlns:a14="http://schemas.microsoft.com/office/drawing/2010/main"/>
                      </a:ext>
                    </a:extLst>
                  </pic:spPr>
                </pic:pic>
              </a:graphicData>
            </a:graphic>
          </wp:inline>
        </w:drawing>
      </w:r>
    </w:p>
    <w:p w14:paraId="3AC90FEE" w14:textId="432FD7C0" w:rsidR="009C277C" w:rsidRDefault="009C277C" w:rsidP="004E3AA1">
      <w:pPr>
        <w:pStyle w:val="Caption"/>
      </w:pPr>
      <w:r>
        <w:t xml:space="preserve">Figure </w:t>
      </w:r>
      <w:r w:rsidR="00561963">
        <w:fldChar w:fldCharType="begin"/>
      </w:r>
      <w:r w:rsidR="00561963">
        <w:instrText xml:space="preserve"> SEQ Figure \* ARABIC </w:instrText>
      </w:r>
      <w:r w:rsidR="00561963">
        <w:fldChar w:fldCharType="separate"/>
      </w:r>
      <w:r w:rsidR="00E61BE2">
        <w:rPr>
          <w:noProof/>
        </w:rPr>
        <w:t>13</w:t>
      </w:r>
      <w:r w:rsidR="00561963">
        <w:rPr>
          <w:noProof/>
        </w:rPr>
        <w:fldChar w:fldCharType="end"/>
      </w:r>
      <w:r w:rsidR="00243E7A">
        <w:t xml:space="preserve">. </w:t>
      </w:r>
      <w:r w:rsidR="00004170">
        <w:t>Total deep set nominal CPUE,</w:t>
      </w:r>
      <w:r w:rsidR="00243E7A">
        <w:t xml:space="preserve"> in number per 1000 hooks, 1995–</w:t>
      </w:r>
      <w:r w:rsidR="00004170">
        <w:t>2021.</w:t>
      </w:r>
    </w:p>
    <w:p w14:paraId="6EDF0BF0" w14:textId="77777777" w:rsidR="009C277C" w:rsidRDefault="000621EB" w:rsidP="009C277C">
      <w:pPr>
        <w:pStyle w:val="Heading1"/>
      </w:pPr>
      <w:r>
        <w:rPr>
          <w:b w:val="0"/>
          <w:noProof/>
        </w:rPr>
        <w:lastRenderedPageBreak/>
        <w:drawing>
          <wp:inline distT="0" distB="0" distL="0" distR="0" wp14:anchorId="69905530" wp14:editId="47645781">
            <wp:extent cx="5666740" cy="700680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18_NomCPUE_Deep_by_year_1995_2009.png"/>
                    <pic:cNvPicPr/>
                  </pic:nvPicPr>
                  <pic:blipFill rotWithShape="1">
                    <a:blip r:embed="rId36" cstate="print">
                      <a:extLst>
                        <a:ext uri="{28A0092B-C50C-407E-A947-70E740481C1C}">
                          <a14:useLocalDpi xmlns:a14="http://schemas.microsoft.com/office/drawing/2010/main" val="0"/>
                        </a:ext>
                      </a:extLst>
                    </a:blip>
                    <a:srcRect l="11121" t="5449" r="13930" b="2865"/>
                    <a:stretch/>
                  </pic:blipFill>
                  <pic:spPr bwMode="auto">
                    <a:xfrm>
                      <a:off x="0" y="0"/>
                      <a:ext cx="5676976" cy="7019457"/>
                    </a:xfrm>
                    <a:prstGeom prst="rect">
                      <a:avLst/>
                    </a:prstGeom>
                    <a:ln>
                      <a:noFill/>
                    </a:ln>
                    <a:extLst>
                      <a:ext uri="{53640926-AAD7-44D8-BBD7-CCE9431645EC}">
                        <a14:shadowObscured xmlns:a14="http://schemas.microsoft.com/office/drawing/2010/main"/>
                      </a:ext>
                    </a:extLst>
                  </pic:spPr>
                </pic:pic>
              </a:graphicData>
            </a:graphic>
          </wp:inline>
        </w:drawing>
      </w:r>
    </w:p>
    <w:p w14:paraId="7DD9E9A6" w14:textId="1D2BDA36" w:rsidR="009C277C" w:rsidRPr="00004170" w:rsidRDefault="009C277C" w:rsidP="004E3AA1">
      <w:pPr>
        <w:pStyle w:val="Caption"/>
        <w:rPr>
          <w:b/>
        </w:rPr>
      </w:pPr>
      <w:r>
        <w:t xml:space="preserve">Figure </w:t>
      </w:r>
      <w:r w:rsidR="00561963">
        <w:fldChar w:fldCharType="begin"/>
      </w:r>
      <w:r w:rsidR="00561963">
        <w:instrText xml:space="preserve"> SEQ Figure \* ARABIC </w:instrText>
      </w:r>
      <w:r w:rsidR="00561963">
        <w:fldChar w:fldCharType="separate"/>
      </w:r>
      <w:r w:rsidR="00E61BE2">
        <w:rPr>
          <w:noProof/>
        </w:rPr>
        <w:t>14</w:t>
      </w:r>
      <w:r w:rsidR="00561963">
        <w:rPr>
          <w:noProof/>
        </w:rPr>
        <w:fldChar w:fldCharType="end"/>
      </w:r>
      <w:r w:rsidR="00243E7A">
        <w:t xml:space="preserve">. </w:t>
      </w:r>
      <w:r w:rsidR="00004170">
        <w:t>Deep</w:t>
      </w:r>
      <w:r w:rsidR="00004170" w:rsidRPr="006C0D0F">
        <w:t xml:space="preserve"> set </w:t>
      </w:r>
      <w:r w:rsidR="00004170">
        <w:t>nominal CPUE by year,</w:t>
      </w:r>
      <w:r w:rsidR="00243E7A">
        <w:t xml:space="preserve"> in number per 1000 hooks, 1995–</w:t>
      </w:r>
      <w:r w:rsidR="00004170">
        <w:t>2009</w:t>
      </w:r>
      <w:r w:rsidR="00004170" w:rsidRPr="006C0D0F">
        <w:t>.</w:t>
      </w:r>
    </w:p>
    <w:p w14:paraId="6D8F68FF" w14:textId="77777777" w:rsidR="00714357" w:rsidRDefault="000621EB" w:rsidP="00714357">
      <w:pPr>
        <w:pStyle w:val="Heading1"/>
      </w:pPr>
      <w:r>
        <w:rPr>
          <w:b w:val="0"/>
          <w:noProof/>
        </w:rPr>
        <w:lastRenderedPageBreak/>
        <w:drawing>
          <wp:inline distT="0" distB="0" distL="0" distR="0" wp14:anchorId="7A51BDC6" wp14:editId="48657B24">
            <wp:extent cx="5776111" cy="602111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19_NomCPUE_Deep_by_year_2010_2021.png"/>
                    <pic:cNvPicPr/>
                  </pic:nvPicPr>
                  <pic:blipFill rotWithShape="1">
                    <a:blip r:embed="rId37" cstate="print">
                      <a:extLst>
                        <a:ext uri="{28A0092B-C50C-407E-A947-70E740481C1C}">
                          <a14:useLocalDpi xmlns:a14="http://schemas.microsoft.com/office/drawing/2010/main" val="0"/>
                        </a:ext>
                      </a:extLst>
                    </a:blip>
                    <a:srcRect l="5333" t="5123" r="5082" b="2487"/>
                    <a:stretch/>
                  </pic:blipFill>
                  <pic:spPr bwMode="auto">
                    <a:xfrm>
                      <a:off x="0" y="0"/>
                      <a:ext cx="5782851" cy="6028144"/>
                    </a:xfrm>
                    <a:prstGeom prst="rect">
                      <a:avLst/>
                    </a:prstGeom>
                    <a:ln>
                      <a:noFill/>
                    </a:ln>
                    <a:extLst>
                      <a:ext uri="{53640926-AAD7-44D8-BBD7-CCE9431645EC}">
                        <a14:shadowObscured xmlns:a14="http://schemas.microsoft.com/office/drawing/2010/main"/>
                      </a:ext>
                    </a:extLst>
                  </pic:spPr>
                </pic:pic>
              </a:graphicData>
            </a:graphic>
          </wp:inline>
        </w:drawing>
      </w:r>
    </w:p>
    <w:p w14:paraId="26E651E8" w14:textId="70C2361A" w:rsidR="009C277C" w:rsidRDefault="00714357" w:rsidP="004E3AA1">
      <w:pPr>
        <w:pStyle w:val="Caption"/>
        <w:rPr>
          <w:b/>
        </w:rPr>
      </w:pPr>
      <w:r>
        <w:t xml:space="preserve">Figure </w:t>
      </w:r>
      <w:r w:rsidR="00561963">
        <w:fldChar w:fldCharType="begin"/>
      </w:r>
      <w:r w:rsidR="00561963">
        <w:instrText xml:space="preserve"> SEQ Figure \* ARABIC </w:instrText>
      </w:r>
      <w:r w:rsidR="00561963">
        <w:fldChar w:fldCharType="separate"/>
      </w:r>
      <w:r w:rsidR="00E61BE2">
        <w:rPr>
          <w:noProof/>
        </w:rPr>
        <w:t>15</w:t>
      </w:r>
      <w:r w:rsidR="00561963">
        <w:rPr>
          <w:noProof/>
        </w:rPr>
        <w:fldChar w:fldCharType="end"/>
      </w:r>
      <w:r w:rsidR="00243E7A">
        <w:t xml:space="preserve">. </w:t>
      </w:r>
      <w:r w:rsidR="00004170">
        <w:t>Deep</w:t>
      </w:r>
      <w:r w:rsidR="00004170" w:rsidRPr="006C0D0F">
        <w:t xml:space="preserve"> set </w:t>
      </w:r>
      <w:r w:rsidR="00004170">
        <w:t>nominal CPUE by year,</w:t>
      </w:r>
      <w:r w:rsidR="00243E7A">
        <w:t xml:space="preserve"> in number per 1000 hooks, 2010–</w:t>
      </w:r>
      <w:r w:rsidR="00004170">
        <w:t>2021</w:t>
      </w:r>
    </w:p>
    <w:p w14:paraId="2D0EBBC7" w14:textId="77777777" w:rsidR="009C277C" w:rsidRDefault="009C277C" w:rsidP="006D1FB4">
      <w:pPr>
        <w:pStyle w:val="Heading1"/>
        <w:rPr>
          <w:b w:val="0"/>
        </w:rPr>
      </w:pPr>
    </w:p>
    <w:p w14:paraId="3F3D3699" w14:textId="77777777" w:rsidR="009C277C" w:rsidRDefault="009C277C" w:rsidP="006D1FB4">
      <w:pPr>
        <w:pStyle w:val="Heading1"/>
        <w:rPr>
          <w:b w:val="0"/>
        </w:rPr>
      </w:pPr>
    </w:p>
    <w:tbl>
      <w:tblPr>
        <w:tblStyle w:val="TableGrid"/>
        <w:tblW w:w="0" w:type="auto"/>
        <w:tblLook w:val="04A0" w:firstRow="1" w:lastRow="0" w:firstColumn="1" w:lastColumn="0" w:noHBand="0" w:noVBand="1"/>
      </w:tblPr>
      <w:tblGrid>
        <w:gridCol w:w="4675"/>
        <w:gridCol w:w="4675"/>
      </w:tblGrid>
      <w:tr w:rsidR="009C277C" w14:paraId="25C74786" w14:textId="77777777" w:rsidTr="009C277C">
        <w:tc>
          <w:tcPr>
            <w:tcW w:w="4675" w:type="dxa"/>
          </w:tcPr>
          <w:p w14:paraId="05442E2E" w14:textId="44C6ADBE" w:rsidR="009C277C" w:rsidRDefault="009C277C" w:rsidP="006D1FB4">
            <w:pPr>
              <w:pStyle w:val="Heading1"/>
              <w:outlineLvl w:val="0"/>
              <w:rPr>
                <w:b w:val="0"/>
              </w:rPr>
            </w:pPr>
            <w:r>
              <w:rPr>
                <w:b w:val="0"/>
                <w:noProof/>
              </w:rPr>
              <w:lastRenderedPageBreak/>
              <w:drawing>
                <wp:inline distT="0" distB="0" distL="0" distR="0" wp14:anchorId="150436E1" wp14:editId="5DBA1BF2">
                  <wp:extent cx="2898648" cy="3346704"/>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20_NSets_Deep_year_day.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98648" cy="3346704"/>
                          </a:xfrm>
                          <a:prstGeom prst="rect">
                            <a:avLst/>
                          </a:prstGeom>
                        </pic:spPr>
                      </pic:pic>
                    </a:graphicData>
                  </a:graphic>
                </wp:inline>
              </w:drawing>
            </w:r>
          </w:p>
        </w:tc>
        <w:tc>
          <w:tcPr>
            <w:tcW w:w="4675" w:type="dxa"/>
          </w:tcPr>
          <w:p w14:paraId="23AC5861" w14:textId="22ECA33D" w:rsidR="009C277C" w:rsidRDefault="009C277C" w:rsidP="006D1FB4">
            <w:pPr>
              <w:pStyle w:val="Heading1"/>
              <w:outlineLvl w:val="0"/>
              <w:rPr>
                <w:b w:val="0"/>
              </w:rPr>
            </w:pPr>
            <w:r>
              <w:rPr>
                <w:b w:val="0"/>
                <w:noProof/>
              </w:rPr>
              <w:drawing>
                <wp:inline distT="0" distB="0" distL="0" distR="0" wp14:anchorId="6B3F28B5" wp14:editId="7109A7E1">
                  <wp:extent cx="2898648" cy="3346704"/>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21_NSets_Deep_year_hour.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98648" cy="3346704"/>
                          </a:xfrm>
                          <a:prstGeom prst="rect">
                            <a:avLst/>
                          </a:prstGeom>
                        </pic:spPr>
                      </pic:pic>
                    </a:graphicData>
                  </a:graphic>
                </wp:inline>
              </w:drawing>
            </w:r>
          </w:p>
        </w:tc>
      </w:tr>
      <w:tr w:rsidR="009C277C" w14:paraId="76E7DE11" w14:textId="77777777" w:rsidTr="009C277C">
        <w:tc>
          <w:tcPr>
            <w:tcW w:w="4675" w:type="dxa"/>
          </w:tcPr>
          <w:p w14:paraId="690FA1B0" w14:textId="28861B1E" w:rsidR="009C277C" w:rsidRDefault="009C277C" w:rsidP="006D1FB4">
            <w:pPr>
              <w:pStyle w:val="Heading1"/>
              <w:outlineLvl w:val="0"/>
              <w:rPr>
                <w:b w:val="0"/>
              </w:rPr>
            </w:pPr>
            <w:r>
              <w:rPr>
                <w:b w:val="0"/>
                <w:noProof/>
              </w:rPr>
              <w:drawing>
                <wp:inline distT="0" distB="0" distL="0" distR="0" wp14:anchorId="3BCB12FC" wp14:editId="78A41327">
                  <wp:extent cx="2898648" cy="3118104"/>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22_NSets_Deep_Lat.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898648" cy="3118104"/>
                          </a:xfrm>
                          <a:prstGeom prst="rect">
                            <a:avLst/>
                          </a:prstGeom>
                        </pic:spPr>
                      </pic:pic>
                    </a:graphicData>
                  </a:graphic>
                </wp:inline>
              </w:drawing>
            </w:r>
          </w:p>
        </w:tc>
        <w:tc>
          <w:tcPr>
            <w:tcW w:w="4675" w:type="dxa"/>
          </w:tcPr>
          <w:p w14:paraId="17BADE1E" w14:textId="239EAB36" w:rsidR="009C277C" w:rsidRDefault="009C277C" w:rsidP="00714357">
            <w:pPr>
              <w:pStyle w:val="Heading1"/>
              <w:outlineLvl w:val="0"/>
              <w:rPr>
                <w:b w:val="0"/>
              </w:rPr>
            </w:pPr>
            <w:r>
              <w:rPr>
                <w:b w:val="0"/>
                <w:noProof/>
              </w:rPr>
              <w:drawing>
                <wp:inline distT="0" distB="0" distL="0" distR="0" wp14:anchorId="191AEFCA" wp14:editId="396DE290">
                  <wp:extent cx="2898648" cy="3118104"/>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23_NSets_Deep_SST.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898648" cy="3118104"/>
                          </a:xfrm>
                          <a:prstGeom prst="rect">
                            <a:avLst/>
                          </a:prstGeom>
                        </pic:spPr>
                      </pic:pic>
                    </a:graphicData>
                  </a:graphic>
                </wp:inline>
              </w:drawing>
            </w:r>
          </w:p>
        </w:tc>
      </w:tr>
    </w:tbl>
    <w:p w14:paraId="0D5EA5B5" w14:textId="36675C4E" w:rsidR="009C277C" w:rsidRDefault="00714357" w:rsidP="004E3AA1">
      <w:pPr>
        <w:pStyle w:val="Caption"/>
        <w:rPr>
          <w:b/>
        </w:rPr>
      </w:pPr>
      <w:r>
        <w:t xml:space="preserve">Figure </w:t>
      </w:r>
      <w:r w:rsidR="00561963">
        <w:fldChar w:fldCharType="begin"/>
      </w:r>
      <w:r w:rsidR="00561963">
        <w:instrText xml:space="preserve"> SEQ Figure \* ARABIC </w:instrText>
      </w:r>
      <w:r w:rsidR="00561963">
        <w:fldChar w:fldCharType="separate"/>
      </w:r>
      <w:r w:rsidR="00E61BE2">
        <w:rPr>
          <w:noProof/>
        </w:rPr>
        <w:t>16</w:t>
      </w:r>
      <w:r w:rsidR="00561963">
        <w:rPr>
          <w:noProof/>
        </w:rPr>
        <w:fldChar w:fldCharType="end"/>
      </w:r>
      <w:r w:rsidR="00243E7A">
        <w:t xml:space="preserve">. </w:t>
      </w:r>
      <w:r w:rsidR="001C006A">
        <w:t>Relative frequency plots of deep sets per year by (A) time of year, (B) time of day, (c) latitude, and (D) sea surface temperature (SST).</w:t>
      </w:r>
    </w:p>
    <w:tbl>
      <w:tblPr>
        <w:tblStyle w:val="TableGrid"/>
        <w:tblW w:w="0" w:type="auto"/>
        <w:tblLook w:val="04A0" w:firstRow="1" w:lastRow="0" w:firstColumn="1" w:lastColumn="0" w:noHBand="0" w:noVBand="1"/>
      </w:tblPr>
      <w:tblGrid>
        <w:gridCol w:w="4675"/>
        <w:gridCol w:w="4675"/>
      </w:tblGrid>
      <w:tr w:rsidR="009C277C" w14:paraId="461A3A9C" w14:textId="77777777" w:rsidTr="009C277C">
        <w:tc>
          <w:tcPr>
            <w:tcW w:w="4675" w:type="dxa"/>
          </w:tcPr>
          <w:p w14:paraId="683D98D1" w14:textId="4D66507D" w:rsidR="009C277C" w:rsidRDefault="009C277C" w:rsidP="006D1FB4">
            <w:pPr>
              <w:pStyle w:val="Heading1"/>
              <w:outlineLvl w:val="0"/>
              <w:rPr>
                <w:b w:val="0"/>
              </w:rPr>
            </w:pPr>
            <w:r>
              <w:rPr>
                <w:b w:val="0"/>
                <w:noProof/>
              </w:rPr>
              <w:lastRenderedPageBreak/>
              <w:drawing>
                <wp:inline distT="0" distB="0" distL="0" distR="0" wp14:anchorId="692AA001" wp14:editId="234922FA">
                  <wp:extent cx="2898648" cy="35661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24_NSets_Deep_year_bait.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898648" cy="3566160"/>
                          </a:xfrm>
                          <a:prstGeom prst="rect">
                            <a:avLst/>
                          </a:prstGeom>
                        </pic:spPr>
                      </pic:pic>
                    </a:graphicData>
                  </a:graphic>
                </wp:inline>
              </w:drawing>
            </w:r>
          </w:p>
        </w:tc>
        <w:tc>
          <w:tcPr>
            <w:tcW w:w="4675" w:type="dxa"/>
          </w:tcPr>
          <w:p w14:paraId="1E1C7DFE" w14:textId="38DFE421" w:rsidR="009C277C" w:rsidRDefault="009C277C" w:rsidP="00714357">
            <w:pPr>
              <w:pStyle w:val="Heading1"/>
              <w:outlineLvl w:val="0"/>
              <w:rPr>
                <w:b w:val="0"/>
              </w:rPr>
            </w:pPr>
            <w:r>
              <w:rPr>
                <w:b w:val="0"/>
                <w:noProof/>
              </w:rPr>
              <w:drawing>
                <wp:inline distT="0" distB="0" distL="0" distR="0" wp14:anchorId="003F9531" wp14:editId="224B2C0E">
                  <wp:extent cx="2898648" cy="3346704"/>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25_NSets_Deep_year_HPF.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898648" cy="3346704"/>
                          </a:xfrm>
                          <a:prstGeom prst="rect">
                            <a:avLst/>
                          </a:prstGeom>
                        </pic:spPr>
                      </pic:pic>
                    </a:graphicData>
                  </a:graphic>
                </wp:inline>
              </w:drawing>
            </w:r>
          </w:p>
        </w:tc>
      </w:tr>
    </w:tbl>
    <w:p w14:paraId="19EBFDD3" w14:textId="2832ACC9" w:rsidR="00714357" w:rsidRDefault="00714357" w:rsidP="004E3AA1">
      <w:pPr>
        <w:pStyle w:val="Caption"/>
      </w:pPr>
      <w:r>
        <w:t xml:space="preserve">Figure </w:t>
      </w:r>
      <w:r w:rsidR="00561963">
        <w:fldChar w:fldCharType="begin"/>
      </w:r>
      <w:r w:rsidR="00561963">
        <w:instrText xml:space="preserve"> SEQ Figure \* ARABIC </w:instrText>
      </w:r>
      <w:r w:rsidR="00561963">
        <w:fldChar w:fldCharType="separate"/>
      </w:r>
      <w:r w:rsidR="00E61BE2">
        <w:rPr>
          <w:noProof/>
        </w:rPr>
        <w:t>17</w:t>
      </w:r>
      <w:r w:rsidR="00561963">
        <w:rPr>
          <w:noProof/>
        </w:rPr>
        <w:fldChar w:fldCharType="end"/>
      </w:r>
      <w:r w:rsidR="00243E7A">
        <w:t xml:space="preserve">. </w:t>
      </w:r>
      <w:r w:rsidR="001C006A">
        <w:t>Relative frequency plots of deep sets per year by (A) bait type and (B) hooks per float (HPF).</w:t>
      </w:r>
    </w:p>
    <w:p w14:paraId="170BFADB" w14:textId="375826C4" w:rsidR="00714357" w:rsidDel="002F68CE" w:rsidRDefault="000621EB" w:rsidP="00714357">
      <w:pPr>
        <w:pStyle w:val="Heading1"/>
        <w:rPr>
          <w:del w:id="73" w:author="Michelle Sculley" w:date="2022-10-24T16:07:00Z"/>
        </w:rPr>
      </w:pPr>
      <w:del w:id="74" w:author="Michelle Sculley" w:date="2022-10-24T16:07:00Z">
        <w:r w:rsidDel="002F68CE">
          <w:rPr>
            <w:b w:val="0"/>
            <w:noProof/>
          </w:rPr>
          <w:lastRenderedPageBreak/>
          <w:drawing>
            <wp:inline distT="0" distB="0" distL="0" distR="0" wp14:anchorId="4DAB562C" wp14:editId="507E17E3">
              <wp:extent cx="5943612" cy="73152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26_NSets_Deep_year_vessel.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12" cy="7315215"/>
                      </a:xfrm>
                      <a:prstGeom prst="rect">
                        <a:avLst/>
                      </a:prstGeom>
                    </pic:spPr>
                  </pic:pic>
                </a:graphicData>
              </a:graphic>
            </wp:inline>
          </w:drawing>
        </w:r>
      </w:del>
    </w:p>
    <w:p w14:paraId="3E879030" w14:textId="100A8729" w:rsidR="005D4E87" w:rsidDel="002F68CE" w:rsidRDefault="00714357" w:rsidP="004E3AA1">
      <w:pPr>
        <w:pStyle w:val="Caption"/>
        <w:rPr>
          <w:del w:id="75" w:author="Michelle Sculley" w:date="2022-10-24T16:07:00Z"/>
          <w:b/>
        </w:rPr>
      </w:pPr>
      <w:bookmarkStart w:id="76" w:name="_Ref117257620"/>
      <w:del w:id="77" w:author="Michelle Sculley" w:date="2022-10-24T16:07:00Z">
        <w:r w:rsidDel="002F68CE">
          <w:delText xml:space="preserve">Figure </w:delText>
        </w:r>
        <w:r w:rsidR="0085056E" w:rsidDel="002F68CE">
          <w:fldChar w:fldCharType="begin"/>
        </w:r>
        <w:r w:rsidR="0085056E" w:rsidDel="002F68CE">
          <w:delInstrText xml:space="preserve"> SEQ Figure \* ARABIC </w:delInstrText>
        </w:r>
        <w:r w:rsidR="0085056E" w:rsidDel="002F68CE">
          <w:fldChar w:fldCharType="separate"/>
        </w:r>
        <w:r w:rsidR="00E61BE2" w:rsidDel="002F68CE">
          <w:rPr>
            <w:noProof/>
          </w:rPr>
          <w:delText>18</w:delText>
        </w:r>
        <w:r w:rsidR="0085056E" w:rsidDel="002F68CE">
          <w:rPr>
            <w:noProof/>
          </w:rPr>
          <w:fldChar w:fldCharType="end"/>
        </w:r>
        <w:bookmarkEnd w:id="76"/>
        <w:r w:rsidR="00243E7A" w:rsidDel="002F68CE">
          <w:delText xml:space="preserve">. </w:delText>
        </w:r>
        <w:r w:rsidR="001C006A" w:rsidDel="002F68CE">
          <w:delText>Deep</w:delText>
        </w:r>
        <w:r w:rsidR="001C006A" w:rsidRPr="00B50C20" w:rsidDel="002F68CE">
          <w:delText xml:space="preserve"> set effort </w:delText>
        </w:r>
        <w:r w:rsidR="001C006A" w:rsidDel="002F68CE">
          <w:delText>per</w:delText>
        </w:r>
        <w:r w:rsidR="001C006A" w:rsidRPr="00B50C20" w:rsidDel="002F68CE">
          <w:delText xml:space="preserve"> year, in </w:delText>
        </w:r>
        <w:r w:rsidR="001C006A" w:rsidDel="002F68CE">
          <w:delText>number of sets, by fishing vessel.</w:delText>
        </w:r>
      </w:del>
    </w:p>
    <w:p w14:paraId="5F43BCE1" w14:textId="77777777" w:rsidR="00975D77" w:rsidRDefault="00975D77" w:rsidP="00975D77">
      <w:pPr>
        <w:pStyle w:val="Heading1"/>
      </w:pPr>
      <w:r>
        <w:rPr>
          <w:b w:val="0"/>
          <w:noProof/>
        </w:rPr>
        <w:lastRenderedPageBreak/>
        <w:drawing>
          <wp:inline distT="0" distB="0" distL="0" distR="0" wp14:anchorId="49980D0A" wp14:editId="5D00717A">
            <wp:extent cx="5943612" cy="638862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27_Shallow_CPUE_year_simpler.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12" cy="6388621"/>
                    </a:xfrm>
                    <a:prstGeom prst="rect">
                      <a:avLst/>
                    </a:prstGeom>
                  </pic:spPr>
                </pic:pic>
              </a:graphicData>
            </a:graphic>
          </wp:inline>
        </w:drawing>
      </w:r>
    </w:p>
    <w:p w14:paraId="44B1FA33" w14:textId="082B31E9" w:rsidR="00975D77" w:rsidRDefault="00975D77" w:rsidP="004E3AA1">
      <w:pPr>
        <w:pStyle w:val="Caption"/>
      </w:pPr>
      <w:r>
        <w:t xml:space="preserve">Figure </w:t>
      </w:r>
      <w:r w:rsidR="00561963">
        <w:fldChar w:fldCharType="begin"/>
      </w:r>
      <w:r w:rsidR="00561963">
        <w:instrText xml:space="preserve"> SEQ Figure \* ARABIC </w:instrText>
      </w:r>
      <w:r w:rsidR="00561963">
        <w:fldChar w:fldCharType="separate"/>
      </w:r>
      <w:r w:rsidR="00E61BE2">
        <w:rPr>
          <w:noProof/>
        </w:rPr>
        <w:t>19</w:t>
      </w:r>
      <w:r w:rsidR="00561963">
        <w:rPr>
          <w:noProof/>
        </w:rPr>
        <w:fldChar w:fldCharType="end"/>
      </w:r>
      <w:r w:rsidR="00243E7A">
        <w:t xml:space="preserve">. </w:t>
      </w:r>
      <w:r w:rsidR="00E61BE2">
        <w:t xml:space="preserve">Shallow set annual standardized CPUE (triangles) with 95% confidence intervals (shaded) for the 1995–2000 and 2005–2021 </w:t>
      </w:r>
      <w:proofErr w:type="spellStart"/>
      <w:r w:rsidR="00E61BE2">
        <w:t>timeseries</w:t>
      </w:r>
      <w:proofErr w:type="spellEnd"/>
      <w:r w:rsidR="00E61BE2">
        <w:t>. Open symbols are nominal CPUE.</w:t>
      </w:r>
    </w:p>
    <w:p w14:paraId="310DF6E6" w14:textId="77777777" w:rsidR="00975D77" w:rsidRDefault="00975D77" w:rsidP="00975D77">
      <w:pPr>
        <w:pStyle w:val="Heading1"/>
      </w:pPr>
      <w:r>
        <w:rPr>
          <w:b w:val="0"/>
          <w:noProof/>
        </w:rPr>
        <w:lastRenderedPageBreak/>
        <w:drawing>
          <wp:inline distT="0" distB="0" distL="0" distR="0" wp14:anchorId="5064AAB1" wp14:editId="750E36B9">
            <wp:extent cx="5943612" cy="638862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g28_Deep_CPUE_year_simpler.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3612" cy="6388621"/>
                    </a:xfrm>
                    <a:prstGeom prst="rect">
                      <a:avLst/>
                    </a:prstGeom>
                  </pic:spPr>
                </pic:pic>
              </a:graphicData>
            </a:graphic>
          </wp:inline>
        </w:drawing>
      </w:r>
    </w:p>
    <w:p w14:paraId="1B172B2D" w14:textId="1052CB81" w:rsidR="005D4E87" w:rsidRDefault="00975D77" w:rsidP="004E3AA1">
      <w:pPr>
        <w:pStyle w:val="Caption"/>
        <w:rPr>
          <w:b/>
        </w:rPr>
      </w:pPr>
      <w:r>
        <w:t xml:space="preserve">Figure </w:t>
      </w:r>
      <w:r w:rsidR="00561963">
        <w:fldChar w:fldCharType="begin"/>
      </w:r>
      <w:r w:rsidR="00561963">
        <w:instrText xml:space="preserve"> SEQ Figure \* ARABIC </w:instrText>
      </w:r>
      <w:r w:rsidR="00561963">
        <w:fldChar w:fldCharType="separate"/>
      </w:r>
      <w:r w:rsidR="00E61BE2">
        <w:rPr>
          <w:noProof/>
        </w:rPr>
        <w:t>20</w:t>
      </w:r>
      <w:r w:rsidR="00561963">
        <w:rPr>
          <w:noProof/>
        </w:rPr>
        <w:fldChar w:fldCharType="end"/>
      </w:r>
      <w:r w:rsidR="00E61BE2">
        <w:t>. Deep set annual standardized CPUE (triangles) with 95% confidence intervals (shaded) for 1995–2021. Open symbols are nominal CPUE.</w:t>
      </w:r>
    </w:p>
    <w:p w14:paraId="5F85BCE0" w14:textId="7744BA2F" w:rsidR="005D4E87" w:rsidRDefault="005D4E87" w:rsidP="005D4E87">
      <w:pPr>
        <w:pStyle w:val="BodyText"/>
        <w:rPr>
          <w:lang w:eastAsia="en-US"/>
        </w:rPr>
      </w:pPr>
    </w:p>
    <w:p w14:paraId="0A06A2E7" w14:textId="77777777" w:rsidR="00E61BE2" w:rsidRDefault="00C87FF2" w:rsidP="00E61BE2">
      <w:pPr>
        <w:pStyle w:val="BodyText"/>
        <w:keepNext/>
      </w:pPr>
      <w:r>
        <w:rPr>
          <w:noProof/>
          <w:lang w:eastAsia="en-US"/>
        </w:rPr>
        <w:lastRenderedPageBreak/>
        <w:drawing>
          <wp:inline distT="0" distB="0" distL="0" distR="0" wp14:anchorId="2B23DAC7" wp14:editId="5431B6FB">
            <wp:extent cx="5943612" cy="365760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ig21_ShallowA_Binom_Diag_19Oct.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12" cy="3657607"/>
                    </a:xfrm>
                    <a:prstGeom prst="rect">
                      <a:avLst/>
                    </a:prstGeom>
                  </pic:spPr>
                </pic:pic>
              </a:graphicData>
            </a:graphic>
          </wp:inline>
        </w:drawing>
      </w:r>
    </w:p>
    <w:p w14:paraId="3BA41B36" w14:textId="730181A0" w:rsidR="00E61BE2" w:rsidRDefault="00E61BE2" w:rsidP="004E3AA1">
      <w:pPr>
        <w:pStyle w:val="Caption"/>
      </w:pPr>
      <w:r>
        <w:t xml:space="preserve">Figure </w:t>
      </w:r>
      <w:r w:rsidR="00561963">
        <w:fldChar w:fldCharType="begin"/>
      </w:r>
      <w:r w:rsidR="00561963">
        <w:instrText xml:space="preserve"> SEQ Figure \* ARABIC </w:instrText>
      </w:r>
      <w:r w:rsidR="00561963">
        <w:fldChar w:fldCharType="separate"/>
      </w:r>
      <w:r>
        <w:rPr>
          <w:noProof/>
        </w:rPr>
        <w:t>21</w:t>
      </w:r>
      <w:r w:rsidR="00561963">
        <w:rPr>
          <w:noProof/>
        </w:rPr>
        <w:fldChar w:fldCharType="end"/>
      </w:r>
      <w:r>
        <w:t>. Diagnostic plots for shallow set 1995-2000.</w:t>
      </w:r>
    </w:p>
    <w:p w14:paraId="19669046" w14:textId="77777777" w:rsidR="00E61BE2" w:rsidRDefault="00E61BE2" w:rsidP="00E61BE2">
      <w:pPr>
        <w:keepNext/>
      </w:pPr>
      <w:r>
        <w:rPr>
          <w:noProof/>
          <w:lang w:eastAsia="en-US"/>
        </w:rPr>
        <w:lastRenderedPageBreak/>
        <w:drawing>
          <wp:inline distT="0" distB="0" distL="0" distR="0" wp14:anchorId="06A04F81" wp14:editId="123E2BAD">
            <wp:extent cx="5943600" cy="7315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g23_ShallowA_Binom_Marginal_Effects_19Oct.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7315200"/>
                    </a:xfrm>
                    <a:prstGeom prst="rect">
                      <a:avLst/>
                    </a:prstGeom>
                  </pic:spPr>
                </pic:pic>
              </a:graphicData>
            </a:graphic>
          </wp:inline>
        </w:drawing>
      </w:r>
    </w:p>
    <w:p w14:paraId="53A493EC" w14:textId="2E14DCE6" w:rsidR="00E61BE2" w:rsidRPr="00E61BE2" w:rsidRDefault="00E61BE2" w:rsidP="004E3AA1">
      <w:pPr>
        <w:pStyle w:val="Caption"/>
      </w:pPr>
      <w:r>
        <w:t xml:space="preserve">Figure </w:t>
      </w:r>
      <w:r w:rsidR="00561963">
        <w:fldChar w:fldCharType="begin"/>
      </w:r>
      <w:r w:rsidR="00561963">
        <w:instrText xml:space="preserve"> SEQ Figure \* ARABIC </w:instrText>
      </w:r>
      <w:r w:rsidR="00561963">
        <w:fldChar w:fldCharType="separate"/>
      </w:r>
      <w:r>
        <w:rPr>
          <w:noProof/>
        </w:rPr>
        <w:t>22</w:t>
      </w:r>
      <w:r w:rsidR="00561963">
        <w:rPr>
          <w:noProof/>
        </w:rPr>
        <w:fldChar w:fldCharType="end"/>
      </w:r>
      <w:r>
        <w:t>. Shallow set 1995-2000 presence/absence marginal effects.</w:t>
      </w:r>
    </w:p>
    <w:p w14:paraId="6FE7D8E1" w14:textId="77777777" w:rsidR="00E61BE2" w:rsidRDefault="00C87FF2" w:rsidP="00E61BE2">
      <w:pPr>
        <w:pStyle w:val="BodyText"/>
        <w:keepNext/>
      </w:pPr>
      <w:r>
        <w:rPr>
          <w:noProof/>
          <w:lang w:eastAsia="en-US"/>
        </w:rPr>
        <w:lastRenderedPageBreak/>
        <w:drawing>
          <wp:inline distT="0" distB="0" distL="0" distR="0" wp14:anchorId="019DA948" wp14:editId="1245A2D0">
            <wp:extent cx="5943612" cy="731521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ig22_ShallowA_Binom_Influence_19Oct.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43612" cy="7315215"/>
                    </a:xfrm>
                    <a:prstGeom prst="rect">
                      <a:avLst/>
                    </a:prstGeom>
                  </pic:spPr>
                </pic:pic>
              </a:graphicData>
            </a:graphic>
          </wp:inline>
        </w:drawing>
      </w:r>
    </w:p>
    <w:p w14:paraId="2C781C3C" w14:textId="3A0A811C" w:rsidR="00E61BE2" w:rsidRDefault="00E61BE2" w:rsidP="004E3AA1">
      <w:pPr>
        <w:pStyle w:val="Caption"/>
      </w:pPr>
      <w:r>
        <w:t xml:space="preserve">Figure </w:t>
      </w:r>
      <w:r w:rsidR="00561963">
        <w:fldChar w:fldCharType="begin"/>
      </w:r>
      <w:r w:rsidR="00561963">
        <w:instrText xml:space="preserve"> SEQ Figure \* ARABIC </w:instrText>
      </w:r>
      <w:r w:rsidR="00561963">
        <w:fldChar w:fldCharType="separate"/>
      </w:r>
      <w:r>
        <w:rPr>
          <w:noProof/>
        </w:rPr>
        <w:t>23</w:t>
      </w:r>
      <w:r w:rsidR="00561963">
        <w:rPr>
          <w:noProof/>
        </w:rPr>
        <w:fldChar w:fldCharType="end"/>
      </w:r>
      <w:r>
        <w:t>. Influence plots.</w:t>
      </w:r>
    </w:p>
    <w:p w14:paraId="1DCBD211" w14:textId="77777777" w:rsidR="00E61BE2" w:rsidRDefault="00C87FF2" w:rsidP="00E61BE2">
      <w:pPr>
        <w:pStyle w:val="BodyText"/>
        <w:keepNext/>
      </w:pPr>
      <w:r>
        <w:rPr>
          <w:noProof/>
          <w:lang w:eastAsia="en-US"/>
        </w:rPr>
        <w:lastRenderedPageBreak/>
        <w:drawing>
          <wp:inline distT="0" distB="0" distL="0" distR="0" wp14:anchorId="0D9545D1" wp14:editId="55F479D8">
            <wp:extent cx="5943612" cy="594361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g24_ShallowA_LnN_Diagnostics_18Oct.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3612" cy="5943612"/>
                    </a:xfrm>
                    <a:prstGeom prst="rect">
                      <a:avLst/>
                    </a:prstGeom>
                  </pic:spPr>
                </pic:pic>
              </a:graphicData>
            </a:graphic>
          </wp:inline>
        </w:drawing>
      </w:r>
    </w:p>
    <w:p w14:paraId="2F4696B1" w14:textId="6E2A4919" w:rsidR="00E61BE2" w:rsidRDefault="00E61BE2" w:rsidP="004E3AA1">
      <w:pPr>
        <w:pStyle w:val="Caption"/>
      </w:pPr>
      <w:r>
        <w:t xml:space="preserve">Figure </w:t>
      </w:r>
      <w:r w:rsidR="00561963">
        <w:fldChar w:fldCharType="begin"/>
      </w:r>
      <w:r w:rsidR="00561963">
        <w:instrText xml:space="preserve"> SEQ Figure \* ARABIC </w:instrText>
      </w:r>
      <w:r w:rsidR="00561963">
        <w:fldChar w:fldCharType="separate"/>
      </w:r>
      <w:r>
        <w:rPr>
          <w:noProof/>
        </w:rPr>
        <w:t>24</w:t>
      </w:r>
      <w:r w:rsidR="00561963">
        <w:rPr>
          <w:noProof/>
        </w:rPr>
        <w:fldChar w:fldCharType="end"/>
      </w:r>
      <w:r>
        <w:t>. Shallow set 1995–2000 positive process model diagnostics. Response is shown on the log scale.</w:t>
      </w:r>
    </w:p>
    <w:p w14:paraId="11A7D814" w14:textId="77777777" w:rsidR="00E61BE2" w:rsidRDefault="00C87FF2" w:rsidP="00E61BE2">
      <w:pPr>
        <w:pStyle w:val="BodyText"/>
        <w:keepNext/>
      </w:pPr>
      <w:r>
        <w:rPr>
          <w:noProof/>
          <w:lang w:eastAsia="en-US"/>
        </w:rPr>
        <w:lastRenderedPageBreak/>
        <w:drawing>
          <wp:inline distT="0" distB="0" distL="0" distR="0" wp14:anchorId="76DCD75C" wp14:editId="4D92078D">
            <wp:extent cx="5530850" cy="76581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ig25_ShallowA_LnN_Marginal_Effects_reduce_k_18Oct.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532479" cy="7660356"/>
                    </a:xfrm>
                    <a:prstGeom prst="rect">
                      <a:avLst/>
                    </a:prstGeom>
                  </pic:spPr>
                </pic:pic>
              </a:graphicData>
            </a:graphic>
          </wp:inline>
        </w:drawing>
      </w:r>
    </w:p>
    <w:p w14:paraId="6F192EA3" w14:textId="1F7D8C9D" w:rsidR="00E61BE2" w:rsidRDefault="00E61BE2" w:rsidP="004E3AA1">
      <w:pPr>
        <w:pStyle w:val="Caption"/>
      </w:pPr>
      <w:r>
        <w:t xml:space="preserve">Figure </w:t>
      </w:r>
      <w:r w:rsidR="00561963">
        <w:fldChar w:fldCharType="begin"/>
      </w:r>
      <w:r w:rsidR="00561963">
        <w:instrText xml:space="preserve"> SEQ Figure \* ARABIC </w:instrText>
      </w:r>
      <w:r w:rsidR="00561963">
        <w:fldChar w:fldCharType="separate"/>
      </w:r>
      <w:r>
        <w:rPr>
          <w:noProof/>
        </w:rPr>
        <w:t>25</w:t>
      </w:r>
      <w:r w:rsidR="00561963">
        <w:rPr>
          <w:noProof/>
        </w:rPr>
        <w:fldChar w:fldCharType="end"/>
      </w:r>
      <w:r>
        <w:t xml:space="preserve">. </w:t>
      </w:r>
      <w:proofErr w:type="gramStart"/>
      <w:r>
        <w:t>early</w:t>
      </w:r>
      <w:proofErr w:type="gramEnd"/>
      <w:r>
        <w:t xml:space="preserve"> </w:t>
      </w:r>
      <w:proofErr w:type="spellStart"/>
      <w:r>
        <w:t>LnN</w:t>
      </w:r>
      <w:proofErr w:type="spellEnd"/>
      <w:r>
        <w:t xml:space="preserve"> marginal effects.</w:t>
      </w:r>
    </w:p>
    <w:p w14:paraId="593ED8E7" w14:textId="77777777" w:rsidR="00E61BE2" w:rsidRDefault="00C87FF2" w:rsidP="00E61BE2">
      <w:pPr>
        <w:pStyle w:val="BodyText"/>
        <w:keepNext/>
      </w:pPr>
      <w:r>
        <w:rPr>
          <w:noProof/>
          <w:lang w:eastAsia="en-US"/>
        </w:rPr>
        <w:lastRenderedPageBreak/>
        <w:drawing>
          <wp:inline distT="0" distB="0" distL="0" distR="0" wp14:anchorId="6172A1CB" wp14:editId="01732E7F">
            <wp:extent cx="5943612" cy="731521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ig26_ShallowA_LnN_Influence_18Oct.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43612" cy="7315215"/>
                    </a:xfrm>
                    <a:prstGeom prst="rect">
                      <a:avLst/>
                    </a:prstGeom>
                  </pic:spPr>
                </pic:pic>
              </a:graphicData>
            </a:graphic>
          </wp:inline>
        </w:drawing>
      </w:r>
    </w:p>
    <w:p w14:paraId="22A79230" w14:textId="245FC102" w:rsidR="00C87FF2" w:rsidRPr="005D4E87" w:rsidRDefault="00E61BE2" w:rsidP="004E3AA1">
      <w:pPr>
        <w:pStyle w:val="Caption"/>
        <w:rPr>
          <w:lang w:eastAsia="en-US"/>
        </w:rPr>
      </w:pPr>
      <w:r>
        <w:t xml:space="preserve">Figure </w:t>
      </w:r>
      <w:r w:rsidR="00561963">
        <w:fldChar w:fldCharType="begin"/>
      </w:r>
      <w:r w:rsidR="00561963">
        <w:instrText xml:space="preserve"> SEQ Figure \* ARABIC </w:instrText>
      </w:r>
      <w:r w:rsidR="00561963">
        <w:fldChar w:fldCharType="separate"/>
      </w:r>
      <w:r>
        <w:rPr>
          <w:noProof/>
        </w:rPr>
        <w:t>26</w:t>
      </w:r>
      <w:r w:rsidR="00561963">
        <w:rPr>
          <w:noProof/>
        </w:rPr>
        <w:fldChar w:fldCharType="end"/>
      </w:r>
      <w:r>
        <w:t xml:space="preserve">. Early </w:t>
      </w:r>
      <w:proofErr w:type="spellStart"/>
      <w:r>
        <w:t>LnN</w:t>
      </w:r>
      <w:proofErr w:type="spellEnd"/>
      <w:r>
        <w:t xml:space="preserve"> influence.</w:t>
      </w:r>
    </w:p>
    <w:p w14:paraId="0D9BDF18" w14:textId="77777777" w:rsidR="00E61BE2" w:rsidRDefault="00836C33" w:rsidP="00E61BE2">
      <w:pPr>
        <w:pStyle w:val="Heading1"/>
      </w:pPr>
      <w:r>
        <w:rPr>
          <w:b w:val="0"/>
          <w:noProof/>
        </w:rPr>
        <w:lastRenderedPageBreak/>
        <w:drawing>
          <wp:inline distT="0" distB="0" distL="0" distR="0" wp14:anchorId="5614A8A3" wp14:editId="76A608C8">
            <wp:extent cx="5943612" cy="594361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ig27_ShallowB_LnN_Diagnostics_18Oct.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43612" cy="5943612"/>
                    </a:xfrm>
                    <a:prstGeom prst="rect">
                      <a:avLst/>
                    </a:prstGeom>
                  </pic:spPr>
                </pic:pic>
              </a:graphicData>
            </a:graphic>
          </wp:inline>
        </w:drawing>
      </w:r>
    </w:p>
    <w:p w14:paraId="2FCA5ABC" w14:textId="0A0DC537" w:rsidR="00E61BE2" w:rsidRDefault="00E61BE2" w:rsidP="004E3AA1">
      <w:pPr>
        <w:pStyle w:val="Caption"/>
      </w:pPr>
      <w:r>
        <w:t xml:space="preserve">Figure </w:t>
      </w:r>
      <w:r w:rsidR="00561963">
        <w:fldChar w:fldCharType="begin"/>
      </w:r>
      <w:r w:rsidR="00561963">
        <w:instrText xml:space="preserve"> SEQ Figure \* ARABIC </w:instrText>
      </w:r>
      <w:r w:rsidR="00561963">
        <w:fldChar w:fldCharType="separate"/>
      </w:r>
      <w:r>
        <w:rPr>
          <w:noProof/>
        </w:rPr>
        <w:t>27</w:t>
      </w:r>
      <w:r w:rsidR="00561963">
        <w:rPr>
          <w:noProof/>
        </w:rPr>
        <w:fldChar w:fldCharType="end"/>
      </w:r>
      <w:r>
        <w:t xml:space="preserve">. Late </w:t>
      </w:r>
      <w:proofErr w:type="spellStart"/>
      <w:r>
        <w:t>LnN</w:t>
      </w:r>
      <w:proofErr w:type="spellEnd"/>
      <w:r>
        <w:t xml:space="preserve"> diagnostics.</w:t>
      </w:r>
    </w:p>
    <w:p w14:paraId="38928E1C" w14:textId="77777777" w:rsidR="00E61BE2" w:rsidRDefault="00836C33" w:rsidP="00E61BE2">
      <w:pPr>
        <w:pStyle w:val="Heading1"/>
      </w:pPr>
      <w:r>
        <w:rPr>
          <w:b w:val="0"/>
          <w:noProof/>
        </w:rPr>
        <w:lastRenderedPageBreak/>
        <w:drawing>
          <wp:inline distT="0" distB="0" distL="0" distR="0" wp14:anchorId="55B11170" wp14:editId="534CD4FF">
            <wp:extent cx="5572125" cy="77152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ig28_ShallowB_LnN_Marginal_Effects_18Oct.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573787" cy="7717551"/>
                    </a:xfrm>
                    <a:prstGeom prst="rect">
                      <a:avLst/>
                    </a:prstGeom>
                  </pic:spPr>
                </pic:pic>
              </a:graphicData>
            </a:graphic>
          </wp:inline>
        </w:drawing>
      </w:r>
    </w:p>
    <w:p w14:paraId="69628F6D" w14:textId="71956D73" w:rsidR="00E61BE2" w:rsidRDefault="00E61BE2" w:rsidP="004E3AA1">
      <w:pPr>
        <w:pStyle w:val="Caption"/>
      </w:pPr>
      <w:r>
        <w:t xml:space="preserve">Figure </w:t>
      </w:r>
      <w:r w:rsidR="00561963">
        <w:fldChar w:fldCharType="begin"/>
      </w:r>
      <w:r w:rsidR="00561963">
        <w:instrText xml:space="preserve"> SEQ Figure \* ARABIC </w:instrText>
      </w:r>
      <w:r w:rsidR="00561963">
        <w:fldChar w:fldCharType="separate"/>
      </w:r>
      <w:r>
        <w:rPr>
          <w:noProof/>
        </w:rPr>
        <w:t>28</w:t>
      </w:r>
      <w:r w:rsidR="00561963">
        <w:rPr>
          <w:noProof/>
        </w:rPr>
        <w:fldChar w:fldCharType="end"/>
      </w:r>
      <w:r>
        <w:t xml:space="preserve">. Late </w:t>
      </w:r>
      <w:proofErr w:type="spellStart"/>
      <w:r>
        <w:t>LnN</w:t>
      </w:r>
      <w:proofErr w:type="spellEnd"/>
      <w:r>
        <w:t xml:space="preserve"> marginal effects.</w:t>
      </w:r>
    </w:p>
    <w:p w14:paraId="2F25CCCF" w14:textId="77777777" w:rsidR="00E61BE2" w:rsidRDefault="00836C33" w:rsidP="00E61BE2">
      <w:pPr>
        <w:pStyle w:val="Heading1"/>
      </w:pPr>
      <w:r>
        <w:rPr>
          <w:b w:val="0"/>
          <w:noProof/>
        </w:rPr>
        <w:lastRenderedPageBreak/>
        <w:drawing>
          <wp:inline distT="0" distB="0" distL="0" distR="0" wp14:anchorId="15872C80" wp14:editId="0CD30136">
            <wp:extent cx="5943612" cy="594361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ig29_ShallowB_LnN_Influence_18Oct.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3612" cy="5943612"/>
                    </a:xfrm>
                    <a:prstGeom prst="rect">
                      <a:avLst/>
                    </a:prstGeom>
                  </pic:spPr>
                </pic:pic>
              </a:graphicData>
            </a:graphic>
          </wp:inline>
        </w:drawing>
      </w:r>
    </w:p>
    <w:p w14:paraId="582EEC0D" w14:textId="58164AD1" w:rsidR="00E61BE2" w:rsidRDefault="00E61BE2" w:rsidP="004E3AA1">
      <w:pPr>
        <w:pStyle w:val="Caption"/>
      </w:pPr>
      <w:r>
        <w:t xml:space="preserve">Figure </w:t>
      </w:r>
      <w:r w:rsidR="00561963">
        <w:fldChar w:fldCharType="begin"/>
      </w:r>
      <w:r w:rsidR="00561963">
        <w:instrText xml:space="preserve"> SEQ Figure \* ARABIC </w:instrText>
      </w:r>
      <w:r w:rsidR="00561963">
        <w:fldChar w:fldCharType="separate"/>
      </w:r>
      <w:r>
        <w:rPr>
          <w:noProof/>
        </w:rPr>
        <w:t>29</w:t>
      </w:r>
      <w:r w:rsidR="00561963">
        <w:rPr>
          <w:noProof/>
        </w:rPr>
        <w:fldChar w:fldCharType="end"/>
      </w:r>
      <w:r>
        <w:t xml:space="preserve">. Late </w:t>
      </w:r>
      <w:proofErr w:type="spellStart"/>
      <w:r>
        <w:t>LnN</w:t>
      </w:r>
      <w:proofErr w:type="spellEnd"/>
      <w:r>
        <w:t xml:space="preserve"> influence.</w:t>
      </w:r>
    </w:p>
    <w:p w14:paraId="32131BA6" w14:textId="77777777" w:rsidR="00E61BE2" w:rsidRDefault="00836C33" w:rsidP="00E61BE2">
      <w:pPr>
        <w:pStyle w:val="Heading1"/>
      </w:pPr>
      <w:r>
        <w:rPr>
          <w:b w:val="0"/>
          <w:noProof/>
        </w:rPr>
        <w:lastRenderedPageBreak/>
        <w:drawing>
          <wp:inline distT="0" distB="0" distL="0" distR="0" wp14:anchorId="7DEA7F9A" wp14:editId="15E21D62">
            <wp:extent cx="5943612" cy="365760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ig30_Deep_Binom_Diag_19Oct.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943612" cy="3657607"/>
                    </a:xfrm>
                    <a:prstGeom prst="rect">
                      <a:avLst/>
                    </a:prstGeom>
                  </pic:spPr>
                </pic:pic>
              </a:graphicData>
            </a:graphic>
          </wp:inline>
        </w:drawing>
      </w:r>
    </w:p>
    <w:p w14:paraId="22186ACD" w14:textId="1B1FFD9C" w:rsidR="00E61BE2" w:rsidRDefault="00E61BE2" w:rsidP="004E3AA1">
      <w:pPr>
        <w:pStyle w:val="Caption"/>
      </w:pPr>
      <w:r>
        <w:t xml:space="preserve">Figure </w:t>
      </w:r>
      <w:r w:rsidR="00561963">
        <w:fldChar w:fldCharType="begin"/>
      </w:r>
      <w:r w:rsidR="00561963">
        <w:instrText xml:space="preserve"> SEQ Figure \* ARABIC </w:instrText>
      </w:r>
      <w:r w:rsidR="00561963">
        <w:fldChar w:fldCharType="separate"/>
      </w:r>
      <w:r>
        <w:rPr>
          <w:noProof/>
        </w:rPr>
        <w:t>30</w:t>
      </w:r>
      <w:r w:rsidR="00561963">
        <w:rPr>
          <w:noProof/>
        </w:rPr>
        <w:fldChar w:fldCharType="end"/>
      </w:r>
      <w:r>
        <w:t>. Deep set binomial model diagnostics.</w:t>
      </w:r>
    </w:p>
    <w:p w14:paraId="1363B032" w14:textId="77777777" w:rsidR="00E61BE2" w:rsidRDefault="00836C33" w:rsidP="00E61BE2">
      <w:pPr>
        <w:pStyle w:val="Heading1"/>
      </w:pPr>
      <w:r>
        <w:rPr>
          <w:b w:val="0"/>
          <w:noProof/>
        </w:rPr>
        <w:lastRenderedPageBreak/>
        <w:drawing>
          <wp:inline distT="0" distB="0" distL="0" distR="0" wp14:anchorId="497D9C4F" wp14:editId="1E8DE4E3">
            <wp:extent cx="5943612" cy="731521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ig31_Deep_Binom_Marginal_Effects_19Oct.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43612" cy="7315215"/>
                    </a:xfrm>
                    <a:prstGeom prst="rect">
                      <a:avLst/>
                    </a:prstGeom>
                  </pic:spPr>
                </pic:pic>
              </a:graphicData>
            </a:graphic>
          </wp:inline>
        </w:drawing>
      </w:r>
    </w:p>
    <w:p w14:paraId="726B2AA1" w14:textId="7980B27C" w:rsidR="00E61BE2" w:rsidRDefault="00E61BE2" w:rsidP="004E3AA1">
      <w:pPr>
        <w:pStyle w:val="Caption"/>
      </w:pPr>
      <w:r>
        <w:t xml:space="preserve">Figure </w:t>
      </w:r>
      <w:r w:rsidR="00561963">
        <w:fldChar w:fldCharType="begin"/>
      </w:r>
      <w:r w:rsidR="00561963">
        <w:instrText xml:space="preserve"> SEQ Figure \* ARABIC </w:instrText>
      </w:r>
      <w:r w:rsidR="00561963">
        <w:fldChar w:fldCharType="separate"/>
      </w:r>
      <w:r>
        <w:rPr>
          <w:noProof/>
        </w:rPr>
        <w:t>31</w:t>
      </w:r>
      <w:r w:rsidR="00561963">
        <w:rPr>
          <w:noProof/>
        </w:rPr>
        <w:fldChar w:fldCharType="end"/>
      </w:r>
      <w:r>
        <w:t xml:space="preserve">. </w:t>
      </w:r>
      <w:proofErr w:type="spellStart"/>
      <w:r>
        <w:t>Deepset</w:t>
      </w:r>
      <w:proofErr w:type="spellEnd"/>
      <w:r>
        <w:t xml:space="preserve"> binomial marginal effects.</w:t>
      </w:r>
    </w:p>
    <w:p w14:paraId="3E6740BF" w14:textId="77777777" w:rsidR="00E61BE2" w:rsidRDefault="00836C33" w:rsidP="00E61BE2">
      <w:pPr>
        <w:pStyle w:val="Heading1"/>
      </w:pPr>
      <w:r>
        <w:rPr>
          <w:b w:val="0"/>
          <w:noProof/>
        </w:rPr>
        <w:lastRenderedPageBreak/>
        <w:drawing>
          <wp:inline distT="0" distB="0" distL="0" distR="0" wp14:anchorId="2C38C789" wp14:editId="4492995A">
            <wp:extent cx="5943612" cy="594361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Fig32_Deep_Binom_Influence_19Oct.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943612" cy="5943612"/>
                    </a:xfrm>
                    <a:prstGeom prst="rect">
                      <a:avLst/>
                    </a:prstGeom>
                  </pic:spPr>
                </pic:pic>
              </a:graphicData>
            </a:graphic>
          </wp:inline>
        </w:drawing>
      </w:r>
    </w:p>
    <w:p w14:paraId="1A2BA9DE" w14:textId="3F5F9A71" w:rsidR="00E61BE2" w:rsidRDefault="00E61BE2" w:rsidP="004E3AA1">
      <w:pPr>
        <w:pStyle w:val="Caption"/>
      </w:pPr>
      <w:r>
        <w:t xml:space="preserve">Figure </w:t>
      </w:r>
      <w:r w:rsidR="00561963">
        <w:fldChar w:fldCharType="begin"/>
      </w:r>
      <w:r w:rsidR="00561963">
        <w:instrText xml:space="preserve"> SEQ Figure \* ARABIC </w:instrText>
      </w:r>
      <w:r w:rsidR="00561963">
        <w:fldChar w:fldCharType="separate"/>
      </w:r>
      <w:r>
        <w:rPr>
          <w:noProof/>
        </w:rPr>
        <w:t>32</w:t>
      </w:r>
      <w:r w:rsidR="00561963">
        <w:rPr>
          <w:noProof/>
        </w:rPr>
        <w:fldChar w:fldCharType="end"/>
      </w:r>
      <w:r>
        <w:t>. Deep set binomial influence.</w:t>
      </w:r>
    </w:p>
    <w:p w14:paraId="30D69E4E" w14:textId="77777777" w:rsidR="00E61BE2" w:rsidRDefault="00836C33" w:rsidP="00E61BE2">
      <w:pPr>
        <w:pStyle w:val="Heading1"/>
      </w:pPr>
      <w:r>
        <w:rPr>
          <w:b w:val="0"/>
          <w:noProof/>
        </w:rPr>
        <w:lastRenderedPageBreak/>
        <w:drawing>
          <wp:inline distT="0" distB="0" distL="0" distR="0" wp14:anchorId="4078EE22" wp14:editId="4711F713">
            <wp:extent cx="5943612" cy="594361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ig33_Deep_LnN_Diagnostics_18Oct.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943612" cy="5943612"/>
                    </a:xfrm>
                    <a:prstGeom prst="rect">
                      <a:avLst/>
                    </a:prstGeom>
                  </pic:spPr>
                </pic:pic>
              </a:graphicData>
            </a:graphic>
          </wp:inline>
        </w:drawing>
      </w:r>
    </w:p>
    <w:p w14:paraId="3483F39F" w14:textId="01968C95" w:rsidR="00E61BE2" w:rsidRDefault="00E61BE2" w:rsidP="004E3AA1">
      <w:pPr>
        <w:pStyle w:val="Caption"/>
      </w:pPr>
      <w:r>
        <w:t xml:space="preserve">Figure </w:t>
      </w:r>
      <w:r w:rsidR="00561963">
        <w:fldChar w:fldCharType="begin"/>
      </w:r>
      <w:r w:rsidR="00561963">
        <w:instrText xml:space="preserve"> SEQ Figure \* ARABIC </w:instrText>
      </w:r>
      <w:r w:rsidR="00561963">
        <w:fldChar w:fldCharType="separate"/>
      </w:r>
      <w:r>
        <w:rPr>
          <w:noProof/>
        </w:rPr>
        <w:t>33</w:t>
      </w:r>
      <w:r w:rsidR="00561963">
        <w:rPr>
          <w:noProof/>
        </w:rPr>
        <w:fldChar w:fldCharType="end"/>
      </w:r>
      <w:r>
        <w:t xml:space="preserve">. Deep set </w:t>
      </w:r>
      <w:proofErr w:type="spellStart"/>
      <w:r>
        <w:t>LnN</w:t>
      </w:r>
      <w:proofErr w:type="spellEnd"/>
      <w:r>
        <w:t xml:space="preserve"> diagnostics.</w:t>
      </w:r>
    </w:p>
    <w:p w14:paraId="07808A29" w14:textId="77777777" w:rsidR="00E61BE2" w:rsidRDefault="00836C33" w:rsidP="00E61BE2">
      <w:pPr>
        <w:pStyle w:val="Heading1"/>
      </w:pPr>
      <w:r>
        <w:rPr>
          <w:b w:val="0"/>
          <w:noProof/>
        </w:rPr>
        <w:lastRenderedPageBreak/>
        <w:drawing>
          <wp:inline distT="0" distB="0" distL="0" distR="0" wp14:anchorId="3118009C" wp14:editId="16EC671C">
            <wp:extent cx="5575300" cy="7719646"/>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Fig34_Deep_LnN_Marginal_Effects_18Oct.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575979" cy="7720586"/>
                    </a:xfrm>
                    <a:prstGeom prst="rect">
                      <a:avLst/>
                    </a:prstGeom>
                  </pic:spPr>
                </pic:pic>
              </a:graphicData>
            </a:graphic>
          </wp:inline>
        </w:drawing>
      </w:r>
    </w:p>
    <w:p w14:paraId="6940FD5D" w14:textId="6081DD56" w:rsidR="00E61BE2" w:rsidRDefault="00E61BE2" w:rsidP="004E3AA1">
      <w:pPr>
        <w:pStyle w:val="Caption"/>
      </w:pPr>
      <w:r>
        <w:t xml:space="preserve">Figure </w:t>
      </w:r>
      <w:r w:rsidR="00561963">
        <w:fldChar w:fldCharType="begin"/>
      </w:r>
      <w:r w:rsidR="00561963">
        <w:instrText xml:space="preserve"> SEQ Figure \* ARABIC </w:instrText>
      </w:r>
      <w:r w:rsidR="00561963">
        <w:fldChar w:fldCharType="separate"/>
      </w:r>
      <w:r>
        <w:rPr>
          <w:noProof/>
        </w:rPr>
        <w:t>34</w:t>
      </w:r>
      <w:r w:rsidR="00561963">
        <w:rPr>
          <w:noProof/>
        </w:rPr>
        <w:fldChar w:fldCharType="end"/>
      </w:r>
      <w:r>
        <w:t xml:space="preserve">. </w:t>
      </w:r>
      <w:proofErr w:type="spellStart"/>
      <w:r>
        <w:t>Deepset</w:t>
      </w:r>
      <w:proofErr w:type="spellEnd"/>
      <w:r>
        <w:t xml:space="preserve"> </w:t>
      </w:r>
      <w:proofErr w:type="spellStart"/>
      <w:r>
        <w:t>LnN</w:t>
      </w:r>
      <w:proofErr w:type="spellEnd"/>
      <w:r>
        <w:t xml:space="preserve"> marginal effects.</w:t>
      </w:r>
    </w:p>
    <w:p w14:paraId="5F2E0F13" w14:textId="77777777" w:rsidR="00E61BE2" w:rsidRDefault="00836C33" w:rsidP="00E61BE2">
      <w:pPr>
        <w:pStyle w:val="Heading1"/>
      </w:pPr>
      <w:r>
        <w:rPr>
          <w:b w:val="0"/>
          <w:noProof/>
        </w:rPr>
        <w:lastRenderedPageBreak/>
        <w:drawing>
          <wp:inline distT="0" distB="0" distL="0" distR="0" wp14:anchorId="436871A8" wp14:editId="1C5D539B">
            <wp:extent cx="5943612" cy="731521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Fig35_Deep_LnN_Influence_18Oct.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943612" cy="7315215"/>
                    </a:xfrm>
                    <a:prstGeom prst="rect">
                      <a:avLst/>
                    </a:prstGeom>
                  </pic:spPr>
                </pic:pic>
              </a:graphicData>
            </a:graphic>
          </wp:inline>
        </w:drawing>
      </w:r>
    </w:p>
    <w:p w14:paraId="023F47A9" w14:textId="082632E6" w:rsidR="00836C33" w:rsidRDefault="00E61BE2" w:rsidP="004E3AA1">
      <w:pPr>
        <w:pStyle w:val="Caption"/>
        <w:rPr>
          <w:b/>
        </w:rPr>
      </w:pPr>
      <w:r>
        <w:t xml:space="preserve">Figure </w:t>
      </w:r>
      <w:r w:rsidR="00561963">
        <w:fldChar w:fldCharType="begin"/>
      </w:r>
      <w:r w:rsidR="00561963">
        <w:instrText xml:space="preserve"> SEQ Figure \* ARABIC </w:instrText>
      </w:r>
      <w:r w:rsidR="00561963">
        <w:fldChar w:fldCharType="separate"/>
      </w:r>
      <w:r>
        <w:rPr>
          <w:noProof/>
        </w:rPr>
        <w:t>35</w:t>
      </w:r>
      <w:r w:rsidR="00561963">
        <w:rPr>
          <w:noProof/>
        </w:rPr>
        <w:fldChar w:fldCharType="end"/>
      </w:r>
      <w:r>
        <w:t xml:space="preserve">. Late </w:t>
      </w:r>
      <w:proofErr w:type="spellStart"/>
      <w:r>
        <w:t>LnN</w:t>
      </w:r>
      <w:proofErr w:type="spellEnd"/>
      <w:r>
        <w:t xml:space="preserve"> influence.</w:t>
      </w:r>
    </w:p>
    <w:p w14:paraId="44134CD0" w14:textId="77777777" w:rsidR="00836C33" w:rsidRDefault="00836C33" w:rsidP="006D1FB4">
      <w:pPr>
        <w:pStyle w:val="Heading1"/>
        <w:rPr>
          <w:b w:val="0"/>
        </w:rPr>
      </w:pPr>
    </w:p>
    <w:p w14:paraId="08410AED" w14:textId="77777777" w:rsidR="00836C33" w:rsidRDefault="00836C33" w:rsidP="006D1FB4">
      <w:pPr>
        <w:pStyle w:val="Heading1"/>
        <w:rPr>
          <w:b w:val="0"/>
        </w:rPr>
      </w:pPr>
    </w:p>
    <w:p w14:paraId="3BE7CAD9" w14:textId="7B18FA23" w:rsidR="00594861" w:rsidRDefault="004A3242" w:rsidP="006D1FB4">
      <w:pPr>
        <w:pStyle w:val="Heading1"/>
        <w:rPr>
          <w:b w:val="0"/>
        </w:rPr>
      </w:pPr>
      <w:proofErr w:type="gramStart"/>
      <w:r>
        <w:rPr>
          <w:b w:val="0"/>
        </w:rPr>
        <w:t>figs</w:t>
      </w:r>
      <w:proofErr w:type="gramEnd"/>
    </w:p>
    <w:p w14:paraId="51CD5FF2" w14:textId="77777777" w:rsidR="00D22021" w:rsidRDefault="00D22021" w:rsidP="00D22021">
      <w:pPr>
        <w:pStyle w:val="BodyText"/>
        <w:keepNext/>
        <w:rPr>
          <w:ins w:id="78" w:author="Michelle Sculley" w:date="2022-10-31T12:32:00Z"/>
        </w:rPr>
        <w:pPrChange w:id="79" w:author="Michelle Sculley" w:date="2022-10-31T12:32:00Z">
          <w:pPr>
            <w:pStyle w:val="BodyText"/>
          </w:pPr>
        </w:pPrChange>
      </w:pPr>
      <w:ins w:id="80" w:author="Michelle Sculley" w:date="2022-10-31T12:31:00Z">
        <w:r>
          <w:rPr>
            <w:noProof/>
            <w:lang w:eastAsia="en-US"/>
          </w:rPr>
          <w:drawing>
            <wp:inline distT="0" distB="0" distL="0" distR="0" wp14:anchorId="5950FAB5" wp14:editId="2F75F6E5">
              <wp:extent cx="5943600" cy="2971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hallowCompared.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ins>
    </w:p>
    <w:p w14:paraId="4EE69DAE" w14:textId="0523EA8E" w:rsidR="00D22021" w:rsidRDefault="00D22021" w:rsidP="00D22021">
      <w:pPr>
        <w:pStyle w:val="Caption"/>
        <w:rPr>
          <w:ins w:id="81" w:author="Michelle Sculley" w:date="2022-10-31T12:32:00Z"/>
        </w:rPr>
      </w:pPr>
      <w:bookmarkStart w:id="82" w:name="_Ref118112124"/>
      <w:ins w:id="83" w:author="Michelle Sculley" w:date="2022-10-31T12:32:00Z">
        <w:r>
          <w:t xml:space="preserve">Figure </w:t>
        </w:r>
        <w:r>
          <w:fldChar w:fldCharType="begin"/>
        </w:r>
        <w:r>
          <w:instrText xml:space="preserve"> SEQ Figure \* ARABIC </w:instrText>
        </w:r>
      </w:ins>
      <w:r>
        <w:fldChar w:fldCharType="separate"/>
      </w:r>
      <w:ins w:id="84" w:author="Michelle Sculley" w:date="2022-10-31T12:32:00Z">
        <w:r>
          <w:rPr>
            <w:noProof/>
          </w:rPr>
          <w:t>34</w:t>
        </w:r>
        <w:r>
          <w:fldChar w:fldCharType="end"/>
        </w:r>
        <w:bookmarkEnd w:id="82"/>
        <w:r>
          <w:t>. Comparison of standardized CPUE from the Hawaii longline shallow-set sector from 2018 (black dashed line) and this analysis (grey solid line).</w:t>
        </w:r>
        <w:r>
          <w:t xml:space="preserve"> CPUEs have been centered to the mean for comparison.</w:t>
        </w:r>
      </w:ins>
    </w:p>
    <w:p w14:paraId="5A9CC8DD" w14:textId="77777777" w:rsidR="00D22021" w:rsidRDefault="00D22021" w:rsidP="00D22021">
      <w:pPr>
        <w:pStyle w:val="BodyText"/>
        <w:keepNext/>
        <w:rPr>
          <w:ins w:id="85" w:author="Michelle Sculley" w:date="2022-10-31T12:33:00Z"/>
        </w:rPr>
        <w:pPrChange w:id="86" w:author="Michelle Sculley" w:date="2022-10-31T12:33:00Z">
          <w:pPr>
            <w:pStyle w:val="BodyText"/>
          </w:pPr>
        </w:pPrChange>
      </w:pPr>
      <w:ins w:id="87" w:author="Michelle Sculley" w:date="2022-10-31T12:31:00Z">
        <w:r>
          <w:rPr>
            <w:noProof/>
            <w:lang w:eastAsia="en-US"/>
          </w:rPr>
          <w:drawing>
            <wp:inline distT="0" distB="0" distL="0" distR="0" wp14:anchorId="2BE99F34" wp14:editId="284FB9C6">
              <wp:extent cx="5943600" cy="2971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eepCompared.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ins>
    </w:p>
    <w:p w14:paraId="559AE889" w14:textId="7B86B60B" w:rsidR="00D22021" w:rsidRPr="004A3242" w:rsidRDefault="00D22021" w:rsidP="00D22021">
      <w:pPr>
        <w:pStyle w:val="Caption"/>
        <w:rPr>
          <w:lang w:eastAsia="en-US"/>
        </w:rPr>
        <w:pPrChange w:id="88" w:author="Michelle Sculley" w:date="2022-10-31T12:33:00Z">
          <w:pPr>
            <w:pStyle w:val="BodyText"/>
          </w:pPr>
        </w:pPrChange>
      </w:pPr>
      <w:bookmarkStart w:id="89" w:name="_Ref118112126"/>
      <w:ins w:id="90" w:author="Michelle Sculley" w:date="2022-10-31T12:33:00Z">
        <w:r>
          <w:t xml:space="preserve">Figure </w:t>
        </w:r>
        <w:r>
          <w:fldChar w:fldCharType="begin"/>
        </w:r>
        <w:r>
          <w:instrText xml:space="preserve"> SEQ Figure \* ARABIC </w:instrText>
        </w:r>
      </w:ins>
      <w:r>
        <w:fldChar w:fldCharType="separate"/>
      </w:r>
      <w:ins w:id="91" w:author="Michelle Sculley" w:date="2022-10-31T12:33:00Z">
        <w:r>
          <w:rPr>
            <w:noProof/>
          </w:rPr>
          <w:t>35</w:t>
        </w:r>
        <w:r>
          <w:fldChar w:fldCharType="end"/>
        </w:r>
        <w:bookmarkEnd w:id="89"/>
        <w:r>
          <w:t xml:space="preserve">. </w:t>
        </w:r>
        <w:r w:rsidRPr="00E9246D">
          <w:t xml:space="preserve"> Comparison of standardized CPUE from the Hawaii longline </w:t>
        </w:r>
        <w:r>
          <w:t>deep</w:t>
        </w:r>
        <w:r w:rsidRPr="00E9246D">
          <w:t>-set sector from 2018 (black dashed line) and this analysis (grey solid line). CPUEs have been centered to the mean for comparison.</w:t>
        </w:r>
      </w:ins>
    </w:p>
    <w:sectPr w:rsidR="00D22021" w:rsidRPr="004A3242" w:rsidSect="00C87FF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1" w:author="Erin Bohaboy" w:date="2022-10-20T11:10:00Z" w:initials="EB">
    <w:p w14:paraId="30B0697D" w14:textId="77777777" w:rsidR="008A15C3" w:rsidRDefault="008A15C3">
      <w:pPr>
        <w:pStyle w:val="CommentText"/>
      </w:pPr>
      <w:r>
        <w:rPr>
          <w:rStyle w:val="CommentReference"/>
        </w:rPr>
        <w:annotationRef/>
      </w:r>
      <w:proofErr w:type="gramStart"/>
      <w:r>
        <w:t>update</w:t>
      </w:r>
      <w:proofErr w:type="gramEnd"/>
    </w:p>
  </w:comment>
  <w:comment w:id="14" w:author="Erin Bohaboy" w:date="2022-10-20T12:04:00Z" w:initials="EB">
    <w:p w14:paraId="6AF04212" w14:textId="1CCAD639" w:rsidR="008A15C3" w:rsidRDefault="008A15C3">
      <w:pPr>
        <w:pStyle w:val="CommentText"/>
      </w:pPr>
      <w:r>
        <w:rPr>
          <w:rStyle w:val="CommentReference"/>
        </w:rPr>
        <w:annotationRef/>
      </w:r>
      <w:r>
        <w:t xml:space="preserve">It actually looks like </w:t>
      </w:r>
      <w:proofErr w:type="spellStart"/>
      <w:r>
        <w:t>deepsets</w:t>
      </w:r>
      <w:proofErr w:type="spellEnd"/>
      <w:r>
        <w:t xml:space="preserve"> were previously defined as 12+ HPF 1995-2000 and 15+ HPF 2005 and later. It would be interesting to talk about HPF over all trips by year but in the interest of brevity, I’m not mentioning it.</w:t>
      </w:r>
    </w:p>
  </w:comment>
  <w:comment w:id="17" w:author="Erin Bohaboy" w:date="2022-10-20T14:58:00Z" w:initials="EB">
    <w:p w14:paraId="7DF98206" w14:textId="7D2C1E71" w:rsidR="008A15C3" w:rsidRDefault="008A15C3">
      <w:pPr>
        <w:pStyle w:val="CommentText"/>
      </w:pPr>
      <w:r>
        <w:rPr>
          <w:rStyle w:val="CommentReference"/>
        </w:rPr>
        <w:annotationRef/>
      </w:r>
      <w:r w:rsidR="00D22021">
        <w:t>Replace with lunar package reference</w:t>
      </w:r>
    </w:p>
  </w:comment>
  <w:comment w:id="22" w:author="Michelle Sculley" w:date="2022-10-31T10:40:00Z" w:initials="MS">
    <w:p w14:paraId="7872E22E" w14:textId="279631C8" w:rsidR="00D22021" w:rsidRDefault="00D22021">
      <w:pPr>
        <w:pStyle w:val="CommentText"/>
      </w:pPr>
      <w:r>
        <w:rPr>
          <w:rStyle w:val="CommentReference"/>
        </w:rPr>
        <w:annotationRef/>
      </w:r>
      <w:proofErr w:type="gramStart"/>
      <w:r>
        <w:t>reference</w:t>
      </w:r>
      <w:proofErr w:type="gramEnd"/>
    </w:p>
  </w:comment>
  <w:comment w:id="28" w:author="Michelle Sculley" w:date="2022-10-31T10:43:00Z" w:initials="MS">
    <w:p w14:paraId="728B61A8" w14:textId="6FF23C8D" w:rsidR="00D22021" w:rsidRDefault="00D22021">
      <w:pPr>
        <w:pStyle w:val="CommentText"/>
      </w:pPr>
      <w:r>
        <w:rPr>
          <w:rStyle w:val="CommentReference"/>
        </w:rPr>
        <w:annotationRef/>
      </w:r>
      <w:proofErr w:type="gramStart"/>
      <w:r>
        <w:t>reference</w:t>
      </w:r>
      <w:proofErr w:type="gramEnd"/>
    </w:p>
  </w:comment>
  <w:comment w:id="43" w:author="Michelle Sculley" w:date="2022-10-31T10:50:00Z" w:initials="MS">
    <w:p w14:paraId="602147A5" w14:textId="1DBAD1DC" w:rsidR="00D22021" w:rsidRDefault="00D22021">
      <w:pPr>
        <w:pStyle w:val="CommentText"/>
      </w:pPr>
      <w:r>
        <w:rPr>
          <w:rStyle w:val="CommentReference"/>
        </w:rPr>
        <w:annotationRef/>
      </w:r>
      <w:proofErr w:type="spellStart"/>
      <w:r>
        <w:t>Haha</w:t>
      </w:r>
      <w:proofErr w:type="spellEnd"/>
      <w:r>
        <w:t xml:space="preserve"> ok </w:t>
      </w:r>
      <w:r>
        <w:sym w:font="Wingdings" w:char="F04A"/>
      </w:r>
    </w:p>
  </w:comment>
  <w:comment w:id="45" w:author="Michelle Sculley" w:date="2022-10-31T10:51:00Z" w:initials="MS">
    <w:p w14:paraId="52D32552" w14:textId="7161823E" w:rsidR="00D22021" w:rsidRDefault="00D22021">
      <w:pPr>
        <w:pStyle w:val="CommentText"/>
      </w:pPr>
      <w:r>
        <w:rPr>
          <w:rStyle w:val="CommentReference"/>
        </w:rPr>
        <w:annotationRef/>
      </w:r>
      <w:r>
        <w:t>Consistent with management measures, squid is for targeting swordfish</w:t>
      </w:r>
    </w:p>
  </w:comment>
  <w:comment w:id="63" w:author="Erin Bohaboy" w:date="2022-10-21T14:39:00Z" w:initials="EB">
    <w:p w14:paraId="3B2FCCDC" w14:textId="4C37FFCB" w:rsidR="0035071E" w:rsidRDefault="0035071E">
      <w:pPr>
        <w:pStyle w:val="CommentText"/>
      </w:pPr>
      <w:r>
        <w:rPr>
          <w:rStyle w:val="CommentReference"/>
        </w:rPr>
        <w:annotationRef/>
      </w:r>
      <w:r>
        <w:t>I don’t know if I like this 4-pane format. The point is to see the shifts in effort over time and this might be too small.</w:t>
      </w:r>
    </w:p>
  </w:comment>
  <w:comment w:id="64" w:author="Erin Bohaboy" w:date="2022-10-21T11:47:00Z" w:initials="EB">
    <w:p w14:paraId="14CAE517" w14:textId="217625EB" w:rsidR="008A15C3" w:rsidRDefault="008A15C3">
      <w:pPr>
        <w:pStyle w:val="CommentText"/>
      </w:pPr>
      <w:r>
        <w:rPr>
          <w:rStyle w:val="CommentReference"/>
        </w:rPr>
        <w:annotationRef/>
      </w:r>
      <w:r>
        <w:t>However we decide to explain this, repeat in each caption.</w:t>
      </w:r>
    </w:p>
  </w:comment>
  <w:comment w:id="71" w:author="Michelle Sculley" w:date="2022-10-24T16:06:00Z" w:initials="MS">
    <w:p w14:paraId="28A01433" w14:textId="7D35A265" w:rsidR="002F68CE" w:rsidRDefault="002F68CE">
      <w:pPr>
        <w:pStyle w:val="CommentText"/>
      </w:pPr>
      <w:r>
        <w:rPr>
          <w:rStyle w:val="CommentReference"/>
        </w:rPr>
        <w:annotationRef/>
      </w:r>
      <w:r>
        <w:t>Can’t show vessel specific information.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0B0697D" w15:done="0"/>
  <w15:commentEx w15:paraId="6AF04212" w15:done="0"/>
  <w15:commentEx w15:paraId="7DF98206" w15:done="0"/>
  <w15:commentEx w15:paraId="7872E22E" w15:done="0"/>
  <w15:commentEx w15:paraId="728B61A8" w15:done="0"/>
  <w15:commentEx w15:paraId="602147A5" w15:done="0"/>
  <w15:commentEx w15:paraId="52D32552" w15:done="0"/>
  <w15:commentEx w15:paraId="3B2FCCDC" w15:done="0"/>
  <w15:commentEx w15:paraId="14CAE517" w15:done="0"/>
  <w15:commentEx w15:paraId="28A01433"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27D2E83" w14:textId="77777777" w:rsidR="00561963" w:rsidRDefault="00561963" w:rsidP="00326771">
      <w:r>
        <w:separator/>
      </w:r>
    </w:p>
  </w:endnote>
  <w:endnote w:type="continuationSeparator" w:id="0">
    <w:p w14:paraId="177CB0E1" w14:textId="77777777" w:rsidR="00561963" w:rsidRDefault="00561963" w:rsidP="003267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Yu Mincho">
    <w:altName w:val="Yu Gothic UI"/>
    <w:charset w:val="80"/>
    <w:family w:val="roman"/>
    <w:pitch w:val="variable"/>
    <w:sig w:usb0="00000000"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451539678"/>
      <w:docPartObj>
        <w:docPartGallery w:val="Page Numbers (Bottom of Page)"/>
        <w:docPartUnique/>
      </w:docPartObj>
    </w:sdtPr>
    <w:sdtEndPr>
      <w:rPr>
        <w:rStyle w:val="PageNumber"/>
      </w:rPr>
    </w:sdtEndPr>
    <w:sdtContent>
      <w:p w14:paraId="71DF698D" w14:textId="77777777" w:rsidR="008A15C3" w:rsidRDefault="008A15C3" w:rsidP="00272E1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2E13EEF" w14:textId="77777777" w:rsidR="008A15C3" w:rsidRDefault="008A15C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87D443" w14:textId="77777777" w:rsidR="008A15C3" w:rsidRPr="001F0D21" w:rsidRDefault="008A15C3" w:rsidP="009B0DA5">
    <w:pPr>
      <w:rPr>
        <w:rFonts w:ascii="Cambria" w:hAnsi="Cambria" w:cs="Times New Roman"/>
        <w:color w:val="000000" w:themeColor="text1"/>
        <w:sz w:val="20"/>
        <w:szCs w:val="20"/>
      </w:rPr>
    </w:pPr>
    <w:r>
      <w:rPr>
        <w:rFonts w:ascii="Cambria" w:hAnsi="Cambria" w:cs="Times New Roman"/>
        <w:color w:val="000000" w:themeColor="text1"/>
        <w:sz w:val="20"/>
        <w:szCs w:val="20"/>
      </w:rPr>
      <w:t>_____________________________________</w:t>
    </w:r>
  </w:p>
  <w:p w14:paraId="4FE6D958" w14:textId="77777777" w:rsidR="008A15C3" w:rsidRPr="000A5335" w:rsidRDefault="008A15C3" w:rsidP="003115A9">
    <w:pPr>
      <w:rPr>
        <w:rFonts w:ascii="Cambria" w:hAnsi="Cambria" w:cs="Times New Roman"/>
        <w:color w:val="000000" w:themeColor="text1"/>
        <w:sz w:val="20"/>
        <w:szCs w:val="20"/>
      </w:rPr>
    </w:pPr>
    <w:r w:rsidRPr="003115A9">
      <w:rPr>
        <w:rFonts w:ascii="Cambria" w:hAnsi="Cambria" w:cs="Times New Roman"/>
        <w:color w:val="000000" w:themeColor="text1"/>
        <w:sz w:val="20"/>
        <w:szCs w:val="20"/>
      </w:rPr>
      <w:t xml:space="preserve">This working paper was submitted to the ISC Billfish Working Group Data Preparatory Meeting, </w:t>
    </w:r>
    <w:r>
      <w:rPr>
        <w:rFonts w:ascii="Cambria" w:hAnsi="Cambria" w:cs="Times New Roman"/>
        <w:color w:val="000000" w:themeColor="text1"/>
        <w:sz w:val="20"/>
        <w:szCs w:val="20"/>
      </w:rPr>
      <w:t>28 November – 5 December 2022</w:t>
    </w:r>
    <w:r w:rsidRPr="003115A9">
      <w:rPr>
        <w:rFonts w:ascii="Cambria" w:hAnsi="Cambria" w:cs="Times New Roman"/>
        <w:color w:val="000000" w:themeColor="text1"/>
        <w:sz w:val="20"/>
        <w:szCs w:val="20"/>
      </w:rPr>
      <w:t xml:space="preserve"> held by webinar.</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662541881"/>
      <w:docPartObj>
        <w:docPartGallery w:val="Page Numbers (Bottom of Page)"/>
        <w:docPartUnique/>
      </w:docPartObj>
    </w:sdtPr>
    <w:sdtEndPr>
      <w:rPr>
        <w:rStyle w:val="PageNumber"/>
      </w:rPr>
    </w:sdtEndPr>
    <w:sdtContent>
      <w:p w14:paraId="66CEF01D" w14:textId="77777777" w:rsidR="008A15C3" w:rsidRDefault="008A15C3" w:rsidP="00272E1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BDE7628" w14:textId="77777777" w:rsidR="008A15C3" w:rsidRDefault="008A15C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58623824"/>
      <w:docPartObj>
        <w:docPartGallery w:val="Page Numbers (Bottom of Page)"/>
        <w:docPartUnique/>
      </w:docPartObj>
    </w:sdtPr>
    <w:sdtEndPr>
      <w:rPr>
        <w:noProof/>
      </w:rPr>
    </w:sdtEndPr>
    <w:sdtContent>
      <w:p w14:paraId="744DDD62" w14:textId="45456545" w:rsidR="008A15C3" w:rsidRDefault="008A15C3">
        <w:pPr>
          <w:pStyle w:val="Footer"/>
          <w:jc w:val="right"/>
        </w:pPr>
        <w:r>
          <w:fldChar w:fldCharType="begin"/>
        </w:r>
        <w:r>
          <w:instrText xml:space="preserve"> PAGE   \* MERGEFORMAT </w:instrText>
        </w:r>
        <w:r>
          <w:fldChar w:fldCharType="separate"/>
        </w:r>
        <w:r w:rsidR="00C86E60">
          <w:rPr>
            <w:noProof/>
          </w:rPr>
          <w:t>7</w:t>
        </w:r>
        <w:r>
          <w:rPr>
            <w:noProof/>
          </w:rPr>
          <w:fldChar w:fldCharType="end"/>
        </w:r>
      </w:p>
    </w:sdtContent>
  </w:sdt>
  <w:p w14:paraId="6A32DD01" w14:textId="77777777" w:rsidR="008A15C3" w:rsidRPr="001F0D21" w:rsidRDefault="008A15C3" w:rsidP="009B0DA5">
    <w:pPr>
      <w:rPr>
        <w:rFonts w:ascii="Cambria" w:hAnsi="Cambria" w:cs="Times New Roman"/>
        <w:color w:val="000000" w:themeColor="text1"/>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236AEEA" w14:textId="77777777" w:rsidR="00561963" w:rsidRDefault="00561963" w:rsidP="00326771">
      <w:r>
        <w:separator/>
      </w:r>
    </w:p>
  </w:footnote>
  <w:footnote w:type="continuationSeparator" w:id="0">
    <w:p w14:paraId="31A84531" w14:textId="77777777" w:rsidR="00561963" w:rsidRDefault="00561963" w:rsidP="00326771">
      <w:r>
        <w:continuationSeparator/>
      </w:r>
    </w:p>
  </w:footnote>
  <w:footnote w:id="1">
    <w:p w14:paraId="2DBECC66" w14:textId="77777777" w:rsidR="008A15C3" w:rsidRDefault="008A15C3" w:rsidP="004731E2">
      <w:pPr>
        <w:pStyle w:val="FootnoteText"/>
      </w:pPr>
      <w:r>
        <w:rPr>
          <w:rStyle w:val="FootnoteReference"/>
        </w:rPr>
        <w:footnoteRef/>
      </w:r>
      <w:r>
        <w:t xml:space="preserve"> </w:t>
      </w:r>
      <w:r w:rsidRPr="009511CE">
        <w:rPr>
          <w:iCs/>
          <w:szCs w:val="24"/>
        </w:rPr>
        <w:t>http://www.esrl.noaa.gov/psd/</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A21AA5" w14:textId="77777777" w:rsidR="008A15C3" w:rsidRPr="00326771" w:rsidRDefault="008A15C3" w:rsidP="00326771">
    <w:pPr>
      <w:pStyle w:val="Header"/>
      <w:jc w:val="right"/>
      <w:rPr>
        <w:rFonts w:ascii="Cambria" w:hAnsi="Cambria" w:cs="Times New Roman"/>
        <w:b/>
        <w:bCs/>
        <w:sz w:val="24"/>
      </w:rPr>
    </w:pPr>
    <w:r w:rsidRPr="00326771">
      <w:rPr>
        <w:rFonts w:ascii="Cambria" w:hAnsi="Cambria" w:cs="Times New Roman"/>
        <w:b/>
        <w:bCs/>
        <w:sz w:val="24"/>
      </w:rPr>
      <w:t>ISC/2</w:t>
    </w:r>
    <w:r>
      <w:rPr>
        <w:rFonts w:ascii="Cambria" w:hAnsi="Cambria" w:cs="Times New Roman"/>
        <w:b/>
        <w:bCs/>
        <w:sz w:val="24"/>
      </w:rPr>
      <w:t>3</w:t>
    </w:r>
    <w:r w:rsidRPr="00326771">
      <w:rPr>
        <w:rFonts w:ascii="Cambria" w:hAnsi="Cambria" w:cs="Times New Roman"/>
        <w:b/>
        <w:bCs/>
        <w:sz w:val="24"/>
      </w:rPr>
      <w:t>/BILLWG-0</w:t>
    </w:r>
    <w:r>
      <w:rPr>
        <w:rFonts w:ascii="Cambria" w:hAnsi="Cambria" w:cs="Times New Roman"/>
        <w:b/>
        <w:bCs/>
        <w:sz w:val="24"/>
      </w:rPr>
      <w:t>1</w:t>
    </w:r>
    <w:r w:rsidRPr="00326771">
      <w:rPr>
        <w:rFonts w:ascii="Cambria" w:hAnsi="Cambria" w:cs="Times New Roman"/>
        <w:b/>
        <w:bCs/>
        <w:sz w:val="24"/>
      </w:rPr>
      <w:t>/</w:t>
    </w:r>
    <w:r w:rsidRPr="00326771">
      <w:rPr>
        <w:rFonts w:ascii="Cambria" w:hAnsi="Cambria" w:cs="Times New Roman"/>
        <w:b/>
        <w:bCs/>
        <w:sz w:val="24"/>
        <w:highlight w:val="yellow"/>
      </w:rPr>
      <w:t>XX</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66E8A3" w14:textId="77777777" w:rsidR="008A15C3" w:rsidRPr="00326771" w:rsidRDefault="008A15C3" w:rsidP="00DD2123">
    <w:pPr>
      <w:pStyle w:val="Header"/>
      <w:jc w:val="right"/>
      <w:rPr>
        <w:rFonts w:ascii="Cambria" w:hAnsi="Cambria" w:cs="Times New Roman"/>
        <w:b/>
        <w:bCs/>
        <w:sz w:val="24"/>
      </w:rPr>
    </w:pPr>
    <w:r w:rsidRPr="00326771">
      <w:rPr>
        <w:rFonts w:ascii="Cambria" w:hAnsi="Cambria" w:cs="Times New Roman"/>
        <w:b/>
        <w:bCs/>
        <w:sz w:val="24"/>
      </w:rPr>
      <w:t>ISC/20/BILLWG-0</w:t>
    </w:r>
    <w:r>
      <w:rPr>
        <w:rFonts w:ascii="Cambria" w:hAnsi="Cambria" w:cs="Times New Roman"/>
        <w:b/>
        <w:bCs/>
        <w:sz w:val="24"/>
      </w:rPr>
      <w:t>3</w:t>
    </w:r>
    <w:r w:rsidRPr="00326771">
      <w:rPr>
        <w:rFonts w:ascii="Cambria" w:hAnsi="Cambria" w:cs="Times New Roman"/>
        <w:b/>
        <w:bCs/>
        <w:sz w:val="24"/>
      </w:rPr>
      <w:t>/</w:t>
    </w:r>
    <w:r w:rsidRPr="00326771">
      <w:rPr>
        <w:rFonts w:ascii="Cambria" w:hAnsi="Cambria" w:cs="Times New Roman"/>
        <w:b/>
        <w:bCs/>
        <w:sz w:val="24"/>
        <w:highlight w:val="yellow"/>
      </w:rPr>
      <w:t>XX</w:t>
    </w:r>
  </w:p>
  <w:p w14:paraId="43F7AC5A" w14:textId="77777777" w:rsidR="008A15C3" w:rsidRDefault="008A15C3">
    <w:pPr>
      <w:pStyle w:val="Header"/>
    </w:pPr>
  </w:p>
</w:hdr>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chelle Sculley">
    <w15:presenceInfo w15:providerId="None" w15:userId="Michelle Sculley"/>
  </w15:person>
  <w15:person w15:author="Erin Bohaboy">
    <w15:presenceInfo w15:providerId="None" w15:userId="Erin Bohabo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trackRevisions/>
  <w:defaultTabStop w:val="840"/>
  <w:drawingGridHorizontalSpacing w:val="105"/>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sTAxNzIysDAwNjM2NjRT0lEKTi0uzszPAykwrAUA5jZOCiwAAAA="/>
  </w:docVars>
  <w:rsids>
    <w:rsidRoot w:val="00326771"/>
    <w:rsid w:val="00004170"/>
    <w:rsid w:val="00041D94"/>
    <w:rsid w:val="000621EB"/>
    <w:rsid w:val="000648E9"/>
    <w:rsid w:val="000720D7"/>
    <w:rsid w:val="00087056"/>
    <w:rsid w:val="000A5335"/>
    <w:rsid w:val="000E49CF"/>
    <w:rsid w:val="000F6AE5"/>
    <w:rsid w:val="00151F68"/>
    <w:rsid w:val="0018388E"/>
    <w:rsid w:val="001909CA"/>
    <w:rsid w:val="00190E60"/>
    <w:rsid w:val="001947AF"/>
    <w:rsid w:val="001A13A4"/>
    <w:rsid w:val="001A58E5"/>
    <w:rsid w:val="001C006A"/>
    <w:rsid w:val="001D23B6"/>
    <w:rsid w:val="00214154"/>
    <w:rsid w:val="002344E8"/>
    <w:rsid w:val="00243E7A"/>
    <w:rsid w:val="00255B20"/>
    <w:rsid w:val="00255D10"/>
    <w:rsid w:val="00260B3D"/>
    <w:rsid w:val="00272E18"/>
    <w:rsid w:val="002817E1"/>
    <w:rsid w:val="002912C6"/>
    <w:rsid w:val="00295C1E"/>
    <w:rsid w:val="002C2D8E"/>
    <w:rsid w:val="002C34D2"/>
    <w:rsid w:val="002E50AE"/>
    <w:rsid w:val="002F68CE"/>
    <w:rsid w:val="003115A9"/>
    <w:rsid w:val="0031255D"/>
    <w:rsid w:val="00326771"/>
    <w:rsid w:val="00346D1F"/>
    <w:rsid w:val="0035071E"/>
    <w:rsid w:val="00384F7C"/>
    <w:rsid w:val="003A31EB"/>
    <w:rsid w:val="004507BE"/>
    <w:rsid w:val="0046394E"/>
    <w:rsid w:val="004731E2"/>
    <w:rsid w:val="00487015"/>
    <w:rsid w:val="004A3242"/>
    <w:rsid w:val="004E3AA1"/>
    <w:rsid w:val="0050422C"/>
    <w:rsid w:val="005542C4"/>
    <w:rsid w:val="00561963"/>
    <w:rsid w:val="00575166"/>
    <w:rsid w:val="0059296B"/>
    <w:rsid w:val="00594861"/>
    <w:rsid w:val="005D4E87"/>
    <w:rsid w:val="006008CB"/>
    <w:rsid w:val="00610699"/>
    <w:rsid w:val="00626342"/>
    <w:rsid w:val="00695D25"/>
    <w:rsid w:val="00697689"/>
    <w:rsid w:val="006D1FB4"/>
    <w:rsid w:val="006E73F8"/>
    <w:rsid w:val="007072C2"/>
    <w:rsid w:val="00714357"/>
    <w:rsid w:val="00756DA6"/>
    <w:rsid w:val="007B2D20"/>
    <w:rsid w:val="007B7953"/>
    <w:rsid w:val="007C3A4A"/>
    <w:rsid w:val="007C53F1"/>
    <w:rsid w:val="007D7E2D"/>
    <w:rsid w:val="007F2BFB"/>
    <w:rsid w:val="00836C33"/>
    <w:rsid w:val="0085056E"/>
    <w:rsid w:val="0087639A"/>
    <w:rsid w:val="008A15C3"/>
    <w:rsid w:val="008A4830"/>
    <w:rsid w:val="008B0556"/>
    <w:rsid w:val="008F16A2"/>
    <w:rsid w:val="009139BD"/>
    <w:rsid w:val="0094316F"/>
    <w:rsid w:val="009666E0"/>
    <w:rsid w:val="00975D77"/>
    <w:rsid w:val="009B0DA5"/>
    <w:rsid w:val="009C277C"/>
    <w:rsid w:val="009C7F75"/>
    <w:rsid w:val="009F371A"/>
    <w:rsid w:val="00A22160"/>
    <w:rsid w:val="00A5369C"/>
    <w:rsid w:val="00A67E1C"/>
    <w:rsid w:val="00A817FB"/>
    <w:rsid w:val="00A95830"/>
    <w:rsid w:val="00AA5956"/>
    <w:rsid w:val="00AE6619"/>
    <w:rsid w:val="00AE75FA"/>
    <w:rsid w:val="00B3325D"/>
    <w:rsid w:val="00B427E0"/>
    <w:rsid w:val="00B46AE3"/>
    <w:rsid w:val="00B505FB"/>
    <w:rsid w:val="00B50C20"/>
    <w:rsid w:val="00B73648"/>
    <w:rsid w:val="00B76A63"/>
    <w:rsid w:val="00B96A26"/>
    <w:rsid w:val="00BB3002"/>
    <w:rsid w:val="00BE17C9"/>
    <w:rsid w:val="00C576D6"/>
    <w:rsid w:val="00C86E60"/>
    <w:rsid w:val="00C87FF2"/>
    <w:rsid w:val="00CA2A32"/>
    <w:rsid w:val="00CC4693"/>
    <w:rsid w:val="00CC67E9"/>
    <w:rsid w:val="00D22021"/>
    <w:rsid w:val="00D260D6"/>
    <w:rsid w:val="00D517E4"/>
    <w:rsid w:val="00D945AB"/>
    <w:rsid w:val="00DD2123"/>
    <w:rsid w:val="00E04FA3"/>
    <w:rsid w:val="00E25FEF"/>
    <w:rsid w:val="00E61BE2"/>
    <w:rsid w:val="00E63F15"/>
    <w:rsid w:val="00EB2F52"/>
    <w:rsid w:val="00EB6480"/>
    <w:rsid w:val="00EE0F0C"/>
    <w:rsid w:val="00F148E8"/>
    <w:rsid w:val="00F51A62"/>
    <w:rsid w:val="00F6412D"/>
    <w:rsid w:val="00F867B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006171D2"/>
  <w15:chartTrackingRefBased/>
  <w15:docId w15:val="{D4072FD2-5247-E947-ACDD-F0EF3FE1F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4"/>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paragraph" w:styleId="Heading1">
    <w:name w:val="heading 1"/>
    <w:basedOn w:val="Normal"/>
    <w:next w:val="BodyText"/>
    <w:link w:val="Heading1Char"/>
    <w:uiPriority w:val="9"/>
    <w:qFormat/>
    <w:rsid w:val="00EE0F0C"/>
    <w:pPr>
      <w:keepNext/>
      <w:widowControl/>
      <w:spacing w:before="240" w:after="240"/>
      <w:jc w:val="left"/>
      <w:outlineLvl w:val="0"/>
    </w:pPr>
    <w:rPr>
      <w:rFonts w:ascii="Times New Roman" w:eastAsia="Calibri" w:hAnsi="Times New Roman" w:cs="Times New Roman"/>
      <w:b/>
      <w:kern w:val="0"/>
      <w:sz w:val="24"/>
      <w:lang w:eastAsia="en-US"/>
    </w:rPr>
  </w:style>
  <w:style w:type="paragraph" w:styleId="Heading2">
    <w:name w:val="heading 2"/>
    <w:basedOn w:val="Normal"/>
    <w:next w:val="BodyText"/>
    <w:link w:val="Heading2Char"/>
    <w:uiPriority w:val="9"/>
    <w:unhideWhenUsed/>
    <w:qFormat/>
    <w:rsid w:val="00EE0F0C"/>
    <w:pPr>
      <w:keepNext/>
      <w:widowControl/>
      <w:spacing w:before="240" w:after="240"/>
      <w:jc w:val="left"/>
      <w:outlineLvl w:val="1"/>
    </w:pPr>
    <w:rPr>
      <w:rFonts w:ascii="Times New Roman" w:eastAsia="Calibri" w:hAnsi="Times New Roman" w:cs="Times New Roman"/>
      <w:b/>
      <w:i/>
      <w:kern w:val="0"/>
      <w:sz w:val="24"/>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26771"/>
    <w:pPr>
      <w:tabs>
        <w:tab w:val="center" w:pos="4252"/>
        <w:tab w:val="right" w:pos="8504"/>
      </w:tabs>
      <w:snapToGrid w:val="0"/>
    </w:pPr>
  </w:style>
  <w:style w:type="character" w:customStyle="1" w:styleId="HeaderChar">
    <w:name w:val="Header Char"/>
    <w:basedOn w:val="DefaultParagraphFont"/>
    <w:link w:val="Header"/>
    <w:uiPriority w:val="99"/>
    <w:rsid w:val="00326771"/>
  </w:style>
  <w:style w:type="paragraph" w:styleId="Footer">
    <w:name w:val="footer"/>
    <w:basedOn w:val="Normal"/>
    <w:link w:val="FooterChar"/>
    <w:uiPriority w:val="99"/>
    <w:unhideWhenUsed/>
    <w:rsid w:val="00326771"/>
    <w:pPr>
      <w:tabs>
        <w:tab w:val="center" w:pos="4252"/>
        <w:tab w:val="right" w:pos="8504"/>
      </w:tabs>
      <w:snapToGrid w:val="0"/>
    </w:pPr>
  </w:style>
  <w:style w:type="character" w:customStyle="1" w:styleId="FooterChar">
    <w:name w:val="Footer Char"/>
    <w:basedOn w:val="DefaultParagraphFont"/>
    <w:link w:val="Footer"/>
    <w:uiPriority w:val="99"/>
    <w:rsid w:val="00326771"/>
  </w:style>
  <w:style w:type="character" w:styleId="PageNumber">
    <w:name w:val="page number"/>
    <w:basedOn w:val="DefaultParagraphFont"/>
    <w:uiPriority w:val="99"/>
    <w:semiHidden/>
    <w:unhideWhenUsed/>
    <w:rsid w:val="009B0DA5"/>
  </w:style>
  <w:style w:type="character" w:customStyle="1" w:styleId="Heading1Char">
    <w:name w:val="Heading 1 Char"/>
    <w:basedOn w:val="DefaultParagraphFont"/>
    <w:link w:val="Heading1"/>
    <w:uiPriority w:val="9"/>
    <w:rsid w:val="00EE0F0C"/>
    <w:rPr>
      <w:rFonts w:ascii="Times New Roman" w:eastAsia="Calibri" w:hAnsi="Times New Roman" w:cs="Times New Roman"/>
      <w:b/>
      <w:kern w:val="0"/>
      <w:sz w:val="24"/>
      <w:lang w:eastAsia="en-US"/>
    </w:rPr>
  </w:style>
  <w:style w:type="character" w:customStyle="1" w:styleId="Heading2Char">
    <w:name w:val="Heading 2 Char"/>
    <w:basedOn w:val="DefaultParagraphFont"/>
    <w:link w:val="Heading2"/>
    <w:uiPriority w:val="9"/>
    <w:rsid w:val="00EE0F0C"/>
    <w:rPr>
      <w:rFonts w:ascii="Times New Roman" w:eastAsia="Calibri" w:hAnsi="Times New Roman" w:cs="Times New Roman"/>
      <w:b/>
      <w:i/>
      <w:kern w:val="0"/>
      <w:sz w:val="24"/>
      <w:szCs w:val="22"/>
      <w:lang w:eastAsia="en-US"/>
    </w:rPr>
  </w:style>
  <w:style w:type="paragraph" w:styleId="FootnoteText">
    <w:name w:val="footnote text"/>
    <w:basedOn w:val="Normal"/>
    <w:link w:val="FootnoteTextChar"/>
    <w:uiPriority w:val="99"/>
    <w:semiHidden/>
    <w:unhideWhenUsed/>
    <w:rsid w:val="00EE0F0C"/>
    <w:pPr>
      <w:widowControl/>
      <w:jc w:val="left"/>
    </w:pPr>
    <w:rPr>
      <w:rFonts w:ascii="Times New Roman" w:eastAsia="Calibri" w:hAnsi="Times New Roman" w:cs="Times New Roman"/>
      <w:kern w:val="0"/>
      <w:sz w:val="20"/>
      <w:szCs w:val="20"/>
      <w:lang w:eastAsia="en-US"/>
    </w:rPr>
  </w:style>
  <w:style w:type="character" w:customStyle="1" w:styleId="FootnoteTextChar">
    <w:name w:val="Footnote Text Char"/>
    <w:basedOn w:val="DefaultParagraphFont"/>
    <w:link w:val="FootnoteText"/>
    <w:uiPriority w:val="99"/>
    <w:semiHidden/>
    <w:rsid w:val="00EE0F0C"/>
    <w:rPr>
      <w:rFonts w:ascii="Times New Roman" w:eastAsia="Calibri" w:hAnsi="Times New Roman" w:cs="Times New Roman"/>
      <w:kern w:val="0"/>
      <w:sz w:val="20"/>
      <w:szCs w:val="20"/>
      <w:lang w:eastAsia="en-US"/>
    </w:rPr>
  </w:style>
  <w:style w:type="character" w:styleId="FootnoteReference">
    <w:name w:val="footnote reference"/>
    <w:basedOn w:val="DefaultParagraphFont"/>
    <w:uiPriority w:val="99"/>
    <w:semiHidden/>
    <w:unhideWhenUsed/>
    <w:rsid w:val="00EE0F0C"/>
    <w:rPr>
      <w:vertAlign w:val="superscript"/>
    </w:rPr>
  </w:style>
  <w:style w:type="character" w:styleId="Hyperlink">
    <w:name w:val="Hyperlink"/>
    <w:uiPriority w:val="99"/>
    <w:unhideWhenUsed/>
    <w:rsid w:val="00EE0F0C"/>
    <w:rPr>
      <w:color w:val="0000FF"/>
      <w:u w:val="single"/>
    </w:rPr>
  </w:style>
  <w:style w:type="paragraph" w:customStyle="1" w:styleId="Literature">
    <w:name w:val="Literature"/>
    <w:basedOn w:val="Normal"/>
    <w:link w:val="LiteratureChar"/>
    <w:qFormat/>
    <w:rsid w:val="00EE0F0C"/>
    <w:pPr>
      <w:widowControl/>
      <w:spacing w:after="240"/>
      <w:ind w:left="720" w:hanging="720"/>
      <w:jc w:val="left"/>
    </w:pPr>
    <w:rPr>
      <w:rFonts w:ascii="Times New Roman" w:eastAsia="Calibri" w:hAnsi="Times New Roman" w:cs="Times New Roman"/>
      <w:kern w:val="0"/>
      <w:sz w:val="24"/>
      <w:szCs w:val="22"/>
      <w:lang w:eastAsia="en-US"/>
    </w:rPr>
  </w:style>
  <w:style w:type="character" w:customStyle="1" w:styleId="LiteratureChar">
    <w:name w:val="Literature Char"/>
    <w:basedOn w:val="DefaultParagraphFont"/>
    <w:link w:val="Literature"/>
    <w:rsid w:val="00EE0F0C"/>
    <w:rPr>
      <w:rFonts w:ascii="Times New Roman" w:eastAsia="Calibri" w:hAnsi="Times New Roman" w:cs="Times New Roman"/>
      <w:kern w:val="0"/>
      <w:sz w:val="24"/>
      <w:szCs w:val="22"/>
      <w:lang w:eastAsia="en-US"/>
    </w:rPr>
  </w:style>
  <w:style w:type="paragraph" w:styleId="BodyText">
    <w:name w:val="Body Text"/>
    <w:basedOn w:val="Normal"/>
    <w:link w:val="BodyTextChar"/>
    <w:uiPriority w:val="99"/>
    <w:unhideWhenUsed/>
    <w:rsid w:val="00575166"/>
    <w:pPr>
      <w:spacing w:after="120"/>
      <w:jc w:val="left"/>
    </w:pPr>
    <w:rPr>
      <w:rFonts w:ascii="Times New Roman" w:hAnsi="Times New Roman"/>
      <w:sz w:val="24"/>
    </w:rPr>
  </w:style>
  <w:style w:type="character" w:customStyle="1" w:styleId="BodyTextChar">
    <w:name w:val="Body Text Char"/>
    <w:basedOn w:val="DefaultParagraphFont"/>
    <w:link w:val="BodyText"/>
    <w:uiPriority w:val="99"/>
    <w:rsid w:val="00575166"/>
    <w:rPr>
      <w:rFonts w:ascii="Times New Roman" w:hAnsi="Times New Roman"/>
      <w:sz w:val="24"/>
    </w:rPr>
  </w:style>
  <w:style w:type="paragraph" w:styleId="Caption">
    <w:name w:val="caption"/>
    <w:basedOn w:val="Normal"/>
    <w:next w:val="Normal"/>
    <w:autoRedefine/>
    <w:uiPriority w:val="35"/>
    <w:unhideWhenUsed/>
    <w:qFormat/>
    <w:rsid w:val="004E3AA1"/>
    <w:pPr>
      <w:keepNext/>
      <w:keepLines/>
      <w:spacing w:after="200"/>
      <w:jc w:val="left"/>
    </w:pPr>
    <w:rPr>
      <w:rFonts w:ascii="Times New Roman" w:hAnsi="Times New Roman" w:cs="Times New Roman"/>
      <w:iCs/>
      <w:color w:val="000000" w:themeColor="text1"/>
      <w:sz w:val="24"/>
    </w:rPr>
  </w:style>
  <w:style w:type="table" w:customStyle="1" w:styleId="PlainTable21">
    <w:name w:val="Plain Table 21"/>
    <w:basedOn w:val="TableNormal"/>
    <w:uiPriority w:val="42"/>
    <w:rsid w:val="00B46AE3"/>
    <w:rPr>
      <w:rFonts w:eastAsiaTheme="minorHAnsi"/>
      <w:kern w:val="0"/>
      <w:sz w:val="22"/>
      <w:szCs w:val="22"/>
      <w:lang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oSpacing">
    <w:name w:val="No Spacing"/>
    <w:uiPriority w:val="1"/>
    <w:qFormat/>
    <w:rsid w:val="00B46AE3"/>
    <w:rPr>
      <w:rFonts w:ascii="Times New Roman" w:eastAsiaTheme="minorHAnsi" w:hAnsi="Times New Roman"/>
      <w:kern w:val="0"/>
      <w:sz w:val="24"/>
      <w:szCs w:val="22"/>
      <w:lang w:eastAsia="en-US"/>
    </w:rPr>
  </w:style>
  <w:style w:type="table" w:styleId="PlainTable1">
    <w:name w:val="Plain Table 1"/>
    <w:basedOn w:val="TableNormal"/>
    <w:uiPriority w:val="41"/>
    <w:rsid w:val="00272E18"/>
    <w:pPr>
      <w:jc w:val="right"/>
    </w:pPr>
    <w:rPr>
      <w:rFonts w:ascii="Times New Roman" w:eastAsia="Calibri" w:hAnsi="Times New Roman" w:cs="Times New Roman"/>
      <w:kern w:val="0"/>
      <w:sz w:val="24"/>
      <w:szCs w:val="20"/>
      <w:lang w:eastAsia="en-US"/>
    </w:rPr>
    <w:tblPr>
      <w:tblStyleRowBandSize w:val="1"/>
      <w:tblStyleColBandSize w:val="1"/>
      <w:jc w:val="center"/>
      <w:tblBorders>
        <w:top w:val="single" w:sz="4" w:space="0" w:color="auto"/>
        <w:bottom w:val="single" w:sz="4" w:space="0" w:color="auto"/>
      </w:tblBorders>
    </w:tblPr>
    <w:trPr>
      <w:jc w:val="center"/>
    </w:trPr>
    <w:tcPr>
      <w:vAlign w:val="center"/>
    </w:tcPr>
    <w:tblStylePr w:type="firstRow">
      <w:pPr>
        <w:jc w:val="center"/>
      </w:pPr>
      <w:rPr>
        <w:rFonts w:ascii="Times New Roman" w:hAnsi="Times New Roman"/>
        <w:b/>
        <w:bCs/>
        <w:sz w:val="24"/>
      </w:rPr>
      <w:tblPr/>
      <w:tcPr>
        <w:tcBorders>
          <w:top w:val="single" w:sz="4" w:space="0" w:color="auto"/>
          <w:left w:val="nil"/>
          <w:bottom w:val="single" w:sz="4" w:space="0" w:color="auto"/>
          <w:right w:val="nil"/>
          <w:insideH w:val="nil"/>
          <w:insideV w:val="nil"/>
        </w:tcBorders>
        <w:vAlign w:val="bottom"/>
      </w:tcPr>
    </w:tblStylePr>
    <w:tblStylePr w:type="lastRow">
      <w:rPr>
        <w:rFonts w:ascii="Times New Roman" w:hAnsi="Times New Roman"/>
        <w:b/>
        <w:bCs/>
        <w:sz w:val="24"/>
      </w:rPr>
      <w:tblPr/>
      <w:tcPr>
        <w:tcBorders>
          <w:top w:val="nil"/>
          <w:bottom w:val="single" w:sz="4" w:space="0" w:color="auto"/>
        </w:tcBorders>
      </w:tcPr>
    </w:tblStylePr>
    <w:tblStylePr w:type="firstCol">
      <w:pPr>
        <w:jc w:val="left"/>
      </w:pPr>
      <w:rPr>
        <w:rFonts w:ascii="Times New Roman" w:hAnsi="Times New Roman"/>
        <w:b w:val="0"/>
        <w:bCs/>
        <w:sz w:val="24"/>
      </w:rPr>
      <w:tblPr/>
      <w:tcPr>
        <w:vAlign w:val="top"/>
      </w:tcPr>
    </w:tblStylePr>
    <w:tblStylePr w:type="lastCol">
      <w:rPr>
        <w:rFonts w:ascii="Times New Roman" w:hAnsi="Times New Roman"/>
        <w:b w:val="0"/>
        <w:bCs/>
        <w:sz w:val="24"/>
      </w:rPr>
    </w:tblStylePr>
    <w:tblStylePr w:type="band1Vert">
      <w:rPr>
        <w:rFonts w:ascii="Times New Roman" w:hAnsi="Times New Roman"/>
        <w:sz w:val="24"/>
      </w:rPr>
    </w:tblStylePr>
    <w:tblStylePr w:type="band1Horz">
      <w:rPr>
        <w:rFonts w:ascii="Times New Roman" w:hAnsi="Times New Roman"/>
        <w:sz w:val="24"/>
      </w:rPr>
    </w:tblStylePr>
    <w:tblStylePr w:type="band2Horz">
      <w:rPr>
        <w:rFonts w:ascii="Times New Roman" w:hAnsi="Times New Roman"/>
        <w:sz w:val="24"/>
      </w:rPr>
    </w:tblStylePr>
  </w:style>
  <w:style w:type="character" w:styleId="IntenseEmphasis">
    <w:name w:val="Intense Emphasis"/>
    <w:uiPriority w:val="21"/>
    <w:qFormat/>
    <w:rsid w:val="004731E2"/>
    <w:rPr>
      <w:b/>
      <w:bCs/>
      <w:i/>
      <w:iCs/>
      <w:color w:val="4F81BD"/>
    </w:rPr>
  </w:style>
  <w:style w:type="character" w:styleId="CommentReference">
    <w:name w:val="annotation reference"/>
    <w:basedOn w:val="DefaultParagraphFont"/>
    <w:uiPriority w:val="99"/>
    <w:semiHidden/>
    <w:unhideWhenUsed/>
    <w:rsid w:val="006D1FB4"/>
    <w:rPr>
      <w:sz w:val="16"/>
      <w:szCs w:val="16"/>
    </w:rPr>
  </w:style>
  <w:style w:type="paragraph" w:styleId="CommentText">
    <w:name w:val="annotation text"/>
    <w:basedOn w:val="Normal"/>
    <w:link w:val="CommentTextChar"/>
    <w:uiPriority w:val="99"/>
    <w:semiHidden/>
    <w:unhideWhenUsed/>
    <w:rsid w:val="006D1FB4"/>
    <w:rPr>
      <w:sz w:val="20"/>
      <w:szCs w:val="20"/>
    </w:rPr>
  </w:style>
  <w:style w:type="character" w:customStyle="1" w:styleId="CommentTextChar">
    <w:name w:val="Comment Text Char"/>
    <w:basedOn w:val="DefaultParagraphFont"/>
    <w:link w:val="CommentText"/>
    <w:uiPriority w:val="99"/>
    <w:semiHidden/>
    <w:rsid w:val="006D1FB4"/>
    <w:rPr>
      <w:sz w:val="20"/>
      <w:szCs w:val="20"/>
    </w:rPr>
  </w:style>
  <w:style w:type="paragraph" w:styleId="CommentSubject">
    <w:name w:val="annotation subject"/>
    <w:basedOn w:val="CommentText"/>
    <w:next w:val="CommentText"/>
    <w:link w:val="CommentSubjectChar"/>
    <w:uiPriority w:val="99"/>
    <w:semiHidden/>
    <w:unhideWhenUsed/>
    <w:rsid w:val="006D1FB4"/>
    <w:rPr>
      <w:b/>
      <w:bCs/>
    </w:rPr>
  </w:style>
  <w:style w:type="character" w:customStyle="1" w:styleId="CommentSubjectChar">
    <w:name w:val="Comment Subject Char"/>
    <w:basedOn w:val="CommentTextChar"/>
    <w:link w:val="CommentSubject"/>
    <w:uiPriority w:val="99"/>
    <w:semiHidden/>
    <w:rsid w:val="006D1FB4"/>
    <w:rPr>
      <w:b/>
      <w:bCs/>
      <w:sz w:val="20"/>
      <w:szCs w:val="20"/>
    </w:rPr>
  </w:style>
  <w:style w:type="paragraph" w:styleId="BalloonText">
    <w:name w:val="Balloon Text"/>
    <w:basedOn w:val="Normal"/>
    <w:link w:val="BalloonTextChar"/>
    <w:uiPriority w:val="99"/>
    <w:semiHidden/>
    <w:unhideWhenUsed/>
    <w:rsid w:val="006D1F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D1FB4"/>
    <w:rPr>
      <w:rFonts w:ascii="Segoe UI" w:hAnsi="Segoe UI" w:cs="Segoe UI"/>
      <w:sz w:val="18"/>
      <w:szCs w:val="18"/>
    </w:rPr>
  </w:style>
  <w:style w:type="table" w:styleId="TableGrid">
    <w:name w:val="Table Grid"/>
    <w:basedOn w:val="TableNormal"/>
    <w:uiPriority w:val="39"/>
    <w:rsid w:val="003A31EB"/>
    <w:rPr>
      <w:rFonts w:eastAsiaTheme="minorHAnsi"/>
      <w:kern w:val="0"/>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3858777">
      <w:bodyDiv w:val="1"/>
      <w:marLeft w:val="0"/>
      <w:marRight w:val="0"/>
      <w:marTop w:val="0"/>
      <w:marBottom w:val="0"/>
      <w:divBdr>
        <w:top w:val="none" w:sz="0" w:space="0" w:color="auto"/>
        <w:left w:val="none" w:sz="0" w:space="0" w:color="auto"/>
        <w:bottom w:val="none" w:sz="0" w:space="0" w:color="auto"/>
        <w:right w:val="none" w:sz="0" w:space="0" w:color="auto"/>
      </w:divBdr>
    </w:div>
    <w:div w:id="1548956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6.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s://www.ncdc.noaa.gov/teleconnections/" TargetMode="External"/><Relationship Id="rId29" Type="http://schemas.openxmlformats.org/officeDocument/2006/relationships/image" Target="media/image12.png"/><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44.png"/><Relationship Id="rId19" Type="http://schemas.openxmlformats.org/officeDocument/2006/relationships/image" Target="media/image2.png"/><Relationship Id="rId14" Type="http://schemas.microsoft.com/office/2011/relationships/commentsExtended" Target="commentsExtended.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34.png"/><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hyperlink" Target="http://pifsc-oceanwatch.irc.noaa.gov/"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hyperlink" Target="http://www.pifsc.noaa.gov/fmb/reports.php"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footer" Target="footer2.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microsoft.com/office/2011/relationships/people" Target="people.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comments" Target="comments.xml"/><Relationship Id="rId18" Type="http://schemas.openxmlformats.org/officeDocument/2006/relationships/footer" Target="footer4.xml"/><Relationship Id="rId39" Type="http://schemas.openxmlformats.org/officeDocument/2006/relationships/image" Target="media/image22.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46F440-9719-41D7-8DCE-E49D4C5C74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46</Pages>
  <Words>3972</Words>
  <Characters>22645</Characters>
  <Application>Microsoft Office Word</Application>
  <DocSecurity>0</DocSecurity>
  <Lines>188</Lines>
  <Paragraphs>53</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Company/>
  <LinksUpToDate>false</LinksUpToDate>
  <CharactersWithSpaces>26564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井嶋　浩貴</dc:creator>
  <cp:keywords/>
  <dc:description/>
  <cp:lastModifiedBy>Michelle Sculley</cp:lastModifiedBy>
  <cp:revision>3</cp:revision>
  <dcterms:created xsi:type="dcterms:W3CDTF">2022-10-31T22:33:00Z</dcterms:created>
  <dcterms:modified xsi:type="dcterms:W3CDTF">2022-10-31T22:35:00Z</dcterms:modified>
</cp:coreProperties>
</file>